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0254" w14:textId="6E0A7D9E" w:rsidR="000073EF" w:rsidRPr="003011B4" w:rsidRDefault="00FC193A" w:rsidP="003A6DC9">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The </w:t>
      </w:r>
      <w:r w:rsidR="003A6DC9" w:rsidRPr="003011B4">
        <w:rPr>
          <w:rFonts w:ascii="Times New Roman" w:hAnsi="Times New Roman" w:cs="Times New Roman"/>
          <w:b/>
          <w:bCs/>
          <w:sz w:val="22"/>
          <w:szCs w:val="22"/>
        </w:rPr>
        <w:t>E</w:t>
      </w:r>
      <w:r w:rsidRPr="003011B4">
        <w:rPr>
          <w:rFonts w:ascii="Times New Roman" w:hAnsi="Times New Roman" w:cs="Times New Roman"/>
          <w:b/>
          <w:bCs/>
          <w:sz w:val="22"/>
          <w:szCs w:val="22"/>
        </w:rPr>
        <w:t xml:space="preserve">ffectiveness of </w:t>
      </w:r>
      <w:r w:rsidR="006E7A6C" w:rsidRPr="003011B4">
        <w:rPr>
          <w:rFonts w:ascii="Times New Roman" w:hAnsi="Times New Roman" w:cs="Times New Roman"/>
          <w:b/>
          <w:bCs/>
          <w:sz w:val="22"/>
          <w:szCs w:val="22"/>
        </w:rPr>
        <w:t xml:space="preserve">HubERT </w:t>
      </w:r>
      <w:r w:rsidR="003A6DC9" w:rsidRPr="003011B4">
        <w:rPr>
          <w:rFonts w:ascii="Times New Roman" w:hAnsi="Times New Roman" w:cs="Times New Roman"/>
          <w:b/>
          <w:bCs/>
          <w:sz w:val="22"/>
          <w:szCs w:val="22"/>
        </w:rPr>
        <w:t>M</w:t>
      </w:r>
      <w:r w:rsidR="006E7A6C" w:rsidRPr="003011B4">
        <w:rPr>
          <w:rFonts w:ascii="Times New Roman" w:hAnsi="Times New Roman" w:cs="Times New Roman"/>
          <w:b/>
          <w:bCs/>
          <w:sz w:val="22"/>
          <w:szCs w:val="22"/>
        </w:rPr>
        <w:t xml:space="preserve">odel for </w:t>
      </w:r>
      <w:r w:rsidR="003A6DC9" w:rsidRPr="003011B4">
        <w:rPr>
          <w:rFonts w:ascii="Times New Roman" w:hAnsi="Times New Roman" w:cs="Times New Roman"/>
          <w:b/>
          <w:bCs/>
          <w:sz w:val="22"/>
          <w:szCs w:val="22"/>
        </w:rPr>
        <w:t>D</w:t>
      </w:r>
      <w:r w:rsidRPr="003011B4">
        <w:rPr>
          <w:rFonts w:ascii="Times New Roman" w:hAnsi="Times New Roman" w:cs="Times New Roman"/>
          <w:b/>
          <w:bCs/>
          <w:sz w:val="22"/>
          <w:szCs w:val="22"/>
        </w:rPr>
        <w:t xml:space="preserve">iscrete </w:t>
      </w:r>
      <w:r w:rsidR="003A6DC9" w:rsidRPr="003011B4">
        <w:rPr>
          <w:rFonts w:ascii="Times New Roman" w:hAnsi="Times New Roman" w:cs="Times New Roman"/>
          <w:b/>
          <w:bCs/>
          <w:sz w:val="22"/>
          <w:szCs w:val="22"/>
        </w:rPr>
        <w:t>R</w:t>
      </w:r>
      <w:r w:rsidRPr="003011B4">
        <w:rPr>
          <w:rFonts w:ascii="Times New Roman" w:hAnsi="Times New Roman" w:cs="Times New Roman"/>
          <w:b/>
          <w:bCs/>
          <w:sz w:val="22"/>
          <w:szCs w:val="22"/>
        </w:rPr>
        <w:t xml:space="preserve">epresentation of </w:t>
      </w:r>
      <w:r w:rsidR="003A6DC9" w:rsidRPr="003011B4">
        <w:rPr>
          <w:rFonts w:ascii="Times New Roman" w:hAnsi="Times New Roman" w:cs="Times New Roman"/>
          <w:b/>
          <w:bCs/>
          <w:sz w:val="22"/>
          <w:szCs w:val="22"/>
        </w:rPr>
        <w:t>S</w:t>
      </w:r>
      <w:r w:rsidRPr="003011B4">
        <w:rPr>
          <w:rFonts w:ascii="Times New Roman" w:hAnsi="Times New Roman" w:cs="Times New Roman"/>
          <w:b/>
          <w:bCs/>
          <w:sz w:val="22"/>
          <w:szCs w:val="22"/>
        </w:rPr>
        <w:t xml:space="preserve">peech for </w:t>
      </w:r>
      <w:r w:rsidR="003A6DC9" w:rsidRPr="003011B4">
        <w:rPr>
          <w:rFonts w:ascii="Times New Roman" w:hAnsi="Times New Roman" w:cs="Times New Roman"/>
          <w:b/>
          <w:bCs/>
          <w:sz w:val="22"/>
          <w:szCs w:val="22"/>
        </w:rPr>
        <w:t>S</w:t>
      </w:r>
      <w:r w:rsidRPr="003011B4">
        <w:rPr>
          <w:rFonts w:ascii="Times New Roman" w:hAnsi="Times New Roman" w:cs="Times New Roman"/>
          <w:b/>
          <w:bCs/>
          <w:sz w:val="22"/>
          <w:szCs w:val="22"/>
        </w:rPr>
        <w:t xml:space="preserve">peech </w:t>
      </w:r>
      <w:r w:rsidR="003A6DC9" w:rsidRPr="003011B4">
        <w:rPr>
          <w:rFonts w:ascii="Times New Roman" w:hAnsi="Times New Roman" w:cs="Times New Roman"/>
          <w:b/>
          <w:bCs/>
          <w:sz w:val="22"/>
          <w:szCs w:val="22"/>
        </w:rPr>
        <w:t>P</w:t>
      </w:r>
      <w:r w:rsidRPr="003011B4">
        <w:rPr>
          <w:rFonts w:ascii="Times New Roman" w:hAnsi="Times New Roman" w:cs="Times New Roman"/>
          <w:b/>
          <w:bCs/>
          <w:sz w:val="22"/>
          <w:szCs w:val="22"/>
        </w:rPr>
        <w:t xml:space="preserve">rocessing </w:t>
      </w:r>
      <w:r w:rsidR="003A6DC9" w:rsidRPr="003011B4">
        <w:rPr>
          <w:rFonts w:ascii="Times New Roman" w:hAnsi="Times New Roman" w:cs="Times New Roman"/>
          <w:b/>
          <w:bCs/>
          <w:sz w:val="22"/>
          <w:szCs w:val="22"/>
        </w:rPr>
        <w:t>A</w:t>
      </w:r>
      <w:r w:rsidRPr="003011B4">
        <w:rPr>
          <w:rFonts w:ascii="Times New Roman" w:hAnsi="Times New Roman" w:cs="Times New Roman"/>
          <w:b/>
          <w:bCs/>
          <w:sz w:val="22"/>
          <w:szCs w:val="22"/>
        </w:rPr>
        <w:t>pplications</w:t>
      </w:r>
      <w:commentRangeStart w:id="0"/>
      <w:commentRangeStart w:id="1"/>
      <w:commentRangeEnd w:id="0"/>
      <w:r w:rsidR="00461B04" w:rsidRPr="003011B4">
        <w:rPr>
          <w:rStyle w:val="CommentReference"/>
          <w:rFonts w:ascii="Times New Roman" w:hAnsi="Times New Roman" w:cs="Times New Roman"/>
          <w:b/>
          <w:bCs/>
          <w:sz w:val="22"/>
          <w:szCs w:val="22"/>
        </w:rPr>
        <w:commentReference w:id="0"/>
      </w:r>
      <w:commentRangeEnd w:id="1"/>
      <w:r w:rsidR="007F1D8E" w:rsidRPr="003011B4">
        <w:rPr>
          <w:rStyle w:val="CommentReference"/>
          <w:rFonts w:ascii="Times New Roman" w:hAnsi="Times New Roman" w:cs="Times New Roman"/>
          <w:b/>
          <w:bCs/>
          <w:sz w:val="22"/>
          <w:szCs w:val="22"/>
        </w:rPr>
        <w:commentReference w:id="1"/>
      </w:r>
    </w:p>
    <w:p w14:paraId="75052351" w14:textId="77777777" w:rsidR="003A6DC9" w:rsidRPr="003011B4" w:rsidRDefault="003A6DC9" w:rsidP="001D75FA">
      <w:pPr>
        <w:widowControl w:val="0"/>
        <w:rPr>
          <w:rFonts w:ascii="Times New Roman" w:hAnsi="Times New Roman" w:cs="Times New Roman"/>
          <w:sz w:val="22"/>
          <w:szCs w:val="22"/>
        </w:rPr>
      </w:pPr>
      <w:bookmarkStart w:id="2" w:name="_Hlk196495984"/>
      <w:bookmarkStart w:id="3" w:name="_Hlk196484524"/>
    </w:p>
    <w:p w14:paraId="7DCA72F8" w14:textId="6AC1260B" w:rsidR="003A6DC9" w:rsidRPr="00C63F9E" w:rsidRDefault="001D75FA" w:rsidP="00C63F9E">
      <w:pPr>
        <w:widowControl w:val="0"/>
        <w:jc w:val="center"/>
        <w:rPr>
          <w:rFonts w:ascii="Times New Roman" w:hAnsi="Times New Roman" w:cs="Times New Roman"/>
          <w:sz w:val="22"/>
          <w:szCs w:val="22"/>
          <w:lang w:eastAsia="zh-CN"/>
        </w:rPr>
      </w:pPr>
      <w:r w:rsidRPr="003011B4">
        <w:rPr>
          <w:rFonts w:ascii="Times New Roman" w:hAnsi="Times New Roman" w:cs="Times New Roman"/>
          <w:sz w:val="22"/>
          <w:szCs w:val="22"/>
        </w:rPr>
        <w:t>Gabriel O. Sobola</w:t>
      </w:r>
      <w:r w:rsidRPr="003011B4">
        <w:rPr>
          <w:rFonts w:ascii="Times New Roman" w:hAnsi="Times New Roman" w:cs="Times New Roman"/>
          <w:sz w:val="22"/>
          <w:szCs w:val="22"/>
          <w:vertAlign w:val="superscript"/>
        </w:rPr>
        <w:t>1*</w:t>
      </w:r>
      <w:r w:rsidRPr="003011B4">
        <w:rPr>
          <w:rFonts w:ascii="Times New Roman" w:hAnsi="Times New Roman" w:cs="Times New Roman"/>
          <w:sz w:val="22"/>
          <w:szCs w:val="22"/>
        </w:rPr>
        <w:t>, Emmanuel Adetiba</w:t>
      </w:r>
      <w:r w:rsidRPr="003011B4">
        <w:rPr>
          <w:rFonts w:ascii="Times New Roman" w:hAnsi="Times New Roman" w:cs="Times New Roman"/>
          <w:sz w:val="22"/>
          <w:szCs w:val="22"/>
          <w:vertAlign w:val="superscript"/>
          <w:lang w:eastAsia="zh-CN"/>
        </w:rPr>
        <w:t>1,2</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rPr>
        <w:t>Olabode Idowu-Bismark</w:t>
      </w: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sz w:val="22"/>
          <w:szCs w:val="22"/>
        </w:rPr>
        <w:t xml:space="preserve">, </w:t>
      </w:r>
      <w:r w:rsidRPr="003011B4">
        <w:rPr>
          <w:rFonts w:ascii="Times New Roman" w:hAnsi="Times New Roman" w:cs="Times New Roman"/>
          <w:sz w:val="22"/>
          <w:szCs w:val="22"/>
          <w:lang w:eastAsia="zh-CN"/>
        </w:rPr>
        <w:t xml:space="preserve">Oluseyi O. </w:t>
      </w:r>
      <w:r w:rsidRPr="003011B4">
        <w:rPr>
          <w:rFonts w:ascii="Times New Roman" w:hAnsi="Times New Roman" w:cs="Times New Roman"/>
          <w:sz w:val="22"/>
          <w:szCs w:val="22"/>
        </w:rPr>
        <w:t>Ajayi</w:t>
      </w:r>
      <w:r w:rsidRPr="003011B4">
        <w:rPr>
          <w:rFonts w:ascii="Times New Roman" w:hAnsi="Times New Roman" w:cs="Times New Roman"/>
          <w:sz w:val="22"/>
          <w:szCs w:val="22"/>
          <w:vertAlign w:val="superscript"/>
          <w:lang w:eastAsia="zh-CN"/>
        </w:rPr>
        <w:t>3</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lang w:val="en-GB" w:eastAsia="zh-CN"/>
        </w:rPr>
        <w:t>Raymond Jules Kala</w:t>
      </w:r>
      <w:r w:rsidRPr="003011B4">
        <w:rPr>
          <w:rFonts w:ascii="Times New Roman" w:hAnsi="Times New Roman" w:cs="Times New Roman"/>
          <w:sz w:val="22"/>
          <w:szCs w:val="22"/>
          <w:vertAlign w:val="superscript"/>
          <w:lang w:eastAsia="zh-CN"/>
        </w:rPr>
        <w:t>4</w:t>
      </w:r>
      <w:r w:rsidRPr="003011B4">
        <w:rPr>
          <w:rFonts w:ascii="Times New Roman" w:hAnsi="Times New Roman" w:cs="Times New Roman"/>
          <w:sz w:val="22"/>
          <w:szCs w:val="22"/>
          <w:lang w:eastAsia="zh-CN"/>
        </w:rPr>
        <w:t xml:space="preserve">, </w:t>
      </w:r>
      <w:r w:rsidRPr="003011B4">
        <w:rPr>
          <w:rFonts w:ascii="Times New Roman" w:hAnsi="Times New Roman" w:cs="Times New Roman"/>
          <w:sz w:val="22"/>
          <w:szCs w:val="22"/>
          <w:lang w:val="en-GB" w:eastAsia="zh-CN"/>
        </w:rPr>
        <w:t>Abdultaofeek Abayomi</w:t>
      </w:r>
      <w:r w:rsidRPr="003011B4">
        <w:rPr>
          <w:rFonts w:ascii="Times New Roman" w:hAnsi="Times New Roman" w:cs="Times New Roman"/>
          <w:sz w:val="22"/>
          <w:szCs w:val="22"/>
          <w:vertAlign w:val="superscript"/>
          <w:lang w:eastAsia="zh-CN"/>
        </w:rPr>
        <w:t xml:space="preserve"> 5</w:t>
      </w:r>
      <w:r w:rsidRPr="003011B4">
        <w:rPr>
          <w:rFonts w:ascii="Times New Roman" w:hAnsi="Times New Roman" w:cs="Times New Roman"/>
          <w:sz w:val="22"/>
          <w:szCs w:val="22"/>
          <w:lang w:eastAsia="zh-CN"/>
        </w:rPr>
        <w:t>, Oshin Damilola</w:t>
      </w: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sz w:val="22"/>
          <w:szCs w:val="22"/>
          <w:lang w:eastAsia="zh-CN"/>
        </w:rPr>
        <w:t xml:space="preserve">, </w:t>
      </w:r>
      <w:r w:rsidR="00227288">
        <w:rPr>
          <w:rFonts w:ascii="Times New Roman" w:hAnsi="Times New Roman" w:cs="Times New Roman"/>
          <w:sz w:val="22"/>
          <w:szCs w:val="22"/>
          <w:lang w:eastAsia="zh-CN"/>
        </w:rPr>
        <w:t>Olut</w:t>
      </w:r>
      <w:commentRangeStart w:id="4"/>
      <w:commentRangeStart w:id="5"/>
      <w:r w:rsidRPr="003011B4">
        <w:rPr>
          <w:rFonts w:ascii="Times New Roman" w:hAnsi="Times New Roman" w:cs="Times New Roman"/>
          <w:sz w:val="22"/>
          <w:szCs w:val="22"/>
          <w:lang w:eastAsia="zh-CN"/>
        </w:rPr>
        <w:t>oyin</w:t>
      </w:r>
      <w:commentRangeEnd w:id="4"/>
      <w:r w:rsidR="00227288" w:rsidRPr="003011B4">
        <w:rPr>
          <w:rStyle w:val="CommentReference"/>
          <w:rFonts w:ascii="Times New Roman" w:hAnsi="Times New Roman" w:cs="Times New Roman"/>
          <w:sz w:val="22"/>
          <w:szCs w:val="22"/>
          <w:lang w:eastAsia="zh-CN"/>
        </w:rPr>
        <w:commentReference w:id="4"/>
      </w:r>
      <w:commentRangeEnd w:id="5"/>
      <w:r w:rsidR="00227288" w:rsidRPr="003011B4">
        <w:rPr>
          <w:rStyle w:val="CommentReference"/>
          <w:rFonts w:ascii="Times New Roman" w:hAnsi="Times New Roman" w:cs="Times New Roman"/>
          <w:sz w:val="22"/>
          <w:szCs w:val="22"/>
          <w:lang w:eastAsia="zh-CN"/>
        </w:rPr>
        <w:commentReference w:id="5"/>
      </w:r>
      <w:r w:rsidRPr="003011B4">
        <w:rPr>
          <w:rFonts w:ascii="Times New Roman" w:hAnsi="Times New Roman" w:cs="Times New Roman"/>
          <w:sz w:val="22"/>
          <w:szCs w:val="22"/>
          <w:lang w:eastAsia="zh-CN"/>
        </w:rPr>
        <w:t xml:space="preserve"> Olaitan</w:t>
      </w:r>
      <w:r w:rsidRPr="003011B4">
        <w:rPr>
          <w:rFonts w:ascii="Times New Roman" w:hAnsi="Times New Roman" w:cs="Times New Roman"/>
          <w:sz w:val="22"/>
          <w:szCs w:val="22"/>
          <w:vertAlign w:val="superscript"/>
          <w:lang w:eastAsia="zh-CN"/>
        </w:rPr>
        <w:t>6</w:t>
      </w:r>
      <w:bookmarkEnd w:id="2"/>
    </w:p>
    <w:p w14:paraId="11BA1BCD" w14:textId="58FD058A"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sz w:val="22"/>
          <w:szCs w:val="22"/>
          <w:vertAlign w:val="superscript"/>
          <w:lang w:eastAsia="zh-CN"/>
        </w:rPr>
        <w:t>1</w:t>
      </w:r>
      <w:r w:rsidRPr="003011B4">
        <w:rPr>
          <w:rFonts w:ascii="Times New Roman" w:hAnsi="Times New Roman" w:cs="Times New Roman"/>
          <w:iCs/>
          <w:sz w:val="22"/>
          <w:szCs w:val="22"/>
        </w:rPr>
        <w:t xml:space="preserve">Department of Electrical and Information Engineering, Covenant University, Ota </w:t>
      </w:r>
      <w:r w:rsidRPr="003011B4">
        <w:rPr>
          <w:rFonts w:ascii="Times New Roman" w:hAnsi="Times New Roman" w:cs="Times New Roman"/>
          <w:sz w:val="22"/>
          <w:szCs w:val="22"/>
          <w:shd w:val="clear" w:color="auto" w:fill="FFFFFF"/>
        </w:rPr>
        <w:t>112104</w:t>
      </w:r>
      <w:r w:rsidRPr="003011B4">
        <w:rPr>
          <w:rFonts w:ascii="Times New Roman" w:hAnsi="Times New Roman" w:cs="Times New Roman"/>
          <w:iCs/>
          <w:sz w:val="22"/>
          <w:szCs w:val="22"/>
        </w:rPr>
        <w:t>, Nigeria</w:t>
      </w:r>
    </w:p>
    <w:p w14:paraId="2BC94969" w14:textId="77777777"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sz w:val="22"/>
          <w:szCs w:val="22"/>
          <w:vertAlign w:val="superscript"/>
          <w:lang w:eastAsia="zh-CN"/>
        </w:rPr>
        <w:t xml:space="preserve">2 </w:t>
      </w:r>
      <w:r w:rsidRPr="003011B4">
        <w:rPr>
          <w:rFonts w:ascii="Times New Roman" w:hAnsi="Times New Roman" w:cs="Times New Roman"/>
          <w:iCs/>
          <w:sz w:val="22"/>
          <w:szCs w:val="22"/>
        </w:rPr>
        <w:t>HRA, Institute for Systems Science, Durban University of Technology, Durban 4001, South Africa</w:t>
      </w:r>
    </w:p>
    <w:p w14:paraId="641214FD" w14:textId="309B82FE"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iCs/>
          <w:sz w:val="22"/>
          <w:szCs w:val="22"/>
          <w:vertAlign w:val="superscript"/>
        </w:rPr>
        <w:t>3</w:t>
      </w:r>
      <w:r w:rsidRPr="003011B4">
        <w:rPr>
          <w:rFonts w:ascii="Times New Roman" w:hAnsi="Times New Roman" w:cs="Times New Roman"/>
          <w:iCs/>
          <w:sz w:val="22"/>
          <w:szCs w:val="22"/>
        </w:rPr>
        <w:t xml:space="preserve">Department of Mechanical Engineering, Covenant University, Ota </w:t>
      </w:r>
      <w:r w:rsidRPr="003011B4">
        <w:rPr>
          <w:rFonts w:ascii="Times New Roman" w:hAnsi="Times New Roman" w:cs="Times New Roman"/>
          <w:sz w:val="22"/>
          <w:szCs w:val="22"/>
          <w:shd w:val="clear" w:color="auto" w:fill="FFFFFF"/>
        </w:rPr>
        <w:t>112104</w:t>
      </w:r>
      <w:r w:rsidRPr="003011B4">
        <w:rPr>
          <w:rFonts w:ascii="Times New Roman" w:hAnsi="Times New Roman" w:cs="Times New Roman"/>
          <w:iCs/>
          <w:sz w:val="22"/>
          <w:szCs w:val="22"/>
        </w:rPr>
        <w:t>, Nigeria</w:t>
      </w:r>
    </w:p>
    <w:p w14:paraId="24BC1191" w14:textId="77777777" w:rsidR="001D75FA" w:rsidRPr="003011B4" w:rsidRDefault="001D75FA" w:rsidP="00E97A3C">
      <w:pPr>
        <w:widowControl w:val="0"/>
        <w:spacing w:after="0"/>
        <w:jc w:val="center"/>
        <w:rPr>
          <w:rFonts w:ascii="Times New Roman" w:hAnsi="Times New Roman" w:cs="Times New Roman"/>
          <w:iCs/>
          <w:sz w:val="22"/>
          <w:szCs w:val="22"/>
        </w:rPr>
      </w:pPr>
      <w:r w:rsidRPr="003011B4">
        <w:rPr>
          <w:rFonts w:ascii="Times New Roman" w:hAnsi="Times New Roman" w:cs="Times New Roman"/>
          <w:bCs/>
          <w:iCs/>
          <w:sz w:val="22"/>
          <w:szCs w:val="22"/>
          <w:vertAlign w:val="superscript"/>
          <w:lang w:val="en-GB"/>
        </w:rPr>
        <w:t>4</w:t>
      </w:r>
      <w:r w:rsidRPr="003011B4">
        <w:rPr>
          <w:rFonts w:ascii="Times New Roman" w:hAnsi="Times New Roman" w:cs="Times New Roman"/>
          <w:bCs/>
          <w:iCs/>
          <w:sz w:val="22"/>
          <w:szCs w:val="22"/>
          <w:lang w:val="en-GB"/>
        </w:rPr>
        <w:t>International University of Grand-Bassam, Grand-Bassam, Côte d'Ivoire</w:t>
      </w:r>
    </w:p>
    <w:p w14:paraId="5E57FC40" w14:textId="561AEBDB" w:rsidR="003A6DC9" w:rsidRPr="003011B4" w:rsidRDefault="003A6DC9" w:rsidP="00E97A3C">
      <w:pPr>
        <w:widowControl w:val="0"/>
        <w:spacing w:after="0" w:line="240" w:lineRule="auto"/>
        <w:jc w:val="center"/>
        <w:rPr>
          <w:rFonts w:ascii="Times New Roman" w:hAnsi="Times New Roman" w:cs="Times New Roman"/>
          <w:bCs/>
          <w:iCs/>
          <w:sz w:val="22"/>
          <w:szCs w:val="22"/>
          <w:lang w:val="en-GB"/>
        </w:rPr>
      </w:pPr>
      <w:r w:rsidRPr="003011B4">
        <w:rPr>
          <w:rFonts w:ascii="Times New Roman" w:hAnsi="Times New Roman" w:cs="Times New Roman"/>
          <w:bCs/>
          <w:iCs/>
          <w:sz w:val="22"/>
          <w:szCs w:val="22"/>
          <w:vertAlign w:val="superscript"/>
          <w:lang w:val="en-GB"/>
        </w:rPr>
        <w:t>5</w:t>
      </w:r>
      <w:r w:rsidRPr="003011B4">
        <w:rPr>
          <w:rFonts w:ascii="Times New Roman" w:hAnsi="Times New Roman" w:cs="Times New Roman"/>
          <w:bCs/>
          <w:iCs/>
          <w:sz w:val="22"/>
          <w:szCs w:val="22"/>
          <w:lang w:val="en-GB"/>
        </w:rPr>
        <w:t>IASRG, Summit University, PMB 4412, Offa 250101, Kwara State, Nigeria</w:t>
      </w:r>
    </w:p>
    <w:p w14:paraId="1B10B77C" w14:textId="279C0C62" w:rsidR="003A6DC9" w:rsidRPr="003011B4" w:rsidRDefault="003A6DC9" w:rsidP="00E97A3C">
      <w:pPr>
        <w:widowControl w:val="0"/>
        <w:spacing w:after="0" w:line="240" w:lineRule="auto"/>
        <w:jc w:val="center"/>
        <w:rPr>
          <w:rFonts w:ascii="Times New Roman" w:hAnsi="Times New Roman" w:cs="Times New Roman"/>
          <w:bCs/>
          <w:iCs/>
          <w:sz w:val="22"/>
          <w:szCs w:val="22"/>
          <w:lang w:val="en-GB"/>
        </w:rPr>
      </w:pPr>
      <w:r w:rsidRPr="003011B4">
        <w:rPr>
          <w:rFonts w:ascii="Times New Roman" w:hAnsi="Times New Roman" w:cs="Times New Roman"/>
          <w:bCs/>
          <w:iCs/>
          <w:sz w:val="22"/>
          <w:szCs w:val="22"/>
          <w:vertAlign w:val="superscript"/>
          <w:lang w:val="en-GB"/>
        </w:rPr>
        <w:t>6</w:t>
      </w:r>
      <w:r w:rsidRPr="003011B4">
        <w:rPr>
          <w:rFonts w:ascii="Times New Roman" w:hAnsi="Times New Roman" w:cs="Times New Roman"/>
          <w:bCs/>
          <w:iCs/>
          <w:sz w:val="22"/>
          <w:szCs w:val="22"/>
          <w:lang w:val="en-GB"/>
        </w:rPr>
        <w:t>Faculty of Engineering, Built Environment and Information Technology, Walter Sisulu University, Buffalo City Campus, East London 5200, South Africa</w:t>
      </w:r>
      <w:ins w:id="6" w:author="SOBOLA GABRIEL" w:date="2026-06-14T19:48:00Z" w16du:dateUtc="2026-06-15T02:48:00Z">
        <w:r w:rsidR="00797E93">
          <w:rPr>
            <w:rFonts w:ascii="Times New Roman" w:hAnsi="Times New Roman" w:cs="Times New Roman"/>
            <w:bCs/>
            <w:iCs/>
            <w:sz w:val="22"/>
            <w:szCs w:val="22"/>
            <w:lang w:val="en-GB"/>
          </w:rPr>
          <w:t xml:space="preserve"> </w:t>
        </w:r>
      </w:ins>
    </w:p>
    <w:bookmarkEnd w:id="3"/>
    <w:p w14:paraId="21EC1B61" w14:textId="77777777" w:rsidR="003A6DC9" w:rsidRPr="003011B4" w:rsidRDefault="003A6DC9" w:rsidP="00C20133">
      <w:pPr>
        <w:spacing w:line="240" w:lineRule="auto"/>
        <w:jc w:val="both"/>
        <w:rPr>
          <w:rFonts w:ascii="Times New Roman" w:hAnsi="Times New Roman" w:cs="Times New Roman"/>
          <w:b/>
          <w:sz w:val="22"/>
          <w:szCs w:val="22"/>
          <w:lang w:eastAsia="zh-CN"/>
        </w:rPr>
      </w:pPr>
    </w:p>
    <w:p w14:paraId="412D8C13" w14:textId="2CF53826" w:rsidR="00C20133" w:rsidRPr="003011B4" w:rsidRDefault="00C20133" w:rsidP="00C20133">
      <w:pPr>
        <w:spacing w:line="240" w:lineRule="auto"/>
        <w:jc w:val="both"/>
        <w:rPr>
          <w:rFonts w:ascii="Times New Roman" w:hAnsi="Times New Roman" w:cs="Times New Roman"/>
          <w:b/>
          <w:bCs/>
          <w:sz w:val="22"/>
          <w:szCs w:val="22"/>
        </w:rPr>
      </w:pPr>
      <w:r w:rsidRPr="003011B4">
        <w:rPr>
          <w:rFonts w:ascii="Times New Roman" w:hAnsi="Times New Roman" w:cs="Times New Roman"/>
          <w:b/>
          <w:sz w:val="22"/>
          <w:szCs w:val="22"/>
          <w:lang w:eastAsia="zh-CN"/>
        </w:rPr>
        <w:t>Corresponding Author Email</w:t>
      </w:r>
      <w:r w:rsidR="000D72D5" w:rsidRPr="003011B4">
        <w:rPr>
          <w:rFonts w:ascii="Times New Roman" w:hAnsi="Times New Roman" w:cs="Times New Roman"/>
          <w:sz w:val="22"/>
          <w:szCs w:val="22"/>
          <w:vertAlign w:val="superscript"/>
        </w:rPr>
        <w:t>*</w:t>
      </w:r>
      <w:r w:rsidRPr="003011B4">
        <w:rPr>
          <w:rFonts w:ascii="Times New Roman" w:hAnsi="Times New Roman" w:cs="Times New Roman"/>
          <w:b/>
          <w:sz w:val="22"/>
          <w:szCs w:val="22"/>
          <w:lang w:eastAsia="zh-CN"/>
        </w:rPr>
        <w:t>:</w:t>
      </w:r>
      <w:r w:rsidRPr="003011B4">
        <w:rPr>
          <w:rFonts w:ascii="Times New Roman" w:hAnsi="Times New Roman" w:cs="Times New Roman"/>
          <w:sz w:val="22"/>
          <w:szCs w:val="22"/>
          <w:lang w:eastAsia="zh-CN"/>
        </w:rPr>
        <w:t xml:space="preserve"> gabriel.sobola@covenantuniversity.edu.ng</w:t>
      </w:r>
    </w:p>
    <w:p w14:paraId="10024021" w14:textId="1DC3BE65" w:rsidR="00FC193A" w:rsidRPr="003011B4" w:rsidRDefault="00FC193A"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Abstract</w:t>
      </w:r>
    </w:p>
    <w:p w14:paraId="0AC40A17" w14:textId="3FBD27B2" w:rsidR="00FC193A" w:rsidRPr="003011B4" w:rsidRDefault="00FC193A" w:rsidP="00B70206">
      <w:pPr>
        <w:spacing w:line="240" w:lineRule="auto"/>
        <w:jc w:val="both"/>
        <w:rPr>
          <w:rFonts w:ascii="Times New Roman" w:hAnsi="Times New Roman" w:cs="Times New Roman"/>
          <w:bCs/>
          <w:sz w:val="22"/>
          <w:szCs w:val="22"/>
        </w:rPr>
      </w:pPr>
      <w:r w:rsidRPr="003011B4">
        <w:rPr>
          <w:rFonts w:ascii="Times New Roman" w:hAnsi="Times New Roman" w:cs="Times New Roman"/>
          <w:bCs/>
          <w:sz w:val="22"/>
          <w:szCs w:val="22"/>
        </w:rPr>
        <w:t xml:space="preserve">In </w:t>
      </w:r>
      <w:r w:rsidR="0066665F" w:rsidRPr="003011B4">
        <w:rPr>
          <w:rFonts w:ascii="Times New Roman" w:hAnsi="Times New Roman" w:cs="Times New Roman"/>
          <w:bCs/>
          <w:sz w:val="22"/>
          <w:szCs w:val="22"/>
        </w:rPr>
        <w:t>the</w:t>
      </w:r>
      <w:r w:rsidRPr="003011B4">
        <w:rPr>
          <w:rFonts w:ascii="Times New Roman" w:hAnsi="Times New Roman" w:cs="Times New Roman"/>
          <w:bCs/>
          <w:sz w:val="22"/>
          <w:szCs w:val="22"/>
        </w:rPr>
        <w:t xml:space="preserve"> past, speech synthesis</w:t>
      </w:r>
      <w:r w:rsidR="00EE729E" w:rsidRPr="003011B4">
        <w:rPr>
          <w:rFonts w:ascii="Times New Roman" w:hAnsi="Times New Roman" w:cs="Times New Roman"/>
          <w:bCs/>
          <w:sz w:val="22"/>
          <w:szCs w:val="22"/>
        </w:rPr>
        <w:t xml:space="preserve"> and</w:t>
      </w:r>
      <w:r w:rsidRPr="003011B4">
        <w:rPr>
          <w:rFonts w:ascii="Times New Roman" w:hAnsi="Times New Roman" w:cs="Times New Roman"/>
          <w:bCs/>
          <w:sz w:val="22"/>
          <w:szCs w:val="22"/>
        </w:rPr>
        <w:t xml:space="preserve"> speech recognition</w:t>
      </w:r>
      <w:r w:rsidR="00EE729E" w:rsidRPr="003011B4">
        <w:rPr>
          <w:rFonts w:ascii="Times New Roman" w:hAnsi="Times New Roman" w:cs="Times New Roman"/>
          <w:bCs/>
          <w:sz w:val="22"/>
          <w:szCs w:val="22"/>
        </w:rPr>
        <w:t xml:space="preserve"> models </w:t>
      </w:r>
      <w:r w:rsidR="0066665F" w:rsidRPr="003011B4">
        <w:rPr>
          <w:rFonts w:ascii="Times New Roman" w:hAnsi="Times New Roman" w:cs="Times New Roman"/>
          <w:bCs/>
          <w:sz w:val="22"/>
          <w:szCs w:val="22"/>
        </w:rPr>
        <w:t>were</w:t>
      </w:r>
      <w:r w:rsidRPr="003011B4">
        <w:rPr>
          <w:rFonts w:ascii="Times New Roman" w:hAnsi="Times New Roman" w:cs="Times New Roman"/>
          <w:bCs/>
          <w:sz w:val="22"/>
          <w:szCs w:val="22"/>
        </w:rPr>
        <w:t xml:space="preserve"> trained using </w:t>
      </w:r>
      <w:r w:rsidR="0066665F" w:rsidRPr="003011B4">
        <w:rPr>
          <w:rFonts w:ascii="Times New Roman" w:hAnsi="Times New Roman" w:cs="Times New Roman"/>
          <w:bCs/>
          <w:sz w:val="22"/>
          <w:szCs w:val="22"/>
        </w:rPr>
        <w:t>Mel</w:t>
      </w:r>
      <w:r w:rsidR="0017120C" w:rsidRPr="003011B4">
        <w:rPr>
          <w:rFonts w:ascii="Times New Roman" w:hAnsi="Times New Roman" w:cs="Times New Roman"/>
          <w:bCs/>
          <w:sz w:val="22"/>
          <w:szCs w:val="22"/>
        </w:rPr>
        <w:t xml:space="preserve">-spectrograms of </w:t>
      </w:r>
      <w:r w:rsidR="008F7F37">
        <w:rPr>
          <w:rFonts w:ascii="Times New Roman" w:hAnsi="Times New Roman" w:cs="Times New Roman"/>
          <w:bCs/>
          <w:sz w:val="22"/>
          <w:szCs w:val="22"/>
        </w:rPr>
        <w:t>speech as input, achieving</w:t>
      </w:r>
      <w:r w:rsidR="0017120C" w:rsidRPr="003011B4">
        <w:rPr>
          <w:rFonts w:ascii="Times New Roman" w:hAnsi="Times New Roman" w:cs="Times New Roman"/>
          <w:bCs/>
          <w:sz w:val="22"/>
          <w:szCs w:val="22"/>
        </w:rPr>
        <w:t xml:space="preserve"> quite </w:t>
      </w:r>
      <w:r w:rsidRPr="003011B4">
        <w:rPr>
          <w:rFonts w:ascii="Times New Roman" w:hAnsi="Times New Roman" w:cs="Times New Roman"/>
          <w:bCs/>
          <w:sz w:val="22"/>
          <w:szCs w:val="22"/>
        </w:rPr>
        <w:t xml:space="preserve">outstanding results. </w:t>
      </w:r>
      <w:r w:rsidR="00205F70" w:rsidRPr="003011B4">
        <w:rPr>
          <w:rFonts w:ascii="Times New Roman" w:hAnsi="Times New Roman" w:cs="Times New Roman"/>
          <w:bCs/>
          <w:sz w:val="22"/>
          <w:szCs w:val="22"/>
        </w:rPr>
        <w:t>However, it</w:t>
      </w:r>
      <w:r w:rsidRPr="003011B4">
        <w:rPr>
          <w:rFonts w:ascii="Times New Roman" w:hAnsi="Times New Roman" w:cs="Times New Roman"/>
          <w:bCs/>
          <w:sz w:val="22"/>
          <w:szCs w:val="22"/>
        </w:rPr>
        <w:t xml:space="preserve"> comes with its own </w:t>
      </w:r>
      <w:r w:rsidR="0066665F" w:rsidRPr="003011B4">
        <w:rPr>
          <w:rFonts w:ascii="Times New Roman" w:hAnsi="Times New Roman" w:cs="Times New Roman"/>
          <w:bCs/>
          <w:sz w:val="22"/>
          <w:szCs w:val="22"/>
        </w:rPr>
        <w:t>drawbacks</w:t>
      </w:r>
      <w:r w:rsidR="00237173">
        <w:rPr>
          <w:rFonts w:ascii="Times New Roman" w:hAnsi="Times New Roman" w:cs="Times New Roman"/>
          <w:bCs/>
          <w:sz w:val="22"/>
          <w:szCs w:val="22"/>
        </w:rPr>
        <w:t>,</w:t>
      </w:r>
      <w:r w:rsidRPr="003011B4">
        <w:rPr>
          <w:rFonts w:ascii="Times New Roman" w:hAnsi="Times New Roman" w:cs="Times New Roman"/>
          <w:bCs/>
          <w:sz w:val="22"/>
          <w:szCs w:val="22"/>
        </w:rPr>
        <w:t xml:space="preserve"> such as </w:t>
      </w:r>
      <w:r w:rsidR="0066665F" w:rsidRPr="003011B4">
        <w:rPr>
          <w:rFonts w:ascii="Times New Roman" w:hAnsi="Times New Roman" w:cs="Times New Roman"/>
          <w:bCs/>
          <w:sz w:val="22"/>
          <w:szCs w:val="22"/>
        </w:rPr>
        <w:t>an increase</w:t>
      </w:r>
      <w:r w:rsidRPr="003011B4">
        <w:rPr>
          <w:rFonts w:ascii="Times New Roman" w:hAnsi="Times New Roman" w:cs="Times New Roman"/>
          <w:bCs/>
          <w:sz w:val="22"/>
          <w:szCs w:val="22"/>
        </w:rPr>
        <w:t xml:space="preserve"> in the computational complexities of the </w:t>
      </w:r>
      <w:r w:rsidR="00EE729E" w:rsidRPr="003011B4">
        <w:rPr>
          <w:rFonts w:ascii="Times New Roman" w:hAnsi="Times New Roman" w:cs="Times New Roman"/>
          <w:bCs/>
          <w:sz w:val="22"/>
          <w:szCs w:val="22"/>
        </w:rPr>
        <w:t>artificial intelligence (</w:t>
      </w:r>
      <w:r w:rsidRPr="003011B4">
        <w:rPr>
          <w:rFonts w:ascii="Times New Roman" w:hAnsi="Times New Roman" w:cs="Times New Roman"/>
          <w:bCs/>
          <w:sz w:val="22"/>
          <w:szCs w:val="22"/>
        </w:rPr>
        <w:t>AI</w:t>
      </w:r>
      <w:r w:rsidR="00EE729E" w:rsidRPr="003011B4">
        <w:rPr>
          <w:rFonts w:ascii="Times New Roman" w:hAnsi="Times New Roman" w:cs="Times New Roman"/>
          <w:bCs/>
          <w:sz w:val="22"/>
          <w:szCs w:val="22"/>
        </w:rPr>
        <w:t>)</w:t>
      </w:r>
      <w:r w:rsidRPr="003011B4">
        <w:rPr>
          <w:rFonts w:ascii="Times New Roman" w:hAnsi="Times New Roman" w:cs="Times New Roman"/>
          <w:bCs/>
          <w:sz w:val="22"/>
          <w:szCs w:val="22"/>
        </w:rPr>
        <w:t xml:space="preserve"> models develope</w:t>
      </w:r>
      <w:r w:rsidR="00205F70" w:rsidRPr="003011B4">
        <w:rPr>
          <w:rFonts w:ascii="Times New Roman" w:hAnsi="Times New Roman" w:cs="Times New Roman"/>
          <w:bCs/>
          <w:sz w:val="22"/>
          <w:szCs w:val="22"/>
        </w:rPr>
        <w:t>d</w:t>
      </w:r>
      <w:r w:rsidR="0066665F" w:rsidRPr="003011B4">
        <w:rPr>
          <w:rFonts w:ascii="Times New Roman" w:hAnsi="Times New Roman" w:cs="Times New Roman"/>
          <w:bCs/>
          <w:sz w:val="22"/>
          <w:szCs w:val="22"/>
        </w:rPr>
        <w:t xml:space="preserve">, and </w:t>
      </w:r>
      <w:r w:rsidR="00EE729E" w:rsidRPr="003011B4">
        <w:rPr>
          <w:rFonts w:ascii="Times New Roman" w:hAnsi="Times New Roman" w:cs="Times New Roman"/>
          <w:bCs/>
          <w:sz w:val="22"/>
          <w:szCs w:val="22"/>
        </w:rPr>
        <w:t xml:space="preserve">the </w:t>
      </w:r>
      <w:r w:rsidR="0066665F" w:rsidRPr="003011B4">
        <w:rPr>
          <w:rFonts w:ascii="Times New Roman" w:hAnsi="Times New Roman" w:cs="Times New Roman"/>
          <w:bCs/>
          <w:sz w:val="22"/>
          <w:szCs w:val="22"/>
        </w:rPr>
        <w:t>introduction</w:t>
      </w:r>
      <w:r w:rsidR="00205F70" w:rsidRPr="003011B4">
        <w:rPr>
          <w:rFonts w:ascii="Times New Roman" w:hAnsi="Times New Roman" w:cs="Times New Roman"/>
          <w:bCs/>
          <w:sz w:val="22"/>
          <w:szCs w:val="22"/>
        </w:rPr>
        <w:t xml:space="preserve"> of errors </w:t>
      </w:r>
      <w:r w:rsidR="00EE729E" w:rsidRPr="003011B4">
        <w:rPr>
          <w:rFonts w:ascii="Times New Roman" w:hAnsi="Times New Roman" w:cs="Times New Roman"/>
          <w:bCs/>
          <w:sz w:val="22"/>
          <w:szCs w:val="22"/>
        </w:rPr>
        <w:t>dur</w:t>
      </w:r>
      <w:r w:rsidR="00205F70" w:rsidRPr="003011B4">
        <w:rPr>
          <w:rFonts w:ascii="Times New Roman" w:hAnsi="Times New Roman" w:cs="Times New Roman"/>
          <w:bCs/>
          <w:sz w:val="22"/>
          <w:szCs w:val="22"/>
        </w:rPr>
        <w:t>in</w:t>
      </w:r>
      <w:r w:rsidR="00EE729E" w:rsidRPr="003011B4">
        <w:rPr>
          <w:rFonts w:ascii="Times New Roman" w:hAnsi="Times New Roman" w:cs="Times New Roman"/>
          <w:bCs/>
          <w:sz w:val="22"/>
          <w:szCs w:val="22"/>
        </w:rPr>
        <w:t>g</w:t>
      </w:r>
      <w:r w:rsidR="00205F70" w:rsidRPr="003011B4">
        <w:rPr>
          <w:rFonts w:ascii="Times New Roman" w:hAnsi="Times New Roman" w:cs="Times New Roman"/>
          <w:bCs/>
          <w:sz w:val="22"/>
          <w:szCs w:val="22"/>
        </w:rPr>
        <w:t xml:space="preserve"> training</w:t>
      </w:r>
      <w:r w:rsidRPr="003011B4">
        <w:rPr>
          <w:rFonts w:ascii="Times New Roman" w:hAnsi="Times New Roman" w:cs="Times New Roman"/>
          <w:bCs/>
          <w:sz w:val="22"/>
          <w:szCs w:val="22"/>
        </w:rPr>
        <w:t xml:space="preserve">. </w:t>
      </w:r>
      <w:r w:rsidR="008410D3" w:rsidRPr="003011B4">
        <w:rPr>
          <w:rFonts w:ascii="Times New Roman" w:hAnsi="Times New Roman" w:cs="Times New Roman"/>
          <w:bCs/>
          <w:sz w:val="22"/>
          <w:szCs w:val="22"/>
        </w:rPr>
        <w:t>B</w:t>
      </w:r>
      <w:r w:rsidR="008823BD" w:rsidRPr="003011B4">
        <w:rPr>
          <w:rFonts w:ascii="Times New Roman" w:hAnsi="Times New Roman" w:cs="Times New Roman"/>
          <w:bCs/>
          <w:sz w:val="22"/>
          <w:szCs w:val="22"/>
        </w:rPr>
        <w:t>eside</w:t>
      </w:r>
      <w:r w:rsidR="00237173">
        <w:rPr>
          <w:rFonts w:ascii="Times New Roman" w:hAnsi="Times New Roman" w:cs="Times New Roman"/>
          <w:bCs/>
          <w:sz w:val="22"/>
          <w:szCs w:val="22"/>
        </w:rPr>
        <w:t>s</w:t>
      </w:r>
      <w:r w:rsidR="008823BD" w:rsidRPr="003011B4">
        <w:rPr>
          <w:rFonts w:ascii="Times New Roman" w:hAnsi="Times New Roman" w:cs="Times New Roman"/>
          <w:bCs/>
          <w:sz w:val="22"/>
          <w:szCs w:val="22"/>
        </w:rPr>
        <w:t xml:space="preserve"> </w:t>
      </w:r>
      <w:r w:rsidR="00C75FA8">
        <w:rPr>
          <w:rFonts w:ascii="Times New Roman" w:hAnsi="Times New Roman" w:cs="Times New Roman"/>
          <w:bCs/>
          <w:sz w:val="22"/>
          <w:szCs w:val="22"/>
        </w:rPr>
        <w:t xml:space="preserve">all </w:t>
      </w:r>
      <w:r w:rsidR="008823BD" w:rsidRPr="003011B4">
        <w:rPr>
          <w:rFonts w:ascii="Times New Roman" w:hAnsi="Times New Roman" w:cs="Times New Roman"/>
          <w:bCs/>
          <w:sz w:val="22"/>
          <w:szCs w:val="22"/>
        </w:rPr>
        <w:t>these</w:t>
      </w:r>
      <w:ins w:id="7" w:author="SOBOLA GABRIEL" w:date="2026-06-13T19:03:00Z" w16du:dateUtc="2026-06-14T02:03:00Z">
        <w:r w:rsidR="00FC48CE">
          <w:rPr>
            <w:rFonts w:ascii="Times New Roman" w:hAnsi="Times New Roman" w:cs="Times New Roman"/>
            <w:bCs/>
            <w:sz w:val="22"/>
            <w:szCs w:val="22"/>
          </w:rPr>
          <w:t xml:space="preserve"> problems</w:t>
        </w:r>
      </w:ins>
      <w:r w:rsidR="008410D3" w:rsidRPr="003011B4">
        <w:rPr>
          <w:rFonts w:ascii="Times New Roman" w:hAnsi="Times New Roman" w:cs="Times New Roman"/>
          <w:bCs/>
          <w:sz w:val="22"/>
          <w:szCs w:val="22"/>
        </w:rPr>
        <w:t>,</w:t>
      </w:r>
      <w:ins w:id="8" w:author="SOBOLA GABRIEL" w:date="2026-06-13T19:05:00Z" w16du:dateUtc="2026-06-14T02:05:00Z">
        <w:r w:rsidR="007D6E99">
          <w:rPr>
            <w:rFonts w:ascii="Times New Roman" w:hAnsi="Times New Roman" w:cs="Times New Roman"/>
            <w:bCs/>
            <w:sz w:val="22"/>
            <w:szCs w:val="22"/>
          </w:rPr>
          <w:t>there</w:t>
        </w:r>
      </w:ins>
      <w:r w:rsidR="008410D3" w:rsidRPr="003011B4">
        <w:rPr>
          <w:rFonts w:ascii="Times New Roman" w:hAnsi="Times New Roman" w:cs="Times New Roman"/>
          <w:bCs/>
          <w:sz w:val="22"/>
          <w:szCs w:val="22"/>
        </w:rPr>
        <w:t xml:space="preserve"> </w:t>
      </w:r>
      <w:commentRangeStart w:id="9"/>
      <w:commentRangeStart w:id="10"/>
      <w:r w:rsidR="00EE729E" w:rsidRPr="003011B4">
        <w:rPr>
          <w:rFonts w:ascii="Times New Roman" w:hAnsi="Times New Roman" w:cs="Times New Roman"/>
          <w:bCs/>
          <w:sz w:val="22"/>
          <w:szCs w:val="22"/>
        </w:rPr>
        <w:t>is</w:t>
      </w:r>
      <w:commentRangeEnd w:id="9"/>
      <w:r w:rsidR="009777C7" w:rsidRPr="003011B4">
        <w:rPr>
          <w:rStyle w:val="CommentReference"/>
          <w:rFonts w:ascii="Times New Roman" w:hAnsi="Times New Roman" w:cs="Times New Roman"/>
          <w:bCs/>
          <w:sz w:val="22"/>
          <w:szCs w:val="22"/>
        </w:rPr>
        <w:commentReference w:id="9"/>
      </w:r>
      <w:commentRangeEnd w:id="10"/>
      <w:r w:rsidR="007D6E99" w:rsidRPr="003011B4">
        <w:rPr>
          <w:rStyle w:val="CommentReference"/>
          <w:rFonts w:ascii="Times New Roman" w:hAnsi="Times New Roman" w:cs="Times New Roman"/>
          <w:bCs/>
          <w:sz w:val="22"/>
          <w:szCs w:val="22"/>
        </w:rPr>
        <w:commentReference w:id="10"/>
      </w:r>
      <w:r w:rsidR="00EE729E" w:rsidRPr="003011B4">
        <w:rPr>
          <w:rFonts w:ascii="Times New Roman" w:hAnsi="Times New Roman" w:cs="Times New Roman"/>
          <w:bCs/>
          <w:sz w:val="22"/>
          <w:szCs w:val="22"/>
        </w:rPr>
        <w:t xml:space="preserve"> the </w:t>
      </w:r>
      <w:r w:rsidR="008410D3" w:rsidRPr="003011B4">
        <w:rPr>
          <w:rFonts w:ascii="Times New Roman" w:hAnsi="Times New Roman" w:cs="Times New Roman"/>
          <w:bCs/>
          <w:sz w:val="22"/>
          <w:szCs w:val="22"/>
        </w:rPr>
        <w:t xml:space="preserve">sourcing </w:t>
      </w:r>
      <w:r w:rsidR="00EE729E" w:rsidRPr="003011B4">
        <w:rPr>
          <w:rFonts w:ascii="Times New Roman" w:hAnsi="Times New Roman" w:cs="Times New Roman"/>
          <w:bCs/>
          <w:sz w:val="22"/>
          <w:szCs w:val="22"/>
        </w:rPr>
        <w:t xml:space="preserve">of </w:t>
      </w:r>
      <w:r w:rsidR="0066665F" w:rsidRPr="003011B4">
        <w:rPr>
          <w:rFonts w:ascii="Times New Roman" w:hAnsi="Times New Roman" w:cs="Times New Roman"/>
          <w:bCs/>
          <w:sz w:val="22"/>
          <w:szCs w:val="22"/>
        </w:rPr>
        <w:t>large volumes</w:t>
      </w:r>
      <w:r w:rsidR="008823BD" w:rsidRPr="003011B4">
        <w:rPr>
          <w:rFonts w:ascii="Times New Roman" w:hAnsi="Times New Roman" w:cs="Times New Roman"/>
          <w:bCs/>
          <w:sz w:val="22"/>
          <w:szCs w:val="22"/>
        </w:rPr>
        <w:t xml:space="preserve"> of labeled speech data</w:t>
      </w:r>
      <w:r w:rsidR="008410D3" w:rsidRPr="003011B4">
        <w:rPr>
          <w:rFonts w:ascii="Times New Roman" w:hAnsi="Times New Roman" w:cs="Times New Roman"/>
          <w:bCs/>
          <w:sz w:val="22"/>
          <w:szCs w:val="22"/>
        </w:rPr>
        <w:t xml:space="preserve"> and </w:t>
      </w:r>
      <w:r w:rsidR="0066665F" w:rsidRPr="003011B4">
        <w:rPr>
          <w:rFonts w:ascii="Times New Roman" w:hAnsi="Times New Roman" w:cs="Times New Roman"/>
          <w:bCs/>
          <w:sz w:val="22"/>
          <w:szCs w:val="22"/>
        </w:rPr>
        <w:t>a possible</w:t>
      </w:r>
      <w:r w:rsidR="008410D3" w:rsidRPr="003011B4">
        <w:rPr>
          <w:rFonts w:ascii="Times New Roman" w:hAnsi="Times New Roman" w:cs="Times New Roman"/>
          <w:bCs/>
          <w:sz w:val="22"/>
          <w:szCs w:val="22"/>
        </w:rPr>
        <w:t xml:space="preserve"> solution </w:t>
      </w:r>
      <w:r w:rsidR="00237173">
        <w:rPr>
          <w:rFonts w:ascii="Times New Roman" w:hAnsi="Times New Roman" w:cs="Times New Roman"/>
          <w:bCs/>
          <w:sz w:val="22"/>
          <w:szCs w:val="22"/>
        </w:rPr>
        <w:t xml:space="preserve">that </w:t>
      </w:r>
      <w:r w:rsidR="007E0108" w:rsidRPr="003011B4">
        <w:rPr>
          <w:rFonts w:ascii="Times New Roman" w:hAnsi="Times New Roman" w:cs="Times New Roman"/>
          <w:bCs/>
          <w:sz w:val="22"/>
          <w:szCs w:val="22"/>
        </w:rPr>
        <w:t>includes</w:t>
      </w:r>
      <w:r w:rsidR="00EE729E" w:rsidRPr="003011B4">
        <w:rPr>
          <w:rFonts w:ascii="Times New Roman" w:hAnsi="Times New Roman" w:cs="Times New Roman"/>
          <w:bCs/>
          <w:sz w:val="22"/>
          <w:szCs w:val="22"/>
        </w:rPr>
        <w:t xml:space="preserve"> </w:t>
      </w:r>
      <w:r w:rsidR="008410D3" w:rsidRPr="003011B4">
        <w:rPr>
          <w:rFonts w:ascii="Times New Roman" w:hAnsi="Times New Roman" w:cs="Times New Roman"/>
          <w:bCs/>
          <w:sz w:val="22"/>
          <w:szCs w:val="22"/>
        </w:rPr>
        <w:t>develop</w:t>
      </w:r>
      <w:r w:rsidR="00EE729E" w:rsidRPr="003011B4">
        <w:rPr>
          <w:rFonts w:ascii="Times New Roman" w:hAnsi="Times New Roman" w:cs="Times New Roman"/>
          <w:bCs/>
          <w:sz w:val="22"/>
          <w:szCs w:val="22"/>
        </w:rPr>
        <w:t>ing</w:t>
      </w:r>
      <w:r w:rsidR="008410D3" w:rsidRPr="003011B4">
        <w:rPr>
          <w:rFonts w:ascii="Times New Roman" w:hAnsi="Times New Roman" w:cs="Times New Roman"/>
          <w:bCs/>
          <w:sz w:val="22"/>
          <w:szCs w:val="22"/>
        </w:rPr>
        <w:t xml:space="preserve"> an unsupervised</w:t>
      </w:r>
      <w:r w:rsidR="009A40F4">
        <w:rPr>
          <w:rFonts w:ascii="Times New Roman" w:hAnsi="Times New Roman" w:cs="Times New Roman"/>
          <w:bCs/>
          <w:sz w:val="22"/>
          <w:szCs w:val="22"/>
        </w:rPr>
        <w:t xml:space="preserve"> plus self-supervised</w:t>
      </w:r>
      <w:r w:rsidR="008410D3" w:rsidRPr="003011B4">
        <w:rPr>
          <w:rFonts w:ascii="Times New Roman" w:hAnsi="Times New Roman" w:cs="Times New Roman"/>
          <w:bCs/>
          <w:sz w:val="22"/>
          <w:szCs w:val="22"/>
        </w:rPr>
        <w:t xml:space="preserve"> </w:t>
      </w:r>
      <w:r w:rsidR="00EE729E" w:rsidRPr="003011B4">
        <w:rPr>
          <w:rFonts w:ascii="Times New Roman" w:hAnsi="Times New Roman" w:cs="Times New Roman"/>
          <w:bCs/>
          <w:sz w:val="22"/>
          <w:szCs w:val="22"/>
        </w:rPr>
        <w:t xml:space="preserve">training </w:t>
      </w:r>
      <w:r w:rsidR="008410D3" w:rsidRPr="003011B4">
        <w:rPr>
          <w:rFonts w:ascii="Times New Roman" w:hAnsi="Times New Roman" w:cs="Times New Roman"/>
          <w:bCs/>
          <w:sz w:val="22"/>
          <w:szCs w:val="22"/>
        </w:rPr>
        <w:t xml:space="preserve">approach </w:t>
      </w:r>
      <w:r w:rsidR="00EE729E" w:rsidRPr="003011B4">
        <w:rPr>
          <w:rFonts w:ascii="Times New Roman" w:hAnsi="Times New Roman" w:cs="Times New Roman"/>
          <w:bCs/>
          <w:sz w:val="22"/>
          <w:szCs w:val="22"/>
        </w:rPr>
        <w:t>using</w:t>
      </w:r>
      <w:r w:rsidR="008823BD" w:rsidRPr="003011B4">
        <w:rPr>
          <w:rFonts w:ascii="Times New Roman" w:hAnsi="Times New Roman" w:cs="Times New Roman"/>
          <w:bCs/>
          <w:sz w:val="22"/>
          <w:szCs w:val="22"/>
        </w:rPr>
        <w:t xml:space="preserve"> unlabeled </w:t>
      </w:r>
      <w:r w:rsidR="00E52914" w:rsidRPr="003011B4">
        <w:rPr>
          <w:rFonts w:ascii="Times New Roman" w:hAnsi="Times New Roman" w:cs="Times New Roman"/>
          <w:bCs/>
          <w:sz w:val="22"/>
          <w:szCs w:val="22"/>
        </w:rPr>
        <w:t>data that</w:t>
      </w:r>
      <w:r w:rsidR="008823BD" w:rsidRPr="003011B4">
        <w:rPr>
          <w:rFonts w:ascii="Times New Roman" w:hAnsi="Times New Roman" w:cs="Times New Roman"/>
          <w:bCs/>
          <w:sz w:val="22"/>
          <w:szCs w:val="22"/>
        </w:rPr>
        <w:t xml:space="preserve"> do not require transcripts, hence the hidden discrete units</w:t>
      </w:r>
      <w:r w:rsidR="00EE729E" w:rsidRPr="003011B4">
        <w:rPr>
          <w:rFonts w:ascii="Times New Roman" w:hAnsi="Times New Roman" w:cs="Times New Roman"/>
          <w:bCs/>
          <w:sz w:val="22"/>
          <w:szCs w:val="22"/>
        </w:rPr>
        <w:t>’</w:t>
      </w:r>
      <w:r w:rsidR="008823BD" w:rsidRPr="003011B4">
        <w:rPr>
          <w:rFonts w:ascii="Times New Roman" w:hAnsi="Times New Roman" w:cs="Times New Roman"/>
          <w:bCs/>
          <w:sz w:val="22"/>
          <w:szCs w:val="22"/>
        </w:rPr>
        <w:t xml:space="preserve"> representations.</w:t>
      </w:r>
      <w:r w:rsidR="008410D3" w:rsidRPr="003011B4">
        <w:rPr>
          <w:rFonts w:ascii="Times New Roman" w:hAnsi="Times New Roman" w:cs="Times New Roman"/>
          <w:bCs/>
          <w:sz w:val="22"/>
          <w:szCs w:val="22"/>
        </w:rPr>
        <w:t xml:space="preserve"> </w:t>
      </w:r>
      <w:r w:rsidRPr="003011B4">
        <w:rPr>
          <w:rFonts w:ascii="Times New Roman" w:hAnsi="Times New Roman" w:cs="Times New Roman"/>
          <w:bCs/>
          <w:sz w:val="22"/>
          <w:szCs w:val="22"/>
        </w:rPr>
        <w:t>Recently, trend</w:t>
      </w:r>
      <w:r w:rsidR="00BB7078" w:rsidRPr="003011B4">
        <w:rPr>
          <w:rFonts w:ascii="Times New Roman" w:hAnsi="Times New Roman" w:cs="Times New Roman"/>
          <w:bCs/>
          <w:sz w:val="22"/>
          <w:szCs w:val="22"/>
        </w:rPr>
        <w:t>s</w:t>
      </w:r>
      <w:r w:rsidRPr="003011B4">
        <w:rPr>
          <w:rFonts w:ascii="Times New Roman" w:hAnsi="Times New Roman" w:cs="Times New Roman"/>
          <w:bCs/>
          <w:sz w:val="22"/>
          <w:szCs w:val="22"/>
        </w:rPr>
        <w:t xml:space="preserve"> in </w:t>
      </w:r>
      <w:r w:rsidR="00EE729E" w:rsidRPr="003011B4">
        <w:rPr>
          <w:rFonts w:ascii="Times New Roman" w:hAnsi="Times New Roman" w:cs="Times New Roman"/>
          <w:bCs/>
          <w:sz w:val="22"/>
          <w:szCs w:val="22"/>
        </w:rPr>
        <w:t>speech synthesis and recognition</w:t>
      </w:r>
      <w:r w:rsidRPr="003011B4">
        <w:rPr>
          <w:rFonts w:ascii="Times New Roman" w:hAnsi="Times New Roman" w:cs="Times New Roman"/>
          <w:bCs/>
          <w:sz w:val="22"/>
          <w:szCs w:val="22"/>
        </w:rPr>
        <w:t xml:space="preserve"> domain</w:t>
      </w:r>
      <w:r w:rsidR="00237173">
        <w:rPr>
          <w:rFonts w:ascii="Times New Roman" w:hAnsi="Times New Roman" w:cs="Times New Roman"/>
          <w:bCs/>
          <w:sz w:val="22"/>
          <w:szCs w:val="22"/>
        </w:rPr>
        <w:t>s</w:t>
      </w:r>
      <w:r w:rsidRPr="003011B4">
        <w:rPr>
          <w:rFonts w:ascii="Times New Roman" w:hAnsi="Times New Roman" w:cs="Times New Roman"/>
          <w:bCs/>
          <w:sz w:val="22"/>
          <w:szCs w:val="22"/>
        </w:rPr>
        <w:t xml:space="preserve"> have shifted towards the utilization of discrete representation</w:t>
      </w:r>
      <w:r w:rsidR="00237173">
        <w:rPr>
          <w:rFonts w:ascii="Times New Roman" w:hAnsi="Times New Roman" w:cs="Times New Roman"/>
          <w:bCs/>
          <w:sz w:val="22"/>
          <w:szCs w:val="22"/>
        </w:rPr>
        <w:t>s</w:t>
      </w:r>
      <w:r w:rsidRPr="003011B4">
        <w:rPr>
          <w:rFonts w:ascii="Times New Roman" w:hAnsi="Times New Roman" w:cs="Times New Roman"/>
          <w:bCs/>
          <w:sz w:val="22"/>
          <w:szCs w:val="22"/>
        </w:rPr>
        <w:t xml:space="preserve"> of speech</w:t>
      </w:r>
      <w:r w:rsidR="00237173">
        <w:rPr>
          <w:rFonts w:ascii="Times New Roman" w:hAnsi="Times New Roman" w:cs="Times New Roman"/>
          <w:bCs/>
          <w:sz w:val="22"/>
          <w:szCs w:val="22"/>
        </w:rPr>
        <w:t>,</w:t>
      </w:r>
      <w:r w:rsidRPr="003011B4">
        <w:rPr>
          <w:rFonts w:ascii="Times New Roman" w:hAnsi="Times New Roman" w:cs="Times New Roman"/>
          <w:bCs/>
          <w:sz w:val="22"/>
          <w:szCs w:val="22"/>
        </w:rPr>
        <w:t xml:space="preserve"> which are </w:t>
      </w:r>
      <w:r w:rsidR="00EE729E" w:rsidRPr="003011B4">
        <w:rPr>
          <w:rFonts w:ascii="Times New Roman" w:hAnsi="Times New Roman" w:cs="Times New Roman"/>
          <w:bCs/>
          <w:sz w:val="22"/>
          <w:szCs w:val="22"/>
        </w:rPr>
        <w:t xml:space="preserve">consequently </w:t>
      </w:r>
      <w:r w:rsidRPr="003011B4">
        <w:rPr>
          <w:rFonts w:ascii="Times New Roman" w:hAnsi="Times New Roman" w:cs="Times New Roman"/>
          <w:bCs/>
          <w:sz w:val="22"/>
          <w:szCs w:val="22"/>
        </w:rPr>
        <w:t>fed as inputs to such models.</w:t>
      </w:r>
      <w:r w:rsidR="00BB7078" w:rsidRPr="003011B4">
        <w:rPr>
          <w:rFonts w:ascii="Times New Roman" w:hAnsi="Times New Roman" w:cs="Times New Roman"/>
          <w:bCs/>
          <w:sz w:val="22"/>
          <w:szCs w:val="22"/>
        </w:rPr>
        <w:t xml:space="preserve"> </w:t>
      </w:r>
      <w:r w:rsidR="00EE729E" w:rsidRPr="003011B4">
        <w:rPr>
          <w:rFonts w:ascii="Times New Roman" w:hAnsi="Times New Roman" w:cs="Times New Roman"/>
          <w:bCs/>
          <w:sz w:val="22"/>
          <w:szCs w:val="22"/>
        </w:rPr>
        <w:t>Thus, studies have used</w:t>
      </w:r>
      <w:r w:rsidR="00BB7078" w:rsidRPr="003011B4">
        <w:rPr>
          <w:rFonts w:ascii="Times New Roman" w:hAnsi="Times New Roman" w:cs="Times New Roman"/>
          <w:bCs/>
          <w:sz w:val="22"/>
          <w:szCs w:val="22"/>
        </w:rPr>
        <w:t xml:space="preserve"> the discret</w:t>
      </w:r>
      <w:r w:rsidR="0017120C" w:rsidRPr="003011B4">
        <w:rPr>
          <w:rFonts w:ascii="Times New Roman" w:hAnsi="Times New Roman" w:cs="Times New Roman"/>
          <w:bCs/>
          <w:sz w:val="22"/>
          <w:szCs w:val="22"/>
        </w:rPr>
        <w:t>e representation of speech with</w:t>
      </w:r>
      <w:r w:rsidR="00BB7078" w:rsidRPr="003011B4">
        <w:rPr>
          <w:rFonts w:ascii="Times New Roman" w:hAnsi="Times New Roman" w:cs="Times New Roman"/>
          <w:bCs/>
          <w:sz w:val="22"/>
          <w:szCs w:val="22"/>
        </w:rPr>
        <w:t xml:space="preserve"> discrete values</w:t>
      </w:r>
      <w:r w:rsidR="00237173">
        <w:rPr>
          <w:rFonts w:ascii="Times New Roman" w:hAnsi="Times New Roman" w:cs="Times New Roman"/>
          <w:bCs/>
          <w:sz w:val="22"/>
          <w:szCs w:val="22"/>
        </w:rPr>
        <w:t>,</w:t>
      </w:r>
      <w:r w:rsidR="00BB7078" w:rsidRPr="003011B4">
        <w:rPr>
          <w:rFonts w:ascii="Times New Roman" w:hAnsi="Times New Roman" w:cs="Times New Roman"/>
          <w:bCs/>
          <w:sz w:val="22"/>
          <w:szCs w:val="22"/>
        </w:rPr>
        <w:t xml:space="preserve"> </w:t>
      </w:r>
      <w:r w:rsidR="00D47552" w:rsidRPr="003011B4">
        <w:rPr>
          <w:rFonts w:ascii="Times New Roman" w:hAnsi="Times New Roman" w:cs="Times New Roman"/>
          <w:bCs/>
          <w:sz w:val="22"/>
          <w:szCs w:val="22"/>
        </w:rPr>
        <w:t xml:space="preserve">including </w:t>
      </w:r>
      <w:r w:rsidR="00237173">
        <w:rPr>
          <w:rFonts w:ascii="Times New Roman" w:hAnsi="Times New Roman" w:cs="Times New Roman"/>
          <w:bCs/>
          <w:sz w:val="22"/>
          <w:szCs w:val="22"/>
        </w:rPr>
        <w:t>integers</w:t>
      </w:r>
      <w:r w:rsidR="00237173" w:rsidRPr="003011B4">
        <w:rPr>
          <w:rFonts w:ascii="Times New Roman" w:hAnsi="Times New Roman" w:cs="Times New Roman"/>
          <w:bCs/>
          <w:sz w:val="22"/>
          <w:szCs w:val="22"/>
        </w:rPr>
        <w:t xml:space="preserve"> </w:t>
      </w:r>
      <w:r w:rsidR="00BB7078" w:rsidRPr="003011B4">
        <w:rPr>
          <w:rFonts w:ascii="Times New Roman" w:hAnsi="Times New Roman" w:cs="Times New Roman"/>
          <w:bCs/>
          <w:sz w:val="22"/>
          <w:szCs w:val="22"/>
        </w:rPr>
        <w:t xml:space="preserve">for elements of </w:t>
      </w:r>
      <w:r w:rsidR="00237173">
        <w:rPr>
          <w:rFonts w:ascii="Times New Roman" w:hAnsi="Times New Roman" w:cs="Times New Roman"/>
          <w:bCs/>
          <w:sz w:val="22"/>
          <w:szCs w:val="22"/>
        </w:rPr>
        <w:t xml:space="preserve">the </w:t>
      </w:r>
      <w:r w:rsidR="007E0108" w:rsidRPr="003011B4">
        <w:rPr>
          <w:rFonts w:ascii="Times New Roman" w:hAnsi="Times New Roman" w:cs="Times New Roman"/>
          <w:bCs/>
          <w:sz w:val="22"/>
          <w:szCs w:val="22"/>
        </w:rPr>
        <w:t>vector’s</w:t>
      </w:r>
      <w:r w:rsidR="00BB7078" w:rsidRPr="003011B4">
        <w:rPr>
          <w:rFonts w:ascii="Times New Roman" w:hAnsi="Times New Roman" w:cs="Times New Roman"/>
          <w:bCs/>
          <w:sz w:val="22"/>
          <w:szCs w:val="22"/>
        </w:rPr>
        <w:t xml:space="preserve"> representation</w:t>
      </w:r>
      <w:r w:rsidR="00D47552" w:rsidRPr="003011B4">
        <w:rPr>
          <w:rFonts w:ascii="Times New Roman" w:hAnsi="Times New Roman" w:cs="Times New Roman"/>
          <w:bCs/>
          <w:sz w:val="22"/>
          <w:szCs w:val="22"/>
        </w:rPr>
        <w:t>. T</w:t>
      </w:r>
      <w:r w:rsidR="00BB7078" w:rsidRPr="003011B4">
        <w:rPr>
          <w:rFonts w:ascii="Times New Roman" w:hAnsi="Times New Roman" w:cs="Times New Roman"/>
          <w:bCs/>
          <w:sz w:val="22"/>
          <w:szCs w:val="22"/>
        </w:rPr>
        <w:t xml:space="preserve">his </w:t>
      </w:r>
      <w:r w:rsidR="00D47552" w:rsidRPr="003011B4">
        <w:rPr>
          <w:rFonts w:ascii="Times New Roman" w:hAnsi="Times New Roman" w:cs="Times New Roman"/>
          <w:bCs/>
          <w:sz w:val="22"/>
          <w:szCs w:val="22"/>
        </w:rPr>
        <w:t xml:space="preserve">has resulted in the </w:t>
      </w:r>
      <w:r w:rsidR="00BB7078" w:rsidRPr="003011B4">
        <w:rPr>
          <w:rFonts w:ascii="Times New Roman" w:hAnsi="Times New Roman" w:cs="Times New Roman"/>
          <w:bCs/>
          <w:sz w:val="22"/>
          <w:szCs w:val="22"/>
        </w:rPr>
        <w:t xml:space="preserve">state-of-the-art </w:t>
      </w:r>
      <w:r w:rsidR="00B45C57" w:rsidRPr="003011B4">
        <w:rPr>
          <w:rFonts w:ascii="Times New Roman" w:hAnsi="Times New Roman" w:cs="Times New Roman"/>
          <w:sz w:val="22"/>
          <w:szCs w:val="22"/>
        </w:rPr>
        <w:t>Bilingual Evaluation Understudy (BLEU) scores</w:t>
      </w:r>
      <w:r w:rsidR="008410D3" w:rsidRPr="003011B4">
        <w:rPr>
          <w:rFonts w:ascii="Times New Roman" w:hAnsi="Times New Roman" w:cs="Times New Roman"/>
          <w:bCs/>
          <w:sz w:val="22"/>
          <w:szCs w:val="22"/>
        </w:rPr>
        <w:t xml:space="preserve">. </w:t>
      </w:r>
      <w:r w:rsidR="00844189" w:rsidRPr="003011B4">
        <w:rPr>
          <w:rFonts w:ascii="Times New Roman" w:hAnsi="Times New Roman" w:cs="Times New Roman"/>
          <w:bCs/>
          <w:sz w:val="22"/>
          <w:szCs w:val="22"/>
        </w:rPr>
        <w:t>Hidden Unit Bidirectional Encoder Representation of a Transformer (</w:t>
      </w:r>
      <w:r w:rsidR="00522C73" w:rsidRPr="003011B4">
        <w:rPr>
          <w:rFonts w:ascii="Times New Roman" w:hAnsi="Times New Roman" w:cs="Times New Roman"/>
          <w:bCs/>
          <w:sz w:val="22"/>
          <w:szCs w:val="22"/>
        </w:rPr>
        <w:t>HuBERT</w:t>
      </w:r>
      <w:r w:rsidR="00844189" w:rsidRPr="003011B4">
        <w:rPr>
          <w:rFonts w:ascii="Times New Roman" w:hAnsi="Times New Roman" w:cs="Times New Roman"/>
          <w:bCs/>
          <w:sz w:val="22"/>
          <w:szCs w:val="22"/>
        </w:rPr>
        <w:t>)</w:t>
      </w:r>
      <w:r w:rsidR="00522C73" w:rsidRPr="003011B4">
        <w:rPr>
          <w:rFonts w:ascii="Times New Roman" w:hAnsi="Times New Roman" w:cs="Times New Roman"/>
          <w:bCs/>
          <w:sz w:val="22"/>
          <w:szCs w:val="22"/>
        </w:rPr>
        <w:t>, which is a self-supervised model</w:t>
      </w:r>
      <w:r w:rsidR="00237173">
        <w:rPr>
          <w:rFonts w:ascii="Times New Roman" w:hAnsi="Times New Roman" w:cs="Times New Roman"/>
          <w:bCs/>
          <w:sz w:val="22"/>
          <w:szCs w:val="22"/>
        </w:rPr>
        <w:t>,</w:t>
      </w:r>
      <w:r w:rsidR="00522C73" w:rsidRPr="003011B4">
        <w:rPr>
          <w:rFonts w:ascii="Times New Roman" w:hAnsi="Times New Roman" w:cs="Times New Roman"/>
          <w:bCs/>
          <w:sz w:val="22"/>
          <w:szCs w:val="22"/>
        </w:rPr>
        <w:t xml:space="preserve"> leverages on the </w:t>
      </w:r>
      <w:r w:rsidR="00844189" w:rsidRPr="003011B4">
        <w:rPr>
          <w:rFonts w:ascii="Times New Roman" w:hAnsi="Times New Roman" w:cs="Times New Roman"/>
          <w:bCs/>
          <w:sz w:val="22"/>
          <w:szCs w:val="22"/>
        </w:rPr>
        <w:t>Bidirectional Encoder Representation of a Transformer (</w:t>
      </w:r>
      <w:r w:rsidR="008410D3" w:rsidRPr="003011B4">
        <w:rPr>
          <w:rFonts w:ascii="Times New Roman" w:hAnsi="Times New Roman" w:cs="Times New Roman"/>
          <w:bCs/>
          <w:sz w:val="22"/>
          <w:szCs w:val="22"/>
        </w:rPr>
        <w:t>BERT</w:t>
      </w:r>
      <w:r w:rsidR="00844189" w:rsidRPr="003011B4">
        <w:rPr>
          <w:rFonts w:ascii="Times New Roman" w:hAnsi="Times New Roman" w:cs="Times New Roman"/>
          <w:bCs/>
          <w:sz w:val="22"/>
          <w:szCs w:val="22"/>
        </w:rPr>
        <w:t>)</w:t>
      </w:r>
      <w:r w:rsidR="008410D3" w:rsidRPr="003011B4">
        <w:rPr>
          <w:rFonts w:ascii="Times New Roman" w:hAnsi="Times New Roman" w:cs="Times New Roman"/>
          <w:bCs/>
          <w:sz w:val="22"/>
          <w:szCs w:val="22"/>
        </w:rPr>
        <w:t xml:space="preserve"> model (masked language modeling) for </w:t>
      </w:r>
      <w:r w:rsidR="00844189" w:rsidRPr="003011B4">
        <w:rPr>
          <w:rFonts w:ascii="Times New Roman" w:hAnsi="Times New Roman" w:cs="Times New Roman"/>
          <w:bCs/>
          <w:sz w:val="22"/>
          <w:szCs w:val="22"/>
        </w:rPr>
        <w:t xml:space="preserve">the </w:t>
      </w:r>
      <w:r w:rsidR="008410D3" w:rsidRPr="003011B4">
        <w:rPr>
          <w:rFonts w:ascii="Times New Roman" w:hAnsi="Times New Roman" w:cs="Times New Roman"/>
          <w:bCs/>
          <w:sz w:val="22"/>
          <w:szCs w:val="22"/>
        </w:rPr>
        <w:t>generation of hidden discrete units for audio inputs</w:t>
      </w:r>
      <w:r w:rsidR="00237173">
        <w:rPr>
          <w:rFonts w:ascii="Times New Roman" w:hAnsi="Times New Roman" w:cs="Times New Roman"/>
          <w:bCs/>
          <w:sz w:val="22"/>
          <w:szCs w:val="22"/>
        </w:rPr>
        <w:t>,</w:t>
      </w:r>
      <w:r w:rsidR="008410D3" w:rsidRPr="003011B4">
        <w:rPr>
          <w:rFonts w:ascii="Times New Roman" w:hAnsi="Times New Roman" w:cs="Times New Roman"/>
          <w:bCs/>
          <w:sz w:val="22"/>
          <w:szCs w:val="22"/>
        </w:rPr>
        <w:t xml:space="preserve"> unlike texts for BERT.</w:t>
      </w:r>
      <w:r w:rsidR="00C9556F">
        <w:rPr>
          <w:rFonts w:ascii="Times New Roman" w:hAnsi="Times New Roman" w:cs="Times New Roman"/>
          <w:bCs/>
          <w:sz w:val="22"/>
          <w:szCs w:val="22"/>
        </w:rPr>
        <w:t xml:space="preserve"> In this paper, HuBERT discrete units with unit HiFi-GAN results were first compared with spectrogram based HiFi-GAN</w:t>
      </w:r>
      <w:r w:rsidR="00263D89" w:rsidRPr="003011B4">
        <w:rPr>
          <w:rFonts w:ascii="Times New Roman" w:hAnsi="Times New Roman" w:cs="Times New Roman"/>
          <w:bCs/>
          <w:sz w:val="22"/>
          <w:szCs w:val="22"/>
        </w:rPr>
        <w:t>.</w:t>
      </w:r>
      <w:r w:rsidR="00C9556F">
        <w:rPr>
          <w:rFonts w:ascii="Times New Roman" w:hAnsi="Times New Roman" w:cs="Times New Roman"/>
          <w:bCs/>
          <w:sz w:val="22"/>
          <w:szCs w:val="22"/>
        </w:rPr>
        <w:t xml:space="preserve"> Thereafter, unit HiFi-GAN based HuBERT was compared with WavLM, and wav2vec unit HiFi-GAN discrete </w:t>
      </w:r>
      <w:r w:rsidR="00F874DC">
        <w:rPr>
          <w:rFonts w:ascii="Times New Roman" w:hAnsi="Times New Roman" w:cs="Times New Roman"/>
          <w:bCs/>
          <w:sz w:val="22"/>
          <w:szCs w:val="22"/>
        </w:rPr>
        <w:t>units-based</w:t>
      </w:r>
      <w:r w:rsidR="00C9556F">
        <w:rPr>
          <w:rFonts w:ascii="Times New Roman" w:hAnsi="Times New Roman" w:cs="Times New Roman"/>
          <w:bCs/>
          <w:sz w:val="22"/>
          <w:szCs w:val="22"/>
        </w:rPr>
        <w:t xml:space="preserve"> model. The results of the experiments show HuBERT edges out on all experiments where it achieved a PESQ score of </w:t>
      </w:r>
      <w:r w:rsidR="00C9556F" w:rsidRPr="006F4F76">
        <w:rPr>
          <w:rFonts w:ascii="Times New Roman" w:hAnsi="Times New Roman" w:cs="Times New Roman"/>
        </w:rPr>
        <w:t>1.40</w:t>
      </w:r>
      <w:r w:rsidR="00C9556F">
        <w:rPr>
          <w:rFonts w:ascii="Times New Roman" w:hAnsi="Times New Roman" w:cs="Times New Roman"/>
        </w:rPr>
        <w:t xml:space="preserve"> in comparison to Wav2vec value of </w:t>
      </w:r>
      <w:r w:rsidR="00C9556F" w:rsidRPr="006F4F76">
        <w:rPr>
          <w:rFonts w:ascii="Times New Roman" w:hAnsi="Times New Roman" w:cs="Times New Roman"/>
        </w:rPr>
        <w:t>1.33</w:t>
      </w:r>
      <w:r w:rsidR="00C9556F">
        <w:rPr>
          <w:rFonts w:ascii="Times New Roman" w:hAnsi="Times New Roman" w:cs="Times New Roman"/>
        </w:rPr>
        <w:t xml:space="preserve"> at 45K steps. The results further show that WavLM is the better choice when an alternative approach to discrete units generation is needed</w:t>
      </w:r>
      <w:r w:rsidR="001E341B">
        <w:rPr>
          <w:rFonts w:ascii="Times New Roman" w:hAnsi="Times New Roman" w:cs="Times New Roman"/>
        </w:rPr>
        <w:t xml:space="preserve"> utilising unit HiFi-GAN.</w:t>
      </w:r>
    </w:p>
    <w:p w14:paraId="04D41ED9" w14:textId="3ABD0CBD" w:rsidR="007C055E" w:rsidRPr="003011B4" w:rsidRDefault="007C055E" w:rsidP="00B70206">
      <w:pPr>
        <w:spacing w:line="240" w:lineRule="auto"/>
        <w:jc w:val="both"/>
        <w:rPr>
          <w:rFonts w:ascii="Times New Roman" w:hAnsi="Times New Roman" w:cs="Times New Roman"/>
          <w:bCs/>
          <w:sz w:val="22"/>
          <w:szCs w:val="22"/>
        </w:rPr>
      </w:pPr>
      <w:r w:rsidRPr="003011B4">
        <w:rPr>
          <w:rFonts w:ascii="Times New Roman" w:hAnsi="Times New Roman" w:cs="Times New Roman"/>
          <w:b/>
          <w:bCs/>
          <w:sz w:val="22"/>
          <w:szCs w:val="22"/>
        </w:rPr>
        <w:t>Keywords:</w:t>
      </w:r>
      <w:r w:rsidRPr="003011B4">
        <w:rPr>
          <w:rFonts w:ascii="Times New Roman" w:hAnsi="Times New Roman" w:cs="Times New Roman"/>
          <w:bCs/>
          <w:sz w:val="22"/>
          <w:szCs w:val="22"/>
        </w:rPr>
        <w:t xml:space="preserve"> Clustering, Discret</w:t>
      </w:r>
      <w:r w:rsidR="00516233" w:rsidRPr="003011B4">
        <w:rPr>
          <w:rFonts w:ascii="Times New Roman" w:hAnsi="Times New Roman" w:cs="Times New Roman"/>
          <w:bCs/>
          <w:sz w:val="22"/>
          <w:szCs w:val="22"/>
        </w:rPr>
        <w:t>e representation</w:t>
      </w:r>
      <w:r w:rsidRPr="003011B4">
        <w:rPr>
          <w:rFonts w:ascii="Times New Roman" w:hAnsi="Times New Roman" w:cs="Times New Roman"/>
          <w:bCs/>
          <w:sz w:val="22"/>
          <w:szCs w:val="22"/>
        </w:rPr>
        <w:t>,</w:t>
      </w:r>
      <w:r w:rsidR="00205F70" w:rsidRPr="003011B4">
        <w:rPr>
          <w:rFonts w:ascii="Times New Roman" w:hAnsi="Times New Roman" w:cs="Times New Roman"/>
          <w:bCs/>
          <w:sz w:val="22"/>
          <w:szCs w:val="22"/>
        </w:rPr>
        <w:t xml:space="preserve"> </w:t>
      </w:r>
      <w:r w:rsidR="00D4121E">
        <w:rPr>
          <w:rFonts w:ascii="Times New Roman" w:hAnsi="Times New Roman" w:cs="Times New Roman"/>
          <w:bCs/>
          <w:sz w:val="22"/>
          <w:szCs w:val="22"/>
        </w:rPr>
        <w:t xml:space="preserve">HiFi-GAN, </w:t>
      </w:r>
      <w:r w:rsidR="00205F70" w:rsidRPr="003011B4">
        <w:rPr>
          <w:rFonts w:ascii="Times New Roman" w:hAnsi="Times New Roman" w:cs="Times New Roman"/>
          <w:bCs/>
          <w:sz w:val="22"/>
          <w:szCs w:val="22"/>
        </w:rPr>
        <w:t>HuBERT model, Speech-to-speech</w:t>
      </w:r>
      <w:r w:rsidR="00516233" w:rsidRPr="003011B4">
        <w:rPr>
          <w:rFonts w:ascii="Times New Roman" w:hAnsi="Times New Roman" w:cs="Times New Roman"/>
          <w:bCs/>
          <w:sz w:val="22"/>
          <w:szCs w:val="22"/>
        </w:rPr>
        <w:t xml:space="preserve"> translation</w:t>
      </w:r>
      <w:r w:rsidR="00D4121E">
        <w:rPr>
          <w:rFonts w:ascii="Times New Roman" w:hAnsi="Times New Roman" w:cs="Times New Roman"/>
          <w:bCs/>
          <w:sz w:val="22"/>
          <w:szCs w:val="22"/>
        </w:rPr>
        <w:t>, Wav2vec, WavLM</w:t>
      </w:r>
    </w:p>
    <w:p w14:paraId="0A0D3FF8" w14:textId="3151D724" w:rsidR="007C055E"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1. </w:t>
      </w:r>
      <w:r w:rsidR="007C055E" w:rsidRPr="003011B4">
        <w:rPr>
          <w:rFonts w:ascii="Times New Roman" w:hAnsi="Times New Roman" w:cs="Times New Roman"/>
          <w:b/>
          <w:color w:val="auto"/>
          <w:sz w:val="22"/>
          <w:szCs w:val="22"/>
        </w:rPr>
        <w:t>Introduction</w:t>
      </w:r>
    </w:p>
    <w:p w14:paraId="16D4779B" w14:textId="7298301E" w:rsidR="000A59E7" w:rsidRPr="003011B4" w:rsidRDefault="006E7A6C"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Speech discretisation</w:t>
      </w:r>
      <w:r w:rsidR="000A59E7" w:rsidRPr="003011B4">
        <w:rPr>
          <w:rFonts w:ascii="Times New Roman" w:hAnsi="Times New Roman" w:cs="Times New Roman"/>
          <w:sz w:val="22"/>
          <w:szCs w:val="22"/>
        </w:rPr>
        <w:t xml:space="preserve"> is a state-of-the-art approach that utilises </w:t>
      </w:r>
      <w:r w:rsidR="00AF72BD" w:rsidRPr="003011B4">
        <w:rPr>
          <w:rFonts w:ascii="Times New Roman" w:hAnsi="Times New Roman" w:cs="Times New Roman"/>
          <w:sz w:val="22"/>
          <w:szCs w:val="22"/>
        </w:rPr>
        <w:t xml:space="preserve">a </w:t>
      </w:r>
      <w:r w:rsidR="000A59E7" w:rsidRPr="003011B4">
        <w:rPr>
          <w:rFonts w:ascii="Times New Roman" w:hAnsi="Times New Roman" w:cs="Times New Roman"/>
          <w:sz w:val="22"/>
          <w:szCs w:val="22"/>
        </w:rPr>
        <w:t xml:space="preserve">discrete representation of the Mel-spectrogram speech features or the raw speech </w:t>
      </w:r>
      <w:r w:rsidR="000A59E7" w:rsidRPr="003011B4">
        <w:rPr>
          <w:rFonts w:ascii="Times New Roman" w:hAnsi="Times New Roman" w:cs="Times New Roman"/>
          <w:sz w:val="22"/>
          <w:szCs w:val="22"/>
          <w:lang w:val="en-GB"/>
        </w:rPr>
        <w:t>waveform</w:t>
      </w:r>
      <w:r w:rsidR="000A59E7" w:rsidRPr="003011B4">
        <w:rPr>
          <w:rFonts w:ascii="Times New Roman" w:hAnsi="Times New Roman" w:cs="Times New Roman"/>
          <w:sz w:val="22"/>
          <w:szCs w:val="22"/>
        </w:rPr>
        <w:t xml:space="preserve"> for the training </w:t>
      </w:r>
      <w:r w:rsidR="002E4721" w:rsidRPr="003011B4">
        <w:rPr>
          <w:rFonts w:ascii="Times New Roman" w:hAnsi="Times New Roman" w:cs="Times New Roman"/>
          <w:sz w:val="22"/>
          <w:szCs w:val="22"/>
        </w:rPr>
        <w:t>of deep</w:t>
      </w:r>
      <w:r w:rsidR="000A59E7" w:rsidRPr="003011B4">
        <w:rPr>
          <w:rFonts w:ascii="Times New Roman" w:hAnsi="Times New Roman" w:cs="Times New Roman"/>
          <w:sz w:val="22"/>
          <w:szCs w:val="22"/>
        </w:rPr>
        <w:t xml:space="preserve"> learning architecture</w:t>
      </w:r>
      <w:r w:rsidR="00237173">
        <w:rPr>
          <w:rFonts w:ascii="Times New Roman" w:hAnsi="Times New Roman" w:cs="Times New Roman"/>
          <w:sz w:val="22"/>
          <w:szCs w:val="22"/>
        </w:rPr>
        <w:t>s</w:t>
      </w:r>
      <w:r w:rsidR="000A59E7" w:rsidRPr="003011B4">
        <w:rPr>
          <w:rFonts w:ascii="Times New Roman" w:hAnsi="Times New Roman" w:cs="Times New Roman"/>
          <w:sz w:val="22"/>
          <w:szCs w:val="22"/>
        </w:rPr>
        <w:t>. This i</w:t>
      </w:r>
      <w:r w:rsidRPr="003011B4">
        <w:rPr>
          <w:rFonts w:ascii="Times New Roman" w:hAnsi="Times New Roman" w:cs="Times New Roman"/>
          <w:sz w:val="22"/>
          <w:szCs w:val="22"/>
        </w:rPr>
        <w:t>nvolves clustering speech features</w:t>
      </w:r>
      <w:r w:rsidR="000A59E7" w:rsidRPr="003011B4">
        <w:rPr>
          <w:rFonts w:ascii="Times New Roman" w:hAnsi="Times New Roman" w:cs="Times New Roman"/>
          <w:sz w:val="22"/>
          <w:szCs w:val="22"/>
        </w:rPr>
        <w:t xml:space="preserve"> into </w:t>
      </w:r>
      <w:r w:rsidR="00AF72BD" w:rsidRPr="003011B4">
        <w:rPr>
          <w:rFonts w:ascii="Times New Roman" w:hAnsi="Times New Roman" w:cs="Times New Roman"/>
          <w:sz w:val="22"/>
          <w:szCs w:val="22"/>
        </w:rPr>
        <w:t>clusters</w:t>
      </w:r>
      <w:r w:rsidR="000A59E7" w:rsidRPr="003011B4">
        <w:rPr>
          <w:rFonts w:ascii="Times New Roman" w:hAnsi="Times New Roman" w:cs="Times New Roman"/>
          <w:sz w:val="22"/>
          <w:szCs w:val="22"/>
        </w:rPr>
        <w:t xml:space="preserve"> using discrete numbers to reduce the dimension of the speech features needed for training the model</w:t>
      </w:r>
      <w:r w:rsidR="009D5B4E">
        <w:rPr>
          <w:rFonts w:ascii="Times New Roman" w:hAnsi="Times New Roman" w:cs="Times New Roman"/>
          <w:sz w:val="22"/>
          <w:szCs w:val="22"/>
        </w:rPr>
        <w:t xml:space="preserve"> </w:t>
      </w:r>
      <w:r w:rsidR="000A59E7" w:rsidRPr="003011B4">
        <w:rPr>
          <w:rFonts w:ascii="Times New Roman" w:hAnsi="Times New Roman" w:cs="Times New Roman"/>
          <w:sz w:val="22"/>
          <w:szCs w:val="22"/>
        </w:rPr>
        <w:t>developed. Each cluster point represents the discrete representation of the speech feature.</w:t>
      </w:r>
      <w:r w:rsidR="007D53A7" w:rsidRPr="003011B4">
        <w:rPr>
          <w:rFonts w:ascii="Times New Roman" w:hAnsi="Times New Roman" w:cs="Times New Roman"/>
          <w:sz w:val="22"/>
          <w:szCs w:val="22"/>
        </w:rPr>
        <w:t xml:space="preserve"> The hidden unit can be likened</w:t>
      </w:r>
      <w:r w:rsidR="0002206C" w:rsidRPr="003011B4">
        <w:rPr>
          <w:rFonts w:ascii="Times New Roman" w:hAnsi="Times New Roman" w:cs="Times New Roman"/>
          <w:sz w:val="22"/>
          <w:szCs w:val="22"/>
        </w:rPr>
        <w:t xml:space="preserve"> to</w:t>
      </w:r>
      <w:r w:rsidR="008E6B06" w:rsidRPr="003011B4">
        <w:rPr>
          <w:rFonts w:ascii="Times New Roman" w:hAnsi="Times New Roman" w:cs="Times New Roman"/>
          <w:sz w:val="22"/>
          <w:szCs w:val="22"/>
        </w:rPr>
        <w:t xml:space="preserve"> tokens</w:t>
      </w:r>
      <w:r w:rsidR="003D5DF1" w:rsidRPr="003011B4">
        <w:rPr>
          <w:rFonts w:ascii="Times New Roman" w:hAnsi="Times New Roman" w:cs="Times New Roman"/>
          <w:sz w:val="22"/>
          <w:szCs w:val="22"/>
        </w:rPr>
        <w:t xml:space="preserve"> or words</w:t>
      </w:r>
      <w:r w:rsidR="007D53A7" w:rsidRPr="003011B4">
        <w:rPr>
          <w:rFonts w:ascii="Times New Roman" w:hAnsi="Times New Roman" w:cs="Times New Roman"/>
          <w:sz w:val="22"/>
          <w:szCs w:val="22"/>
        </w:rPr>
        <w:t xml:space="preserve"> in word strings or sentences</w:t>
      </w:r>
      <w:r w:rsidR="008E6B06" w:rsidRPr="003011B4">
        <w:rPr>
          <w:rFonts w:ascii="Times New Roman" w:hAnsi="Times New Roman" w:cs="Times New Roman"/>
          <w:sz w:val="22"/>
          <w:szCs w:val="22"/>
        </w:rPr>
        <w:t xml:space="preserve">, and by </w:t>
      </w:r>
      <w:r w:rsidR="0002206C" w:rsidRPr="003011B4">
        <w:rPr>
          <w:rFonts w:ascii="Times New Roman" w:hAnsi="Times New Roman" w:cs="Times New Roman"/>
          <w:sz w:val="22"/>
          <w:szCs w:val="22"/>
        </w:rPr>
        <w:t>transforming speech mel-spectrogram</w:t>
      </w:r>
      <w:r w:rsidR="008E6B06" w:rsidRPr="003011B4">
        <w:rPr>
          <w:rFonts w:ascii="Times New Roman" w:hAnsi="Times New Roman" w:cs="Times New Roman"/>
          <w:sz w:val="22"/>
          <w:szCs w:val="22"/>
        </w:rPr>
        <w:t>s</w:t>
      </w:r>
      <w:r w:rsidR="0002206C" w:rsidRPr="003011B4">
        <w:rPr>
          <w:rFonts w:ascii="Times New Roman" w:hAnsi="Times New Roman" w:cs="Times New Roman"/>
          <w:sz w:val="22"/>
          <w:szCs w:val="22"/>
        </w:rPr>
        <w:t xml:space="preserve"> to such forms enables </w:t>
      </w:r>
      <w:r w:rsidR="00EF4574" w:rsidRPr="003011B4">
        <w:rPr>
          <w:rFonts w:ascii="Times New Roman" w:hAnsi="Times New Roman" w:cs="Times New Roman"/>
          <w:sz w:val="22"/>
          <w:szCs w:val="22"/>
        </w:rPr>
        <w:t xml:space="preserve">natural language processing </w:t>
      </w:r>
      <w:r w:rsidR="00EF4574" w:rsidRPr="003011B4">
        <w:rPr>
          <w:rFonts w:ascii="Times New Roman" w:hAnsi="Times New Roman" w:cs="Times New Roman"/>
          <w:sz w:val="22"/>
          <w:szCs w:val="22"/>
        </w:rPr>
        <w:lastRenderedPageBreak/>
        <w:t>(</w:t>
      </w:r>
      <w:r w:rsidR="008E6B06" w:rsidRPr="003011B4">
        <w:rPr>
          <w:rFonts w:ascii="Times New Roman" w:hAnsi="Times New Roman" w:cs="Times New Roman"/>
          <w:sz w:val="22"/>
          <w:szCs w:val="22"/>
        </w:rPr>
        <w:t>NLP</w:t>
      </w:r>
      <w:r w:rsidR="00EF4574" w:rsidRPr="003011B4">
        <w:rPr>
          <w:rFonts w:ascii="Times New Roman" w:hAnsi="Times New Roman" w:cs="Times New Roman"/>
          <w:sz w:val="22"/>
          <w:szCs w:val="22"/>
        </w:rPr>
        <w:t>)</w:t>
      </w:r>
      <w:r w:rsidR="008E6B06" w:rsidRPr="003011B4">
        <w:rPr>
          <w:rFonts w:ascii="Times New Roman" w:hAnsi="Times New Roman" w:cs="Times New Roman"/>
          <w:sz w:val="22"/>
          <w:szCs w:val="22"/>
        </w:rPr>
        <w:t xml:space="preserve"> models</w:t>
      </w:r>
      <w:r w:rsidR="00477044" w:rsidRPr="003011B4">
        <w:rPr>
          <w:rFonts w:ascii="Times New Roman" w:hAnsi="Times New Roman" w:cs="Times New Roman"/>
          <w:sz w:val="22"/>
          <w:szCs w:val="22"/>
        </w:rPr>
        <w:t xml:space="preserve"> like transformers</w:t>
      </w:r>
      <w:r w:rsidR="008E6B06" w:rsidRPr="003011B4">
        <w:rPr>
          <w:rFonts w:ascii="Times New Roman" w:hAnsi="Times New Roman" w:cs="Times New Roman"/>
          <w:sz w:val="22"/>
          <w:szCs w:val="22"/>
        </w:rPr>
        <w:t xml:space="preserve"> to be u</w:t>
      </w:r>
      <w:r w:rsidR="00C559C0" w:rsidRPr="003011B4">
        <w:rPr>
          <w:rFonts w:ascii="Times New Roman" w:hAnsi="Times New Roman" w:cs="Times New Roman"/>
          <w:sz w:val="22"/>
          <w:szCs w:val="22"/>
        </w:rPr>
        <w:t>tilised on speech signals. H</w:t>
      </w:r>
      <w:r w:rsidR="00216B59" w:rsidRPr="003011B4">
        <w:rPr>
          <w:rFonts w:ascii="Times New Roman" w:hAnsi="Times New Roman" w:cs="Times New Roman"/>
          <w:sz w:val="22"/>
          <w:szCs w:val="22"/>
        </w:rPr>
        <w:t>idden units</w:t>
      </w:r>
      <w:r w:rsidR="00C559C0" w:rsidRPr="003011B4">
        <w:rPr>
          <w:rFonts w:ascii="Times New Roman" w:hAnsi="Times New Roman" w:cs="Times New Roman"/>
          <w:sz w:val="22"/>
          <w:szCs w:val="22"/>
        </w:rPr>
        <w:t xml:space="preserve"> also reduce</w:t>
      </w:r>
      <w:r w:rsidR="008E6B06" w:rsidRPr="003011B4">
        <w:rPr>
          <w:rFonts w:ascii="Times New Roman" w:hAnsi="Times New Roman" w:cs="Times New Roman"/>
          <w:sz w:val="22"/>
          <w:szCs w:val="22"/>
        </w:rPr>
        <w:t xml:space="preserve"> the complexit</w:t>
      </w:r>
      <w:r w:rsidR="00477044" w:rsidRPr="003011B4">
        <w:rPr>
          <w:rFonts w:ascii="Times New Roman" w:hAnsi="Times New Roman" w:cs="Times New Roman"/>
          <w:sz w:val="22"/>
          <w:szCs w:val="22"/>
        </w:rPr>
        <w:t xml:space="preserve">y of </w:t>
      </w:r>
      <w:r w:rsidR="00A57BF1" w:rsidRPr="003011B4">
        <w:rPr>
          <w:rFonts w:ascii="Times New Roman" w:hAnsi="Times New Roman" w:cs="Times New Roman"/>
          <w:sz w:val="22"/>
          <w:szCs w:val="22"/>
        </w:rPr>
        <w:t>such</w:t>
      </w:r>
      <w:r w:rsidR="00477044" w:rsidRPr="003011B4">
        <w:rPr>
          <w:rFonts w:ascii="Times New Roman" w:hAnsi="Times New Roman" w:cs="Times New Roman"/>
          <w:sz w:val="22"/>
          <w:szCs w:val="22"/>
        </w:rPr>
        <w:t xml:space="preserve"> models</w:t>
      </w:r>
      <w:r w:rsidR="00216B59" w:rsidRPr="003011B4">
        <w:rPr>
          <w:rFonts w:ascii="Times New Roman" w:hAnsi="Times New Roman" w:cs="Times New Roman"/>
          <w:sz w:val="22"/>
          <w:szCs w:val="22"/>
        </w:rPr>
        <w:t xml:space="preserve"> due to low storage requirements </w:t>
      </w:r>
      <w:sdt>
        <w:sdtPr>
          <w:rPr>
            <w:rFonts w:ascii="Times New Roman" w:hAnsi="Times New Roman" w:cs="Times New Roman"/>
            <w:sz w:val="22"/>
            <w:szCs w:val="22"/>
          </w:rPr>
          <w:tag w:val="MENDELEY_CITATION_v3_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"/>
          <w:id w:val="278074229"/>
          <w:placeholder>
            <w:docPart w:val="DefaultPlaceholder_-1854013440"/>
          </w:placeholder>
        </w:sdtPr>
        <w:sdtContent>
          <w:r w:rsidR="005E5395" w:rsidRPr="003011B4">
            <w:rPr>
              <w:rFonts w:ascii="Times New Roman" w:hAnsi="Times New Roman" w:cs="Times New Roman"/>
              <w:sz w:val="22"/>
              <w:szCs w:val="22"/>
            </w:rPr>
            <w:t>[1</w:t>
          </w:r>
          <w:r w:rsidR="00EF4574" w:rsidRPr="003011B4">
            <w:rPr>
              <w:rFonts w:ascii="Times New Roman" w:hAnsi="Times New Roman" w:cs="Times New Roman"/>
              <w:sz w:val="22"/>
              <w:szCs w:val="22"/>
            </w:rPr>
            <w:t>-3</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8E6B06"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Several models have been utilised to achieve this purpose. </w:t>
      </w:r>
      <w:r w:rsidR="00AF72BD" w:rsidRPr="003011B4">
        <w:rPr>
          <w:rFonts w:ascii="Times New Roman" w:hAnsi="Times New Roman" w:cs="Times New Roman"/>
          <w:sz w:val="22"/>
          <w:szCs w:val="22"/>
        </w:rPr>
        <w:t>Among</w:t>
      </w:r>
      <w:r w:rsidR="000A59E7" w:rsidRPr="003011B4">
        <w:rPr>
          <w:rFonts w:ascii="Times New Roman" w:hAnsi="Times New Roman" w:cs="Times New Roman"/>
          <w:sz w:val="22"/>
          <w:szCs w:val="22"/>
        </w:rPr>
        <w:t xml:space="preserve"> them are the </w:t>
      </w:r>
      <w:r w:rsidR="005402D6" w:rsidRPr="003011B4">
        <w:rPr>
          <w:rFonts w:ascii="Times New Roman" w:hAnsi="Times New Roman" w:cs="Times New Roman"/>
          <w:sz w:val="22"/>
          <w:szCs w:val="22"/>
        </w:rPr>
        <w:t>Hidden Unit Bidirectional Encoder Representation of a Transformer (</w:t>
      </w:r>
      <w:r w:rsidR="000A59E7" w:rsidRPr="003011B4">
        <w:rPr>
          <w:rFonts w:ascii="Times New Roman" w:hAnsi="Times New Roman" w:cs="Times New Roman"/>
          <w:sz w:val="22"/>
          <w:szCs w:val="22"/>
        </w:rPr>
        <w:t>HuBERT</w:t>
      </w:r>
      <w:r w:rsidR="005402D6"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model</w:t>
      </w:r>
      <w:r w:rsidR="0068177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2ZhZjhlMDAtNTgxMy00NDk3LWI3MDItYjdkODQ1MjMyYzNiIiwicHJvcGVydGllcyI6eyJub3RlSW5kZXgiOjB9LCJpc0VkaXRlZCI6ZmFsc2UsIm1hbnVhbE92ZXJyaWRlIjp7ImlzTWFudWFsbHlPdmVycmlkZGVuIjpmYWxzZSwiY2l0ZXByb2NUZXh0IjoiWzRdIiwibWFudWFsT3ZlcnJpZGVUZXh0IjoiIn0sImNpdGF0aW9uSXRlbXMiOlt7ImlkIjoiZTBkZGFhOTEtODU4Mi0zOTI3LWJiMTctNzBhZGIxYzc4OTBiIiwiaXRlbURhdGEiOnsidHlwZSI6ImFydGljbGUtam91cm5hbCIsImlkIjoiZTBkZGFhOTEtODU4Mi0zOTI3LWJiMTctNzBhZGIxYzc4OTBi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951753490"/>
          <w:placeholder>
            <w:docPart w:val="DefaultPlaceholder_-1854013440"/>
          </w:placeholder>
        </w:sdtPr>
        <w:sdtContent>
          <w:r w:rsidR="005E5395" w:rsidRPr="003011B4">
            <w:rPr>
              <w:rFonts w:ascii="Times New Roman" w:hAnsi="Times New Roman" w:cs="Times New Roman"/>
              <w:sz w:val="22"/>
              <w:szCs w:val="22"/>
            </w:rPr>
            <w:t>[4]</w:t>
          </w:r>
        </w:sdtContent>
      </w:sdt>
      <w:r w:rsidR="000A59E7" w:rsidRPr="003011B4">
        <w:rPr>
          <w:rFonts w:ascii="Times New Roman" w:hAnsi="Times New Roman" w:cs="Times New Roman"/>
          <w:sz w:val="22"/>
          <w:szCs w:val="22"/>
        </w:rPr>
        <w:t>, Wav2Vec</w:t>
      </w:r>
      <w:r w:rsidR="007162F3" w:rsidRPr="003011B4">
        <w:rPr>
          <w:rFonts w:ascii="Times New Roman" w:hAnsi="Times New Roman" w:cs="Times New Roman"/>
          <w:sz w:val="22"/>
          <w:szCs w:val="22"/>
        </w:rPr>
        <w:t xml:space="preserve"> 2.0</w:t>
      </w:r>
      <w:r w:rsidR="000A59E7" w:rsidRPr="003011B4">
        <w:rPr>
          <w:rFonts w:ascii="Times New Roman" w:hAnsi="Times New Roman" w:cs="Times New Roman"/>
          <w:sz w:val="22"/>
          <w:szCs w:val="22"/>
        </w:rPr>
        <w:t xml:space="preserve"> model</w:t>
      </w:r>
      <w:r w:rsidR="005F3532" w:rsidRPr="003011B4">
        <w:rPr>
          <w:rFonts w:ascii="Times New Roman" w:hAnsi="Times New Roman" w:cs="Times New Roman"/>
          <w:sz w:val="22"/>
          <w:szCs w:val="22"/>
        </w:rPr>
        <w:t xml:space="preserve"> </w:t>
      </w:r>
      <w:r w:rsidR="00EF4574" w:rsidRPr="003011B4">
        <w:rPr>
          <w:rFonts w:ascii="Times New Roman" w:hAnsi="Times New Roman" w:cs="Times New Roman"/>
          <w:sz w:val="22"/>
          <w:szCs w:val="22"/>
        </w:rPr>
        <w:t xml:space="preserve">- </w:t>
      </w:r>
      <w:r w:rsidR="007D34C4" w:rsidRPr="003011B4">
        <w:rPr>
          <w:rFonts w:ascii="Times New Roman" w:hAnsi="Times New Roman" w:cs="Times New Roman"/>
          <w:sz w:val="22"/>
          <w:szCs w:val="22"/>
        </w:rPr>
        <w:t>the first semi</w:t>
      </w:r>
      <w:r w:rsidR="005F3532" w:rsidRPr="003011B4">
        <w:rPr>
          <w:rFonts w:ascii="Times New Roman" w:hAnsi="Times New Roman" w:cs="Times New Roman"/>
          <w:sz w:val="22"/>
          <w:szCs w:val="22"/>
        </w:rPr>
        <w:t xml:space="preserve">-supervised model applied </w:t>
      </w:r>
      <w:r w:rsidR="00F0090F">
        <w:rPr>
          <w:rFonts w:ascii="Times New Roman" w:hAnsi="Times New Roman" w:cs="Times New Roman"/>
          <w:sz w:val="22"/>
          <w:szCs w:val="22"/>
        </w:rPr>
        <w:t>to</w:t>
      </w:r>
      <w:r w:rsidR="00F0090F" w:rsidRPr="003011B4">
        <w:rPr>
          <w:rFonts w:ascii="Times New Roman" w:hAnsi="Times New Roman" w:cs="Times New Roman"/>
          <w:sz w:val="22"/>
          <w:szCs w:val="22"/>
        </w:rPr>
        <w:t xml:space="preserve"> </w:t>
      </w:r>
      <w:r w:rsidR="005F3532" w:rsidRPr="003011B4">
        <w:rPr>
          <w:rFonts w:ascii="Times New Roman" w:hAnsi="Times New Roman" w:cs="Times New Roman"/>
          <w:sz w:val="22"/>
          <w:szCs w:val="22"/>
        </w:rPr>
        <w:t xml:space="preserve">speech </w:t>
      </w:r>
      <w:sdt>
        <w:sdtPr>
          <w:rPr>
            <w:rFonts w:ascii="Times New Roman" w:hAnsi="Times New Roman" w:cs="Times New Roman"/>
            <w:sz w:val="22"/>
            <w:szCs w:val="22"/>
          </w:rPr>
          <w:tag w:val="MENDELEY_CITATION_v3_eyJjaXRhdGlvbklEIjoiTUVOREVMRVlfQ0lUQVRJT05fZmVmNTYyZjItMGFjZS00NTc2LTg5ZDQtODlkMmUyMjM2ZmJiIiwicHJvcGVydGllcyI6eyJub3RlSW5kZXgiOjB9LCJpc0VkaXRlZCI6ZmFsc2UsIm1hbnVhbE92ZXJyaWRlIjp7ImlzTWFudWFsbHlPdmVycmlkZGVuIjpmYWxzZSwiY2l0ZXByb2NUZXh0IjoiWzVdIiwibWFudWFsT3ZlcnJpZGVUZXh0IjoiIn0sImNpdGF0aW9uSXRlbXMiOlt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
          <w:id w:val="-521314300"/>
          <w:placeholder>
            <w:docPart w:val="DefaultPlaceholder_-1854013440"/>
          </w:placeholder>
        </w:sdtPr>
        <w:sdtContent>
          <w:r w:rsidR="005E5395" w:rsidRPr="003011B4">
            <w:rPr>
              <w:rFonts w:ascii="Times New Roman" w:hAnsi="Times New Roman" w:cs="Times New Roman"/>
              <w:sz w:val="22"/>
              <w:szCs w:val="22"/>
            </w:rPr>
            <w:t>[5]</w:t>
          </w:r>
        </w:sdtContent>
      </w:sdt>
      <w:r w:rsidR="005F3532"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w:t>
      </w:r>
      <w:r w:rsidR="005402D6" w:rsidRPr="003011B4">
        <w:rPr>
          <w:rFonts w:ascii="Times New Roman" w:hAnsi="Times New Roman" w:cs="Times New Roman"/>
          <w:sz w:val="22"/>
          <w:szCs w:val="22"/>
        </w:rPr>
        <w:t>Universal Speech Model (</w:t>
      </w:r>
      <w:r w:rsidR="000A59E7" w:rsidRPr="003011B4">
        <w:rPr>
          <w:rFonts w:ascii="Times New Roman" w:hAnsi="Times New Roman" w:cs="Times New Roman"/>
          <w:sz w:val="22"/>
          <w:szCs w:val="22"/>
        </w:rPr>
        <w:t>USM</w:t>
      </w:r>
      <w:r w:rsidR="005402D6" w:rsidRPr="003011B4">
        <w:rPr>
          <w:rFonts w:ascii="Times New Roman" w:hAnsi="Times New Roman" w:cs="Times New Roman"/>
          <w:sz w:val="22"/>
          <w:szCs w:val="22"/>
        </w:rPr>
        <w:t>)</w:t>
      </w:r>
      <w:r w:rsidR="000A59E7" w:rsidRPr="003011B4">
        <w:rPr>
          <w:rFonts w:ascii="Times New Roman" w:hAnsi="Times New Roman" w:cs="Times New Roman"/>
          <w:sz w:val="22"/>
          <w:szCs w:val="22"/>
        </w:rPr>
        <w:t>-V1, USM-V2 models</w:t>
      </w:r>
      <w:r w:rsidR="00AF72BD" w:rsidRPr="003011B4">
        <w:rPr>
          <w:rFonts w:ascii="Times New Roman" w:hAnsi="Times New Roman" w:cs="Times New Roman"/>
          <w:sz w:val="22"/>
          <w:szCs w:val="22"/>
        </w:rPr>
        <w:t>,</w:t>
      </w:r>
      <w:r w:rsidR="002C6F7C"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YuMTI5MjUiLCJpc3N1ZWQiOnsiZGF0ZS1wYXJ0cyI6W1syMDIzXV19LCJjb250YWluZXItdGl0bGUtc2hvcnQiOiIifSwiaXNUZW1wb3JhcnkiOmZhbHNlfSx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Sx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
          <w:id w:val="-100036374"/>
          <w:placeholder>
            <w:docPart w:val="DefaultPlaceholder_-1854013440"/>
          </w:placeholder>
        </w:sdtPr>
        <w:sdtContent>
          <w:r w:rsidR="005E5395" w:rsidRPr="003011B4">
            <w:rPr>
              <w:rFonts w:ascii="Times New Roman" w:hAnsi="Times New Roman" w:cs="Times New Roman"/>
              <w:sz w:val="22"/>
              <w:szCs w:val="22"/>
            </w:rPr>
            <w:t>[5</w:t>
          </w:r>
          <w:r w:rsidR="00EF4574" w:rsidRPr="003011B4">
            <w:rPr>
              <w:rFonts w:ascii="Times New Roman" w:hAnsi="Times New Roman" w:cs="Times New Roman"/>
              <w:sz w:val="22"/>
              <w:szCs w:val="22"/>
            </w:rPr>
            <w:t>-7</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2C6F7C" w:rsidRPr="003011B4">
        <w:rPr>
          <w:rFonts w:ascii="Times New Roman" w:hAnsi="Times New Roman" w:cs="Times New Roman"/>
          <w:sz w:val="22"/>
          <w:szCs w:val="22"/>
        </w:rPr>
        <w:t xml:space="preserve">, Vector Quantisation Variational Auto Encoder (VQ-VAE) </w:t>
      </w:r>
      <w:sdt>
        <w:sdtPr>
          <w:rPr>
            <w:rFonts w:ascii="Times New Roman" w:hAnsi="Times New Roman" w:cs="Times New Roman"/>
            <w:sz w:val="22"/>
            <w:szCs w:val="22"/>
          </w:rPr>
          <w:tag w:val="MENDELEY_CITATION_v3_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250710164"/>
          <w:placeholder>
            <w:docPart w:val="DefaultPlaceholder_-1854013440"/>
          </w:placeholder>
        </w:sdtPr>
        <w:sdtContent>
          <w:r w:rsidR="005E5395" w:rsidRPr="003011B4">
            <w:rPr>
              <w:rFonts w:ascii="Times New Roman" w:hAnsi="Times New Roman" w:cs="Times New Roman"/>
              <w:sz w:val="22"/>
              <w:szCs w:val="22"/>
            </w:rPr>
            <w:t>[8</w:t>
          </w:r>
          <w:r w:rsidR="00EF4574" w:rsidRPr="003011B4">
            <w:rPr>
              <w:rFonts w:ascii="Times New Roman" w:hAnsi="Times New Roman" w:cs="Times New Roman"/>
              <w:sz w:val="22"/>
              <w:szCs w:val="22"/>
            </w:rPr>
            <w:t>-9</w:t>
          </w:r>
          <w:r w:rsidR="005E5395" w:rsidRPr="003011B4">
            <w:rPr>
              <w:rFonts w:ascii="Times New Roman" w:hAnsi="Times New Roman" w:cs="Times New Roman"/>
              <w:sz w:val="22"/>
              <w:szCs w:val="22"/>
            </w:rPr>
            <w:t>]</w:t>
          </w:r>
          <w:r w:rsidR="00EF4574" w:rsidRPr="003011B4" w:rsidDel="00EF4574">
            <w:rPr>
              <w:rFonts w:ascii="Times New Roman" w:hAnsi="Times New Roman" w:cs="Times New Roman"/>
              <w:sz w:val="22"/>
              <w:szCs w:val="22"/>
            </w:rPr>
            <w:t xml:space="preserve"> </w:t>
          </w:r>
        </w:sdtContent>
      </w:sdt>
      <w:r w:rsidR="00C10116" w:rsidRPr="003011B4">
        <w:rPr>
          <w:rFonts w:ascii="Times New Roman" w:hAnsi="Times New Roman" w:cs="Times New Roman"/>
          <w:sz w:val="22"/>
          <w:szCs w:val="22"/>
        </w:rPr>
        <w:t>, and WavLM-Large</w:t>
      </w:r>
      <w:r w:rsidR="005E5395" w:rsidRPr="003011B4">
        <w:rPr>
          <w:rFonts w:ascii="Times New Roman" w:hAnsi="Times New Roman" w:cs="Times New Roman"/>
          <w:sz w:val="22"/>
          <w:szCs w:val="22"/>
        </w:rPr>
        <w:t xml:space="preserve"> </w:t>
      </w:r>
      <w:r w:rsidR="00C1011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IGsgaG91cnMgdG8gOTQgayBob3Vycy4gV2F2TE0gTGFyZ2UgYWNoaWV2ZXMgc3RhdGUtb2YtdGhlLWFydCBwZXJmb3JtYW5jZSBvbiB0aGUgU1VQRVJCIGJlbmNobWFyaywgYW5kIGJyaW5ncyBzaWduaWZpY2FudCBpbXByb3ZlbWVudHMgZm9yIHZhcmlvdXMgc3BlZWNoIHByb2Nlc3NpbmcgdGFza3Mgb24gdGhlaXIgcmVwcmVzZW50YXRpdmUgYmVuY2htYXJrcy4iLCJwdWJsaXNoZXIiOiJJbnN0aXR1dGUgb2YgRWxlY3RyaWNhbCBhbmQgRWxlY3Ryb25pY3MgRW5naW5lZXJzIEluYy4iLCJpc3N1ZSI6IjYiLCJ2b2x1bWUiOiIxNiIsImNvbnRhaW5lci10aXRsZS1zaG9ydCI6IiJ9LCJpc1RlbXBvcmFyeSI6ZmFsc2V9XX0="/>
          <w:id w:val="-1053222655"/>
          <w:placeholder>
            <w:docPart w:val="71E91A988A134F17B05D4FF82669E818"/>
          </w:placeholder>
        </w:sdtPr>
        <w:sdtContent>
          <w:r w:rsidR="005E5395" w:rsidRPr="003011B4">
            <w:rPr>
              <w:rFonts w:ascii="Times New Roman" w:hAnsi="Times New Roman" w:cs="Times New Roman"/>
              <w:sz w:val="22"/>
              <w:szCs w:val="22"/>
            </w:rPr>
            <w:t>[10]</w:t>
          </w:r>
        </w:sdtContent>
      </w:sdt>
      <w:r w:rsidR="005E5395" w:rsidRPr="003011B4">
        <w:rPr>
          <w:rFonts w:ascii="Times New Roman" w:hAnsi="Times New Roman" w:cs="Times New Roman"/>
          <w:sz w:val="22"/>
          <w:szCs w:val="22"/>
        </w:rPr>
        <w:t>.</w:t>
      </w:r>
      <w:r w:rsidR="000A59E7" w:rsidRPr="003011B4">
        <w:rPr>
          <w:rFonts w:ascii="Times New Roman" w:hAnsi="Times New Roman" w:cs="Times New Roman"/>
          <w:sz w:val="22"/>
          <w:szCs w:val="22"/>
        </w:rPr>
        <w:t xml:space="preserve"> T</w:t>
      </w:r>
      <w:r w:rsidR="002A3BA6" w:rsidRPr="003011B4">
        <w:rPr>
          <w:rFonts w:ascii="Times New Roman" w:hAnsi="Times New Roman" w:cs="Times New Roman"/>
          <w:sz w:val="22"/>
          <w:szCs w:val="22"/>
        </w:rPr>
        <w:t xml:space="preserve">hese models are based </w:t>
      </w:r>
      <w:r w:rsidR="005F3532" w:rsidRPr="003011B4">
        <w:rPr>
          <w:rFonts w:ascii="Times New Roman" w:hAnsi="Times New Roman" w:cs="Times New Roman"/>
          <w:sz w:val="22"/>
          <w:szCs w:val="22"/>
        </w:rPr>
        <w:t>on</w:t>
      </w:r>
      <w:r w:rsidR="00F0090F">
        <w:rPr>
          <w:rFonts w:ascii="Times New Roman" w:hAnsi="Times New Roman" w:cs="Times New Roman"/>
          <w:sz w:val="22"/>
          <w:szCs w:val="22"/>
        </w:rPr>
        <w:t xml:space="preserve"> a</w:t>
      </w:r>
      <w:r w:rsidR="005F3532" w:rsidRPr="003011B4">
        <w:rPr>
          <w:rFonts w:ascii="Times New Roman" w:hAnsi="Times New Roman" w:cs="Times New Roman"/>
          <w:sz w:val="22"/>
          <w:szCs w:val="22"/>
        </w:rPr>
        <w:t xml:space="preserve"> clustering</w:t>
      </w:r>
      <w:r w:rsidR="000A59E7" w:rsidRPr="003011B4">
        <w:rPr>
          <w:rFonts w:ascii="Times New Roman" w:hAnsi="Times New Roman" w:cs="Times New Roman"/>
          <w:sz w:val="22"/>
          <w:szCs w:val="22"/>
        </w:rPr>
        <w:t xml:space="preserve"> </w:t>
      </w:r>
      <w:r w:rsidR="002A3BA6" w:rsidRPr="003011B4">
        <w:rPr>
          <w:rFonts w:ascii="Times New Roman" w:hAnsi="Times New Roman" w:cs="Times New Roman"/>
          <w:sz w:val="22"/>
          <w:szCs w:val="22"/>
        </w:rPr>
        <w:t xml:space="preserve">approach </w:t>
      </w:r>
      <w:r w:rsidR="000A59E7" w:rsidRPr="003011B4">
        <w:rPr>
          <w:rFonts w:ascii="Times New Roman" w:hAnsi="Times New Roman" w:cs="Times New Roman"/>
          <w:sz w:val="22"/>
          <w:szCs w:val="22"/>
        </w:rPr>
        <w:t xml:space="preserve">to group or partition speech frames into </w:t>
      </w:r>
      <w:r w:rsidR="00AF72BD" w:rsidRPr="003011B4">
        <w:rPr>
          <w:rFonts w:ascii="Times New Roman" w:hAnsi="Times New Roman" w:cs="Times New Roman"/>
          <w:sz w:val="22"/>
          <w:szCs w:val="22"/>
        </w:rPr>
        <w:t>clusters</w:t>
      </w:r>
      <w:r w:rsidR="000A59E7" w:rsidRPr="003011B4">
        <w:rPr>
          <w:rFonts w:ascii="Times New Roman" w:hAnsi="Times New Roman" w:cs="Times New Roman"/>
          <w:sz w:val="22"/>
          <w:szCs w:val="22"/>
        </w:rPr>
        <w:t xml:space="preserve">. </w:t>
      </w:r>
      <w:r w:rsidR="005F3532" w:rsidRPr="003011B4">
        <w:rPr>
          <w:rFonts w:ascii="Times New Roman" w:hAnsi="Times New Roman" w:cs="Times New Roman"/>
          <w:sz w:val="22"/>
          <w:szCs w:val="22"/>
        </w:rPr>
        <w:t>HuBERT leverages the BERT model developed for texts which is applicable for NLP ta</w:t>
      </w:r>
      <w:r w:rsidR="00281C92" w:rsidRPr="003011B4">
        <w:rPr>
          <w:rFonts w:ascii="Times New Roman" w:hAnsi="Times New Roman" w:cs="Times New Roman"/>
          <w:sz w:val="22"/>
          <w:szCs w:val="22"/>
        </w:rPr>
        <w:t xml:space="preserve">sks such as </w:t>
      </w:r>
      <w:r w:rsidR="009234AC" w:rsidRPr="003011B4">
        <w:rPr>
          <w:rFonts w:ascii="Times New Roman" w:hAnsi="Times New Roman" w:cs="Times New Roman"/>
          <w:sz w:val="22"/>
          <w:szCs w:val="22"/>
        </w:rPr>
        <w:t>sentiment analysis, text classification</w:t>
      </w:r>
      <w:r w:rsidR="00281C92" w:rsidRPr="003011B4">
        <w:rPr>
          <w:rFonts w:ascii="Times New Roman" w:hAnsi="Times New Roman" w:cs="Times New Roman"/>
          <w:sz w:val="22"/>
          <w:szCs w:val="22"/>
        </w:rPr>
        <w:t>, and question answering</w:t>
      </w:r>
      <w:r w:rsidR="005F353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ZmE5MDI2NDItYzNiZC00NmVmLWFiY2ItZjVhMzYzYzY2OTQx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
          <w:id w:val="354470924"/>
          <w:placeholder>
            <w:docPart w:val="DefaultPlaceholder_-1854013440"/>
          </w:placeholder>
        </w:sdtPr>
        <w:sdtContent>
          <w:r w:rsidR="005E5395" w:rsidRPr="003011B4">
            <w:rPr>
              <w:rFonts w:ascii="Times New Roman" w:hAnsi="Times New Roman" w:cs="Times New Roman"/>
              <w:sz w:val="22"/>
              <w:szCs w:val="22"/>
            </w:rPr>
            <w:t>[11]</w:t>
          </w:r>
        </w:sdtContent>
      </w:sdt>
      <w:r w:rsidR="009234AC" w:rsidRPr="003011B4">
        <w:rPr>
          <w:rFonts w:ascii="Times New Roman" w:hAnsi="Times New Roman" w:cs="Times New Roman"/>
          <w:sz w:val="22"/>
          <w:szCs w:val="22"/>
        </w:rPr>
        <w:t xml:space="preserve">. </w:t>
      </w:r>
      <w:r w:rsidR="009B5143" w:rsidRPr="003011B4">
        <w:rPr>
          <w:rFonts w:ascii="Times New Roman" w:hAnsi="Times New Roman" w:cs="Times New Roman"/>
          <w:sz w:val="22"/>
          <w:szCs w:val="22"/>
        </w:rPr>
        <w:t xml:space="preserve">While </w:t>
      </w:r>
      <w:r w:rsidR="009234AC" w:rsidRPr="003011B4">
        <w:rPr>
          <w:rFonts w:ascii="Times New Roman" w:hAnsi="Times New Roman" w:cs="Times New Roman"/>
          <w:sz w:val="22"/>
          <w:szCs w:val="22"/>
        </w:rPr>
        <w:t xml:space="preserve">BERT is applied directly </w:t>
      </w:r>
      <w:r w:rsidR="00BA5A1E">
        <w:rPr>
          <w:rFonts w:ascii="Times New Roman" w:hAnsi="Times New Roman" w:cs="Times New Roman"/>
          <w:sz w:val="22"/>
          <w:szCs w:val="22"/>
        </w:rPr>
        <w:t>to</w:t>
      </w:r>
      <w:r w:rsidR="00BA5A1E" w:rsidRPr="003011B4">
        <w:rPr>
          <w:rFonts w:ascii="Times New Roman" w:hAnsi="Times New Roman" w:cs="Times New Roman"/>
          <w:sz w:val="22"/>
          <w:szCs w:val="22"/>
        </w:rPr>
        <w:t xml:space="preserve"> </w:t>
      </w:r>
      <w:r w:rsidR="009234AC" w:rsidRPr="003011B4">
        <w:rPr>
          <w:rFonts w:ascii="Times New Roman" w:hAnsi="Times New Roman" w:cs="Times New Roman"/>
          <w:sz w:val="22"/>
          <w:szCs w:val="22"/>
        </w:rPr>
        <w:t>texts, to extend its application</w:t>
      </w:r>
      <w:r w:rsidR="0047668A" w:rsidRPr="003011B4">
        <w:rPr>
          <w:rFonts w:ascii="Times New Roman" w:hAnsi="Times New Roman" w:cs="Times New Roman"/>
          <w:sz w:val="22"/>
          <w:szCs w:val="22"/>
        </w:rPr>
        <w:t xml:space="preserve"> (Masked Language Modelling</w:t>
      </w:r>
      <w:r w:rsidR="00340AA8" w:rsidRPr="003011B4">
        <w:rPr>
          <w:rFonts w:ascii="Times New Roman" w:hAnsi="Times New Roman" w:cs="Times New Roman"/>
          <w:sz w:val="22"/>
          <w:szCs w:val="22"/>
        </w:rPr>
        <w:t>)</w:t>
      </w:r>
      <w:r w:rsidR="009234AC" w:rsidRPr="003011B4">
        <w:rPr>
          <w:rFonts w:ascii="Times New Roman" w:hAnsi="Times New Roman" w:cs="Times New Roman"/>
          <w:sz w:val="22"/>
          <w:szCs w:val="22"/>
        </w:rPr>
        <w:t xml:space="preserve"> to speech</w:t>
      </w:r>
      <w:r w:rsidR="00340AA8" w:rsidRPr="003011B4">
        <w:rPr>
          <w:rFonts w:ascii="Times New Roman" w:hAnsi="Times New Roman" w:cs="Times New Roman"/>
          <w:sz w:val="22"/>
          <w:szCs w:val="22"/>
        </w:rPr>
        <w:t>es</w:t>
      </w:r>
      <w:r w:rsidR="009234AC" w:rsidRPr="003011B4">
        <w:rPr>
          <w:rFonts w:ascii="Times New Roman" w:hAnsi="Times New Roman" w:cs="Times New Roman"/>
          <w:sz w:val="22"/>
          <w:szCs w:val="22"/>
        </w:rPr>
        <w:t xml:space="preserve"> or sound</w:t>
      </w:r>
      <w:r w:rsidR="00340AA8" w:rsidRPr="003011B4">
        <w:rPr>
          <w:rFonts w:ascii="Times New Roman" w:hAnsi="Times New Roman" w:cs="Times New Roman"/>
          <w:sz w:val="22"/>
          <w:szCs w:val="22"/>
        </w:rPr>
        <w:t>s</w:t>
      </w:r>
      <w:r w:rsidR="009234AC" w:rsidRPr="003011B4">
        <w:rPr>
          <w:rFonts w:ascii="Times New Roman" w:hAnsi="Times New Roman" w:cs="Times New Roman"/>
          <w:sz w:val="22"/>
          <w:szCs w:val="22"/>
        </w:rPr>
        <w:t>, hidden units must be generated via a separate clustering approach, hence the name Hidden Unit BERT (Hu-BERT). HuBERT</w:t>
      </w:r>
      <w:r w:rsidR="00BE6DA1" w:rsidRPr="003011B4">
        <w:rPr>
          <w:rFonts w:ascii="Times New Roman" w:hAnsi="Times New Roman" w:cs="Times New Roman"/>
          <w:sz w:val="22"/>
          <w:szCs w:val="22"/>
        </w:rPr>
        <w:t xml:space="preserve"> is similar to Wav2Vec in terms </w:t>
      </w:r>
      <w:r w:rsidR="0066665F" w:rsidRPr="003011B4">
        <w:rPr>
          <w:rFonts w:ascii="Times New Roman" w:hAnsi="Times New Roman" w:cs="Times New Roman"/>
          <w:sz w:val="22"/>
          <w:szCs w:val="22"/>
        </w:rPr>
        <w:t>of</w:t>
      </w:r>
      <w:r w:rsidR="0023229B" w:rsidRPr="003011B4">
        <w:rPr>
          <w:rFonts w:ascii="Times New Roman" w:hAnsi="Times New Roman" w:cs="Times New Roman"/>
          <w:sz w:val="22"/>
          <w:szCs w:val="22"/>
        </w:rPr>
        <w:t xml:space="preserve"> </w:t>
      </w:r>
      <w:r w:rsidR="00BE6DA1" w:rsidRPr="003011B4">
        <w:rPr>
          <w:rFonts w:ascii="Times New Roman" w:hAnsi="Times New Roman" w:cs="Times New Roman"/>
          <w:sz w:val="22"/>
          <w:szCs w:val="22"/>
        </w:rPr>
        <w:t xml:space="preserve">self-supervised </w:t>
      </w:r>
      <w:r w:rsidR="00366E1D" w:rsidRPr="003011B4">
        <w:rPr>
          <w:rFonts w:ascii="Times New Roman" w:hAnsi="Times New Roman" w:cs="Times New Roman"/>
          <w:sz w:val="22"/>
          <w:szCs w:val="22"/>
        </w:rPr>
        <w:t>pre-</w:t>
      </w:r>
      <w:r w:rsidR="00BE6DA1" w:rsidRPr="003011B4">
        <w:rPr>
          <w:rFonts w:ascii="Times New Roman" w:hAnsi="Times New Roman" w:cs="Times New Roman"/>
          <w:sz w:val="22"/>
          <w:szCs w:val="22"/>
        </w:rPr>
        <w:t xml:space="preserve">training but differs in terms of </w:t>
      </w:r>
      <w:r w:rsidR="00B43B74" w:rsidRPr="003011B4">
        <w:rPr>
          <w:rFonts w:ascii="Times New Roman" w:hAnsi="Times New Roman" w:cs="Times New Roman"/>
          <w:sz w:val="22"/>
          <w:szCs w:val="22"/>
        </w:rPr>
        <w:t>architecture</w:t>
      </w:r>
      <w:r w:rsidR="00781A05" w:rsidRPr="003011B4">
        <w:rPr>
          <w:rFonts w:ascii="Times New Roman" w:hAnsi="Times New Roman" w:cs="Times New Roman"/>
          <w:sz w:val="22"/>
          <w:szCs w:val="22"/>
        </w:rPr>
        <w:t xml:space="preserve"> and </w:t>
      </w:r>
      <w:r w:rsidR="00BE6DA1" w:rsidRPr="003011B4">
        <w:rPr>
          <w:rFonts w:ascii="Times New Roman" w:hAnsi="Times New Roman" w:cs="Times New Roman"/>
          <w:sz w:val="22"/>
          <w:szCs w:val="22"/>
        </w:rPr>
        <w:t xml:space="preserve">clustering approaches </w:t>
      </w:r>
      <w:sdt>
        <w:sdtPr>
          <w:rPr>
            <w:rFonts w:ascii="Times New Roman" w:hAnsi="Times New Roman" w:cs="Times New Roman"/>
            <w:sz w:val="22"/>
            <w:szCs w:val="22"/>
          </w:rPr>
          <w:tag w:val="MENDELEY_CITATION_v3_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HM6Ly9naXRodWIuY29tL3B5dG9yY2gvZmFpcnNlcSI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AxIiwiY29udGFpbmVyLXRpdGxlLXNob3J0IjoiIn0sImlzVGVtcG9yYXJ5IjpmYWxzZX1dfQ=="/>
          <w:id w:val="-861668866"/>
          <w:placeholder>
            <w:docPart w:val="DefaultPlaceholder_-1854013440"/>
          </w:placeholder>
        </w:sdtPr>
        <w:sdtContent>
          <w:r w:rsidR="005E5395" w:rsidRPr="003011B4">
            <w:rPr>
              <w:rFonts w:ascii="Times New Roman" w:hAnsi="Times New Roman" w:cs="Times New Roman"/>
              <w:sz w:val="22"/>
              <w:szCs w:val="22"/>
            </w:rPr>
            <w:t>[5], [7]</w:t>
          </w:r>
        </w:sdtContent>
      </w:sdt>
      <w:r w:rsidR="00DC06CD" w:rsidRPr="003011B4">
        <w:rPr>
          <w:rFonts w:ascii="Times New Roman" w:hAnsi="Times New Roman" w:cs="Times New Roman"/>
          <w:sz w:val="22"/>
          <w:szCs w:val="22"/>
        </w:rPr>
        <w:t>.</w:t>
      </w:r>
      <w:r w:rsidR="00357152" w:rsidRPr="003011B4">
        <w:rPr>
          <w:rFonts w:ascii="Times New Roman" w:hAnsi="Times New Roman" w:cs="Times New Roman"/>
          <w:sz w:val="22"/>
          <w:szCs w:val="22"/>
        </w:rPr>
        <w:t xml:space="preserve"> In Wav2Vec</w:t>
      </w:r>
      <w:r w:rsidR="009B0B4B" w:rsidRPr="003011B4">
        <w:rPr>
          <w:rFonts w:ascii="Times New Roman" w:hAnsi="Times New Roman" w:cs="Times New Roman"/>
          <w:sz w:val="22"/>
          <w:szCs w:val="22"/>
        </w:rPr>
        <w:t xml:space="preserve"> 2.0</w:t>
      </w:r>
      <w:r w:rsidR="00357152" w:rsidRPr="003011B4">
        <w:rPr>
          <w:rFonts w:ascii="Times New Roman" w:hAnsi="Times New Roman" w:cs="Times New Roman"/>
          <w:sz w:val="22"/>
          <w:szCs w:val="22"/>
        </w:rPr>
        <w:t xml:space="preserve">, the clustering approach was part of the training process, while HuBERT develops </w:t>
      </w:r>
      <w:r w:rsidR="0066665F" w:rsidRPr="003011B4">
        <w:rPr>
          <w:rFonts w:ascii="Times New Roman" w:hAnsi="Times New Roman" w:cs="Times New Roman"/>
          <w:sz w:val="22"/>
          <w:szCs w:val="22"/>
        </w:rPr>
        <w:t>separate</w:t>
      </w:r>
      <w:r w:rsidR="00357152" w:rsidRPr="003011B4">
        <w:rPr>
          <w:rFonts w:ascii="Times New Roman" w:hAnsi="Times New Roman" w:cs="Times New Roman"/>
          <w:sz w:val="22"/>
          <w:szCs w:val="22"/>
        </w:rPr>
        <w:t xml:space="preserve"> clustering steps for its </w:t>
      </w:r>
      <w:r w:rsidR="00B0491C" w:rsidRPr="003011B4">
        <w:rPr>
          <w:rFonts w:ascii="Times New Roman" w:hAnsi="Times New Roman" w:cs="Times New Roman"/>
          <w:sz w:val="22"/>
          <w:szCs w:val="22"/>
        </w:rPr>
        <w:t>training</w:t>
      </w:r>
      <w:r w:rsidR="00357152" w:rsidRPr="003011B4">
        <w:rPr>
          <w:rFonts w:ascii="Times New Roman" w:hAnsi="Times New Roman" w:cs="Times New Roman"/>
          <w:sz w:val="22"/>
          <w:szCs w:val="22"/>
        </w:rPr>
        <w:t>.</w:t>
      </w:r>
    </w:p>
    <w:p w14:paraId="7E7E1033" w14:textId="2AD6C540" w:rsidR="006E7A6C" w:rsidRPr="003011B4" w:rsidRDefault="00601A3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Several studies have now </w:t>
      </w:r>
      <w:r w:rsidR="006E7A6C" w:rsidRPr="003011B4">
        <w:rPr>
          <w:rFonts w:ascii="Times New Roman" w:hAnsi="Times New Roman" w:cs="Times New Roman"/>
          <w:sz w:val="22"/>
          <w:szCs w:val="22"/>
        </w:rPr>
        <w:t>beg</w:t>
      </w:r>
      <w:r w:rsidRPr="003011B4">
        <w:rPr>
          <w:rFonts w:ascii="Times New Roman" w:hAnsi="Times New Roman" w:cs="Times New Roman"/>
          <w:sz w:val="22"/>
          <w:szCs w:val="22"/>
        </w:rPr>
        <w:t>u</w:t>
      </w:r>
      <w:r w:rsidR="006E7A6C" w:rsidRPr="003011B4">
        <w:rPr>
          <w:rFonts w:ascii="Times New Roman" w:hAnsi="Times New Roman" w:cs="Times New Roman"/>
          <w:sz w:val="22"/>
          <w:szCs w:val="22"/>
        </w:rPr>
        <w:t xml:space="preserve">n to utilize the discrete representation of speech </w:t>
      </w:r>
      <w:r w:rsidRPr="003011B4">
        <w:rPr>
          <w:rFonts w:ascii="Times New Roman" w:hAnsi="Times New Roman" w:cs="Times New Roman"/>
          <w:sz w:val="22"/>
          <w:szCs w:val="22"/>
        </w:rPr>
        <w:t>to</w:t>
      </w:r>
      <w:r w:rsidR="006E7A6C" w:rsidRPr="003011B4">
        <w:rPr>
          <w:rFonts w:ascii="Times New Roman" w:hAnsi="Times New Roman" w:cs="Times New Roman"/>
          <w:sz w:val="22"/>
          <w:szCs w:val="22"/>
        </w:rPr>
        <w:t xml:space="preserve"> train the AI models developed</w:t>
      </w:r>
      <w:r w:rsidR="00977A6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MWE4NjExMzktZGQ2Ni00ZDhlLThlNzEtNzYzZjI2ZDk3OTdmIiwicHJvcGVydGllcyI6eyJub3RlSW5kZXgiOjB9LCJpc0VkaXRlZCI6ZmFsc2UsIm1hbnVhbE92ZXJyaWRlIjp7ImlzTWFudWFsbHlPdmVycmlkZGVuIjpmYWxzZSwiY2l0ZXByb2NUZXh0IjoiWzEyXSwgWzEzXSIsIm1hbnVhbE92ZXJyaWRlVGV4dCI6IiJ9LCJjaXRhdGlvbkl0ZW1zIjpbeyJpZCI6ImZlN2VlOTk4LTllMzAtMzM2Mi04MzYzLWMxNGIxNWE3OWNmOSIsIml0ZW1EYXRhIjp7InR5cGUiOiJhcnRpY2xlLWpvdXJuYWwiLCJpZCI6ImZlN2VlOTk4LTllMzAtMzM2Mi04MzYzLWMxNGIxNWE3OWNmOS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LHsiaWQiOiJkOGFmZWJhNC00ODVhLTMxY2ItODhhNC02ZmU4MmI1ZWUzZWQiLCJpdGVtRGF0YSI6eyJ0eXBlIjoiYXJ0aWNsZS1qb3VybmFsIiwiaWQiOiJkOGFmZWJhNC00ODVhLTMxY2ItODhhNC02ZmU4MmI1ZWUzZWQ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1226572154"/>
          <w:placeholder>
            <w:docPart w:val="DefaultPlaceholder_-1854013440"/>
          </w:placeholder>
        </w:sdtPr>
        <w:sdtContent>
          <w:r w:rsidR="005E5395" w:rsidRPr="003011B4">
            <w:rPr>
              <w:rFonts w:ascii="Times New Roman" w:hAnsi="Times New Roman" w:cs="Times New Roman"/>
              <w:sz w:val="22"/>
              <w:szCs w:val="22"/>
            </w:rPr>
            <w:t>[12], [13]</w:t>
          </w:r>
        </w:sdtContent>
      </w:sdt>
      <w:r w:rsidR="006E7A6C"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 xml:space="preserve">The training of discrete speech is done in an unsupervised mode where </w:t>
      </w:r>
      <w:r w:rsidRPr="003011B4">
        <w:rPr>
          <w:rFonts w:ascii="Times New Roman" w:hAnsi="Times New Roman" w:cs="Times New Roman"/>
          <w:sz w:val="22"/>
          <w:szCs w:val="22"/>
        </w:rPr>
        <w:t>only</w:t>
      </w:r>
      <w:r w:rsidR="00940224" w:rsidRPr="003011B4">
        <w:rPr>
          <w:rFonts w:ascii="Times New Roman" w:hAnsi="Times New Roman" w:cs="Times New Roman"/>
          <w:sz w:val="22"/>
          <w:szCs w:val="22"/>
        </w:rPr>
        <w:t xml:space="preserve"> the speech is fed as input to learn the target </w:t>
      </w:r>
      <w:r w:rsidR="00FC2718" w:rsidRPr="003011B4">
        <w:rPr>
          <w:rFonts w:ascii="Times New Roman" w:hAnsi="Times New Roman" w:cs="Times New Roman"/>
          <w:sz w:val="22"/>
          <w:szCs w:val="22"/>
        </w:rPr>
        <w:t xml:space="preserve">hidden </w:t>
      </w:r>
      <w:r w:rsidR="00940224" w:rsidRPr="003011B4">
        <w:rPr>
          <w:rFonts w:ascii="Times New Roman" w:hAnsi="Times New Roman" w:cs="Times New Roman"/>
          <w:sz w:val="22"/>
          <w:szCs w:val="22"/>
        </w:rPr>
        <w:t>discrete</w:t>
      </w:r>
      <w:r w:rsidR="00FC2718"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 xml:space="preserve">representation. The discrete representation obtained is </w:t>
      </w:r>
      <w:r w:rsidR="00A27E90" w:rsidRPr="003011B4">
        <w:rPr>
          <w:rFonts w:ascii="Times New Roman" w:hAnsi="Times New Roman" w:cs="Times New Roman"/>
          <w:sz w:val="22"/>
          <w:szCs w:val="22"/>
        </w:rPr>
        <w:t xml:space="preserve">then </w:t>
      </w:r>
      <w:r w:rsidR="00940224" w:rsidRPr="003011B4">
        <w:rPr>
          <w:rFonts w:ascii="Times New Roman" w:hAnsi="Times New Roman" w:cs="Times New Roman"/>
          <w:sz w:val="22"/>
          <w:szCs w:val="22"/>
        </w:rPr>
        <w:t xml:space="preserve">utilized as training parameters for model development. </w:t>
      </w:r>
      <w:r w:rsidR="006E7A6C"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"/>
          <w:id w:val="-596869009"/>
          <w:placeholder>
            <w:docPart w:val="DefaultPlaceholder_-1854013440"/>
          </w:placeholder>
        </w:sdtPr>
        <w:sdtContent>
          <w:r w:rsidR="005E5395" w:rsidRPr="003011B4">
            <w:rPr>
              <w:rFonts w:ascii="Times New Roman" w:hAnsi="Times New Roman" w:cs="Times New Roman"/>
              <w:sz w:val="22"/>
              <w:szCs w:val="22"/>
            </w:rPr>
            <w:t>[8</w:t>
          </w:r>
          <w:r w:rsidR="00A27E90" w:rsidRPr="003011B4">
            <w:rPr>
              <w:rFonts w:ascii="Times New Roman" w:hAnsi="Times New Roman" w:cs="Times New Roman"/>
              <w:sz w:val="22"/>
              <w:szCs w:val="22"/>
            </w:rPr>
            <w:t>, 14</w:t>
          </w:r>
          <w:r w:rsidR="005E5395" w:rsidRPr="003011B4">
            <w:rPr>
              <w:rFonts w:ascii="Times New Roman" w:hAnsi="Times New Roman" w:cs="Times New Roman"/>
              <w:sz w:val="22"/>
              <w:szCs w:val="22"/>
            </w:rPr>
            <w:t>]</w:t>
          </w:r>
          <w:r w:rsidR="00A27E90" w:rsidRPr="003011B4" w:rsidDel="00A27E90">
            <w:rPr>
              <w:rFonts w:ascii="Times New Roman" w:hAnsi="Times New Roman" w:cs="Times New Roman"/>
              <w:sz w:val="22"/>
              <w:szCs w:val="22"/>
            </w:rPr>
            <w:t xml:space="preserve"> </w:t>
          </w:r>
        </w:sdtContent>
      </w:sdt>
      <w:r w:rsidR="0006028E" w:rsidRPr="003011B4">
        <w:rPr>
          <w:rFonts w:ascii="Times New Roman" w:hAnsi="Times New Roman" w:cs="Times New Roman"/>
          <w:sz w:val="22"/>
          <w:szCs w:val="22"/>
        </w:rPr>
        <w:t xml:space="preserve"> speech-to-speech translation (S2ST) model</w:t>
      </w:r>
      <w:r w:rsidR="009504A5" w:rsidRPr="003011B4">
        <w:rPr>
          <w:rFonts w:ascii="Times New Roman" w:hAnsi="Times New Roman" w:cs="Times New Roman"/>
          <w:sz w:val="22"/>
          <w:szCs w:val="22"/>
        </w:rPr>
        <w:t>s</w:t>
      </w:r>
      <w:r w:rsidR="0006028E" w:rsidRPr="003011B4">
        <w:rPr>
          <w:rFonts w:ascii="Times New Roman" w:hAnsi="Times New Roman" w:cs="Times New Roman"/>
          <w:sz w:val="22"/>
          <w:szCs w:val="22"/>
        </w:rPr>
        <w:t xml:space="preserve"> using the discrete speech represe</w:t>
      </w:r>
      <w:r w:rsidR="00940224" w:rsidRPr="003011B4">
        <w:rPr>
          <w:rFonts w:ascii="Times New Roman" w:hAnsi="Times New Roman" w:cs="Times New Roman"/>
          <w:sz w:val="22"/>
          <w:szCs w:val="22"/>
        </w:rPr>
        <w:t>ntation</w:t>
      </w:r>
      <w:r w:rsidR="009504A5" w:rsidRPr="003011B4">
        <w:rPr>
          <w:rFonts w:ascii="Times New Roman" w:hAnsi="Times New Roman" w:cs="Times New Roman"/>
          <w:sz w:val="22"/>
          <w:szCs w:val="22"/>
        </w:rPr>
        <w:t xml:space="preserve"> were</w:t>
      </w:r>
      <w:r w:rsidR="0099774B" w:rsidRPr="003011B4">
        <w:rPr>
          <w:rFonts w:ascii="Times New Roman" w:hAnsi="Times New Roman" w:cs="Times New Roman"/>
          <w:sz w:val="22"/>
          <w:szCs w:val="22"/>
        </w:rPr>
        <w:t xml:space="preserve"> developed</w:t>
      </w:r>
      <w:r w:rsidR="00940224" w:rsidRPr="003011B4">
        <w:rPr>
          <w:rFonts w:ascii="Times New Roman" w:hAnsi="Times New Roman" w:cs="Times New Roman"/>
          <w:sz w:val="22"/>
          <w:szCs w:val="22"/>
        </w:rPr>
        <w:t xml:space="preserve">. For </w:t>
      </w:r>
      <w:r w:rsidR="006B1DFF" w:rsidRPr="003011B4">
        <w:rPr>
          <w:rFonts w:ascii="Times New Roman" w:hAnsi="Times New Roman" w:cs="Times New Roman"/>
          <w:sz w:val="22"/>
          <w:szCs w:val="22"/>
        </w:rPr>
        <w:t xml:space="preserve">S2ST </w:t>
      </w:r>
      <w:r w:rsidR="00940224" w:rsidRPr="003011B4">
        <w:rPr>
          <w:rFonts w:ascii="Times New Roman" w:hAnsi="Times New Roman" w:cs="Times New Roman"/>
          <w:sz w:val="22"/>
          <w:szCs w:val="22"/>
        </w:rPr>
        <w:t xml:space="preserve">tasks, some </w:t>
      </w:r>
      <w:r w:rsidR="006B1DFF" w:rsidRPr="003011B4">
        <w:rPr>
          <w:rFonts w:ascii="Times New Roman" w:hAnsi="Times New Roman" w:cs="Times New Roman"/>
          <w:sz w:val="22"/>
          <w:szCs w:val="22"/>
        </w:rPr>
        <w:t xml:space="preserve">other </w:t>
      </w:r>
      <w:r w:rsidR="00940224" w:rsidRPr="003011B4">
        <w:rPr>
          <w:rFonts w:ascii="Times New Roman" w:hAnsi="Times New Roman" w:cs="Times New Roman"/>
          <w:sz w:val="22"/>
          <w:szCs w:val="22"/>
        </w:rPr>
        <w:t>notable models developed are Speech-to-Unit Translation (S2UT)</w:t>
      </w:r>
      <w:r w:rsidR="00CC3475" w:rsidRPr="003011B4">
        <w:rPr>
          <w:rFonts w:ascii="Times New Roman" w:hAnsi="Times New Roman" w:cs="Times New Roman"/>
          <w:sz w:val="22"/>
          <w:szCs w:val="22"/>
        </w:rPr>
        <w:t xml:space="preserve"> </w:t>
      </w:r>
      <w:r w:rsidR="005E5395" w:rsidRPr="003011B4">
        <w:rPr>
          <w:rFonts w:ascii="Times New Roman" w:hAnsi="Times New Roman" w:cs="Times New Roman"/>
          <w:sz w:val="22"/>
          <w:szCs w:val="22"/>
        </w:rPr>
        <w:t>[15</w:t>
      </w:r>
      <w:r w:rsidR="006B1DFF" w:rsidRPr="003011B4">
        <w:rPr>
          <w:rFonts w:ascii="Times New Roman" w:hAnsi="Times New Roman" w:cs="Times New Roman"/>
          <w:sz w:val="22"/>
          <w:szCs w:val="22"/>
        </w:rPr>
        <w:t>-21</w:t>
      </w:r>
      <w:r w:rsidR="005E5395"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where the source input and target output are the speech mel-spectrograms and discrete units</w:t>
      </w:r>
      <w:r w:rsidR="00BA5A1E">
        <w:rPr>
          <w:rFonts w:ascii="Times New Roman" w:hAnsi="Times New Roman" w:cs="Times New Roman"/>
          <w:sz w:val="22"/>
          <w:szCs w:val="22"/>
        </w:rPr>
        <w:t>,</w:t>
      </w:r>
      <w:r w:rsidR="0099774B" w:rsidRPr="003011B4">
        <w:rPr>
          <w:rFonts w:ascii="Times New Roman" w:hAnsi="Times New Roman" w:cs="Times New Roman"/>
          <w:sz w:val="22"/>
          <w:szCs w:val="22"/>
        </w:rPr>
        <w:t xml:space="preserve"> respectively</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In addition,</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 xml:space="preserve">in </w:t>
      </w:r>
      <w:r w:rsidR="00940224" w:rsidRPr="003011B4">
        <w:rPr>
          <w:rFonts w:ascii="Times New Roman" w:hAnsi="Times New Roman" w:cs="Times New Roman"/>
          <w:sz w:val="22"/>
          <w:szCs w:val="22"/>
        </w:rPr>
        <w:t>Unit-to-Unit Translation (U2UT)</w:t>
      </w:r>
      <w:r w:rsidR="00AE2B97"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"/>
          <w:id w:val="722100253"/>
          <w:placeholder>
            <w:docPart w:val="DefaultPlaceholder_-1854013440"/>
          </w:placeholder>
        </w:sdtPr>
        <w:sdtContent>
          <w:r w:rsidR="005E5395" w:rsidRPr="003011B4">
            <w:rPr>
              <w:rFonts w:ascii="Times New Roman" w:hAnsi="Times New Roman" w:cs="Times New Roman"/>
              <w:sz w:val="22"/>
              <w:szCs w:val="22"/>
            </w:rPr>
            <w:t>[19]</w:t>
          </w:r>
        </w:sdtContent>
      </w:sdt>
      <w:r w:rsidR="00940224" w:rsidRPr="003011B4">
        <w:rPr>
          <w:rFonts w:ascii="Times New Roman" w:hAnsi="Times New Roman" w:cs="Times New Roman"/>
          <w:sz w:val="22"/>
          <w:szCs w:val="22"/>
        </w:rPr>
        <w:t xml:space="preserve">, the source input and target output </w:t>
      </w:r>
      <w:r w:rsidR="00BA5A1E">
        <w:rPr>
          <w:rFonts w:ascii="Times New Roman" w:hAnsi="Times New Roman" w:cs="Times New Roman"/>
          <w:sz w:val="22"/>
          <w:szCs w:val="22"/>
        </w:rPr>
        <w:t>languages'</w:t>
      </w:r>
      <w:r w:rsidR="00BA5A1E"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representations for training are both in discrete unit</w:t>
      </w:r>
      <w:r w:rsidR="0099774B" w:rsidRPr="003011B4">
        <w:rPr>
          <w:rFonts w:ascii="Times New Roman" w:hAnsi="Times New Roman" w:cs="Times New Roman"/>
          <w:sz w:val="22"/>
          <w:szCs w:val="22"/>
        </w:rPr>
        <w:t>s</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T</w:t>
      </w:r>
      <w:r w:rsidR="00940224" w:rsidRPr="003011B4">
        <w:rPr>
          <w:rFonts w:ascii="Times New Roman" w:hAnsi="Times New Roman" w:cs="Times New Roman"/>
          <w:sz w:val="22"/>
          <w:szCs w:val="22"/>
        </w:rPr>
        <w:t>he Unit-to-Speech Translation (U2ST)</w:t>
      </w:r>
      <w:r w:rsidR="00CC3475" w:rsidRPr="003011B4">
        <w:rPr>
          <w:rFonts w:ascii="Times New Roman" w:hAnsi="Times New Roman" w:cs="Times New Roman"/>
          <w:sz w:val="22"/>
          <w:szCs w:val="22"/>
        </w:rPr>
        <w:t xml:space="preserve"> </w:t>
      </w:r>
      <w:r w:rsidR="005E5395" w:rsidRPr="003011B4">
        <w:rPr>
          <w:rFonts w:ascii="Times New Roman" w:hAnsi="Times New Roman" w:cs="Times New Roman"/>
          <w:sz w:val="22"/>
          <w:szCs w:val="22"/>
        </w:rPr>
        <w:t>[15</w:t>
      </w:r>
      <w:r w:rsidR="00B92A23" w:rsidRPr="003011B4">
        <w:rPr>
          <w:rFonts w:ascii="Times New Roman" w:hAnsi="Times New Roman" w:cs="Times New Roman"/>
          <w:sz w:val="22"/>
          <w:szCs w:val="22"/>
        </w:rPr>
        <w:t>, 19, 20</w:t>
      </w:r>
      <w:r w:rsidR="005E5395" w:rsidRPr="003011B4">
        <w:rPr>
          <w:rFonts w:ascii="Times New Roman" w:hAnsi="Times New Roman" w:cs="Times New Roman"/>
          <w:sz w:val="22"/>
          <w:szCs w:val="22"/>
        </w:rPr>
        <w:t>]</w:t>
      </w:r>
      <w:r w:rsidR="00940224" w:rsidRPr="003011B4">
        <w:rPr>
          <w:rFonts w:ascii="Times New Roman" w:hAnsi="Times New Roman" w:cs="Times New Roman"/>
          <w:sz w:val="22"/>
          <w:szCs w:val="22"/>
        </w:rPr>
        <w:t xml:space="preserve"> </w:t>
      </w:r>
      <w:r w:rsidR="00B92A23" w:rsidRPr="003011B4">
        <w:rPr>
          <w:rFonts w:ascii="Times New Roman" w:hAnsi="Times New Roman" w:cs="Times New Roman"/>
          <w:sz w:val="22"/>
          <w:szCs w:val="22"/>
        </w:rPr>
        <w:t>however</w:t>
      </w:r>
      <w:r w:rsidR="00BA5A1E">
        <w:rPr>
          <w:rFonts w:ascii="Times New Roman" w:hAnsi="Times New Roman" w:cs="Times New Roman"/>
          <w:sz w:val="22"/>
          <w:szCs w:val="22"/>
        </w:rPr>
        <w:t>,</w:t>
      </w:r>
      <w:r w:rsidR="00B92A23" w:rsidRPr="003011B4">
        <w:rPr>
          <w:rFonts w:ascii="Times New Roman" w:hAnsi="Times New Roman" w:cs="Times New Roman"/>
          <w:sz w:val="22"/>
          <w:szCs w:val="22"/>
        </w:rPr>
        <w:t xml:space="preserve"> takes </w:t>
      </w:r>
      <w:r w:rsidR="00940224" w:rsidRPr="003011B4">
        <w:rPr>
          <w:rFonts w:ascii="Times New Roman" w:hAnsi="Times New Roman" w:cs="Times New Roman"/>
          <w:sz w:val="22"/>
          <w:szCs w:val="22"/>
        </w:rPr>
        <w:t xml:space="preserve">the source and target </w:t>
      </w:r>
      <w:r w:rsidR="00BA5A1E">
        <w:rPr>
          <w:rFonts w:ascii="Times New Roman" w:hAnsi="Times New Roman" w:cs="Times New Roman"/>
          <w:sz w:val="22"/>
          <w:szCs w:val="22"/>
        </w:rPr>
        <w:t>languages'</w:t>
      </w:r>
      <w:r w:rsidR="00BA5A1E" w:rsidRPr="003011B4">
        <w:rPr>
          <w:rFonts w:ascii="Times New Roman" w:hAnsi="Times New Roman" w:cs="Times New Roman"/>
          <w:sz w:val="22"/>
          <w:szCs w:val="22"/>
        </w:rPr>
        <w:t xml:space="preserve"> </w:t>
      </w:r>
      <w:r w:rsidR="00940224" w:rsidRPr="003011B4">
        <w:rPr>
          <w:rFonts w:ascii="Times New Roman" w:hAnsi="Times New Roman" w:cs="Times New Roman"/>
          <w:sz w:val="22"/>
          <w:szCs w:val="22"/>
        </w:rPr>
        <w:t xml:space="preserve">representations for </w:t>
      </w:r>
      <w:r w:rsidR="00BA5A1E">
        <w:rPr>
          <w:rFonts w:ascii="Times New Roman" w:hAnsi="Times New Roman" w:cs="Times New Roman"/>
          <w:sz w:val="22"/>
          <w:szCs w:val="22"/>
        </w:rPr>
        <w:t>training</w:t>
      </w:r>
      <w:r w:rsidR="00B0491C" w:rsidRPr="003011B4">
        <w:rPr>
          <w:rFonts w:ascii="Times New Roman" w:hAnsi="Times New Roman" w:cs="Times New Roman"/>
          <w:sz w:val="22"/>
          <w:szCs w:val="22"/>
        </w:rPr>
        <w:t>, the</w:t>
      </w:r>
      <w:r w:rsidR="00940224" w:rsidRPr="003011B4">
        <w:rPr>
          <w:rFonts w:ascii="Times New Roman" w:hAnsi="Times New Roman" w:cs="Times New Roman"/>
          <w:sz w:val="22"/>
          <w:szCs w:val="22"/>
        </w:rPr>
        <w:t xml:space="preserve"> discrete unit representation and speech mel-spectrograms</w:t>
      </w:r>
      <w:r w:rsidR="0099774B" w:rsidRPr="003011B4">
        <w:rPr>
          <w:rFonts w:ascii="Times New Roman" w:hAnsi="Times New Roman" w:cs="Times New Roman"/>
          <w:sz w:val="22"/>
          <w:szCs w:val="22"/>
        </w:rPr>
        <w:t xml:space="preserve"> respectively</w:t>
      </w:r>
      <w:r w:rsidR="00940224" w:rsidRPr="003011B4">
        <w:rPr>
          <w:rFonts w:ascii="Times New Roman" w:hAnsi="Times New Roman" w:cs="Times New Roman"/>
          <w:sz w:val="22"/>
          <w:szCs w:val="22"/>
        </w:rPr>
        <w:t xml:space="preserve">. </w:t>
      </w:r>
      <w:r w:rsidR="00462D3A" w:rsidRPr="003011B4">
        <w:rPr>
          <w:rFonts w:ascii="Times New Roman" w:hAnsi="Times New Roman" w:cs="Times New Roman"/>
          <w:sz w:val="22"/>
          <w:szCs w:val="22"/>
        </w:rPr>
        <w:t>Hence</w:t>
      </w:r>
      <w:r w:rsidR="0066665F" w:rsidRPr="003011B4">
        <w:rPr>
          <w:rFonts w:ascii="Times New Roman" w:hAnsi="Times New Roman" w:cs="Times New Roman"/>
          <w:sz w:val="22"/>
          <w:szCs w:val="22"/>
        </w:rPr>
        <w:t>,</w:t>
      </w:r>
      <w:r w:rsidR="00EB621B" w:rsidRPr="003011B4">
        <w:rPr>
          <w:rFonts w:ascii="Times New Roman" w:hAnsi="Times New Roman" w:cs="Times New Roman"/>
          <w:sz w:val="22"/>
          <w:szCs w:val="22"/>
        </w:rPr>
        <w:t xml:space="preserve"> these</w:t>
      </w:r>
      <w:r w:rsidR="00940224" w:rsidRPr="003011B4">
        <w:rPr>
          <w:rFonts w:ascii="Times New Roman" w:hAnsi="Times New Roman" w:cs="Times New Roman"/>
          <w:sz w:val="22"/>
          <w:szCs w:val="22"/>
        </w:rPr>
        <w:t xml:space="preserve"> approaches </w:t>
      </w:r>
      <w:r w:rsidR="00462D3A" w:rsidRPr="003011B4">
        <w:rPr>
          <w:rFonts w:ascii="Times New Roman" w:hAnsi="Times New Roman" w:cs="Times New Roman"/>
          <w:sz w:val="22"/>
          <w:szCs w:val="22"/>
        </w:rPr>
        <w:t xml:space="preserve">have been utilized </w:t>
      </w:r>
      <w:r w:rsidR="00940224" w:rsidRPr="003011B4">
        <w:rPr>
          <w:rFonts w:ascii="Times New Roman" w:hAnsi="Times New Roman" w:cs="Times New Roman"/>
          <w:sz w:val="22"/>
          <w:szCs w:val="22"/>
        </w:rPr>
        <w:t>to obtain enhance</w:t>
      </w:r>
      <w:r w:rsidR="00EB621B" w:rsidRPr="003011B4">
        <w:rPr>
          <w:rFonts w:ascii="Times New Roman" w:hAnsi="Times New Roman" w:cs="Times New Roman"/>
          <w:sz w:val="22"/>
          <w:szCs w:val="22"/>
        </w:rPr>
        <w:t>d</w:t>
      </w:r>
      <w:r w:rsidR="00940224" w:rsidRPr="003011B4">
        <w:rPr>
          <w:rFonts w:ascii="Times New Roman" w:hAnsi="Times New Roman" w:cs="Times New Roman"/>
          <w:sz w:val="22"/>
          <w:szCs w:val="22"/>
        </w:rPr>
        <w:t xml:space="preserve"> results </w:t>
      </w:r>
      <w:r w:rsidR="00462D3A" w:rsidRPr="003011B4">
        <w:rPr>
          <w:rFonts w:ascii="Times New Roman" w:hAnsi="Times New Roman" w:cs="Times New Roman"/>
          <w:sz w:val="22"/>
          <w:szCs w:val="22"/>
        </w:rPr>
        <w:t xml:space="preserve">as </w:t>
      </w:r>
      <w:r w:rsidR="00940224" w:rsidRPr="003011B4">
        <w:rPr>
          <w:rFonts w:ascii="Times New Roman" w:hAnsi="Times New Roman" w:cs="Times New Roman"/>
          <w:sz w:val="22"/>
          <w:szCs w:val="22"/>
        </w:rPr>
        <w:t xml:space="preserve">compared to mel-spectrogram based models and have also incorporated auxiliary trainings </w:t>
      </w:r>
      <w:sdt>
        <w:sdtPr>
          <w:rPr>
            <w:rFonts w:ascii="Times New Roman" w:hAnsi="Times New Roman" w:cs="Times New Roman"/>
            <w:sz w:val="22"/>
            <w:szCs w:val="22"/>
          </w:rPr>
          <w:tag w:val="MENDELEY_CITATION_v3_eyJjaXRhdGlvbklEIjoiTUVOREVMRVlfQ0lUQVRJT05fYjNlZGQ4M2QtMTI4OS00MmMwLTlmZjMtZDVjYmNjYzcwYWEwIiwicHJvcGVydGllcyI6eyJub3RlSW5kZXgiOjB9LCJpc0VkaXRlZCI6ZmFsc2UsIm1hbnVhbE92ZXJyaWRlIjp7ImlzTWFudWFsbHlPdmVycmlkZGVuIjpmYWxzZSwiY2l0ZXByb2NUZXh0IjoiWzE2XSwgWzE3XSwgWzIwXSwgWzIxXSwgWzIy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
          <w:id w:val="1124667997"/>
          <w:placeholder>
            <w:docPart w:val="DefaultPlaceholder_-1854013440"/>
          </w:placeholder>
        </w:sdtPr>
        <w:sdtContent>
          <w:r w:rsidR="005E5395" w:rsidRPr="003011B4">
            <w:rPr>
              <w:rFonts w:ascii="Times New Roman" w:hAnsi="Times New Roman" w:cs="Times New Roman"/>
              <w:sz w:val="22"/>
              <w:szCs w:val="22"/>
            </w:rPr>
            <w:t>[16, 17, 20</w:t>
          </w:r>
          <w:r w:rsidR="00462D3A" w:rsidRPr="003011B4">
            <w:rPr>
              <w:rFonts w:ascii="Times New Roman" w:hAnsi="Times New Roman" w:cs="Times New Roman"/>
              <w:sz w:val="22"/>
              <w:szCs w:val="22"/>
            </w:rPr>
            <w:t>-22</w:t>
          </w:r>
          <w:r w:rsidR="005E5395" w:rsidRPr="003011B4">
            <w:rPr>
              <w:rFonts w:ascii="Times New Roman" w:hAnsi="Times New Roman" w:cs="Times New Roman"/>
              <w:sz w:val="22"/>
              <w:szCs w:val="22"/>
            </w:rPr>
            <w:t>],</w:t>
          </w:r>
        </w:sdtContent>
      </w:sdt>
      <w:r w:rsidR="00940224" w:rsidRPr="003011B4">
        <w:rPr>
          <w:rFonts w:ascii="Times New Roman" w:hAnsi="Times New Roman" w:cs="Times New Roman"/>
          <w:sz w:val="22"/>
          <w:szCs w:val="22"/>
        </w:rPr>
        <w:t xml:space="preserve"> to enhance the </w:t>
      </w:r>
      <w:r w:rsidR="00DC66FC" w:rsidRPr="003011B4">
        <w:rPr>
          <w:rFonts w:ascii="Times New Roman" w:hAnsi="Times New Roman" w:cs="Times New Roman"/>
          <w:sz w:val="22"/>
          <w:szCs w:val="22"/>
        </w:rPr>
        <w:t>training performances.</w:t>
      </w:r>
      <w:r w:rsidR="003543ED" w:rsidRPr="003011B4">
        <w:rPr>
          <w:rFonts w:ascii="Times New Roman" w:hAnsi="Times New Roman" w:cs="Times New Roman"/>
          <w:sz w:val="22"/>
          <w:szCs w:val="22"/>
        </w:rPr>
        <w:t xml:space="preserve">  W</w:t>
      </w:r>
      <w:r w:rsidR="00B37EC0" w:rsidRPr="003011B4">
        <w:rPr>
          <w:rFonts w:ascii="Times New Roman" w:hAnsi="Times New Roman" w:cs="Times New Roman"/>
          <w:sz w:val="22"/>
          <w:szCs w:val="22"/>
        </w:rPr>
        <w:t>hen the targ</w:t>
      </w:r>
      <w:r w:rsidR="003543ED" w:rsidRPr="003011B4">
        <w:rPr>
          <w:rFonts w:ascii="Times New Roman" w:hAnsi="Times New Roman" w:cs="Times New Roman"/>
          <w:sz w:val="22"/>
          <w:szCs w:val="22"/>
        </w:rPr>
        <w:t xml:space="preserve">et output predicted should be </w:t>
      </w:r>
      <w:r w:rsidR="00B37EC0" w:rsidRPr="003011B4">
        <w:rPr>
          <w:rFonts w:ascii="Times New Roman" w:hAnsi="Times New Roman" w:cs="Times New Roman"/>
          <w:sz w:val="22"/>
          <w:szCs w:val="22"/>
        </w:rPr>
        <w:t xml:space="preserve">discrete units, these units are resynthesized into speech waveforms </w:t>
      </w:r>
      <w:sdt>
        <w:sdtPr>
          <w:rPr>
            <w:rFonts w:ascii="Times New Roman" w:hAnsi="Times New Roman" w:cs="Times New Roman"/>
            <w:sz w:val="22"/>
            <w:szCs w:val="22"/>
          </w:rPr>
          <w:tag w:val="MENDELEY_CITATION_v3_eyJjaXRhdGlvbklEIjoiTUVOREVMRVlfQ0lUQVRJT05fOGI0OTAzMDMtZmZiYS00YTU1LTg3ZWUtYjFkMDZkNmMwMzQyIiwicHJvcGVydGllcyI6eyJub3RlSW5kZXgiOjB9LCJpc0VkaXRlZCI6ZmFsc2UsIm1hbnVhbE92ZXJyaWRlIjp7ImlzTWFudWFsbHlPdmVycmlkZGVuIjpmYWxzZSwiY2l0ZXByb2NUZXh0IjoiWzE4XSwgWzIzXSIsIm1hbnVhbE92ZXJyaWRlVGV4dCI6IiJ9LCJjaXRhdGlvbkl0ZW1zIjpb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"/>
          <w:id w:val="-1301307077"/>
          <w:placeholder>
            <w:docPart w:val="DefaultPlaceholder_-1854013440"/>
          </w:placeholder>
        </w:sdtPr>
        <w:sdtContent>
          <w:r w:rsidR="005E5395" w:rsidRPr="003011B4">
            <w:rPr>
              <w:rFonts w:ascii="Times New Roman" w:hAnsi="Times New Roman" w:cs="Times New Roman"/>
              <w:sz w:val="22"/>
              <w:szCs w:val="22"/>
            </w:rPr>
            <w:t>[18], [23]</w:t>
          </w:r>
        </w:sdtContent>
      </w:sdt>
      <w:r w:rsidR="005E5395" w:rsidRPr="003011B4">
        <w:rPr>
          <w:rFonts w:ascii="Times New Roman" w:hAnsi="Times New Roman" w:cs="Times New Roman"/>
          <w:sz w:val="22"/>
          <w:szCs w:val="22"/>
        </w:rPr>
        <w:t xml:space="preserve"> </w:t>
      </w:r>
      <w:r w:rsidR="003543ED" w:rsidRPr="003011B4">
        <w:rPr>
          <w:rFonts w:ascii="Times New Roman" w:hAnsi="Times New Roman" w:cs="Times New Roman"/>
          <w:sz w:val="22"/>
          <w:szCs w:val="22"/>
        </w:rPr>
        <w:t>using some well-</w:t>
      </w:r>
      <w:r w:rsidR="002C2268" w:rsidRPr="003011B4">
        <w:rPr>
          <w:rFonts w:ascii="Times New Roman" w:hAnsi="Times New Roman" w:cs="Times New Roman"/>
          <w:sz w:val="22"/>
          <w:szCs w:val="22"/>
        </w:rPr>
        <w:t xml:space="preserve">known vocoders such as HiFi-GAN </w:t>
      </w:r>
      <w:r w:rsidR="005E5395" w:rsidRPr="003011B4">
        <w:rPr>
          <w:rFonts w:ascii="Times New Roman" w:hAnsi="Times New Roman" w:cs="Times New Roman"/>
          <w:sz w:val="22"/>
          <w:szCs w:val="22"/>
        </w:rPr>
        <w:t>[16</w:t>
      </w:r>
      <w:r w:rsidR="00DF31BB" w:rsidRPr="003011B4">
        <w:rPr>
          <w:rFonts w:ascii="Times New Roman" w:hAnsi="Times New Roman" w:cs="Times New Roman"/>
          <w:sz w:val="22"/>
          <w:szCs w:val="22"/>
        </w:rPr>
        <w:t>-18</w:t>
      </w:r>
      <w:r w:rsidR="005E5395" w:rsidRPr="003011B4">
        <w:rPr>
          <w:rFonts w:ascii="Times New Roman" w:hAnsi="Times New Roman" w:cs="Times New Roman"/>
          <w:sz w:val="22"/>
          <w:szCs w:val="22"/>
        </w:rPr>
        <w:t xml:space="preserve">], </w:t>
      </w:r>
      <w:r w:rsidR="002C2268" w:rsidRPr="003011B4">
        <w:rPr>
          <w:rFonts w:ascii="Times New Roman" w:hAnsi="Times New Roman" w:cs="Times New Roman"/>
          <w:sz w:val="22"/>
          <w:szCs w:val="22"/>
        </w:rPr>
        <w:t>Graffin Lim, WaveRNN, WaveNet, Tacotron models etc.</w:t>
      </w:r>
      <w:r w:rsidR="00B37EC0" w:rsidRPr="003011B4">
        <w:rPr>
          <w:rFonts w:ascii="Times New Roman" w:hAnsi="Times New Roman" w:cs="Times New Roman"/>
          <w:sz w:val="22"/>
          <w:szCs w:val="22"/>
        </w:rPr>
        <w:t xml:space="preserve">  </w:t>
      </w:r>
      <w:r w:rsidR="002F69C4" w:rsidRPr="003011B4">
        <w:rPr>
          <w:rFonts w:ascii="Times New Roman" w:hAnsi="Times New Roman" w:cs="Times New Roman"/>
          <w:sz w:val="22"/>
          <w:szCs w:val="22"/>
        </w:rPr>
        <w:t xml:space="preserve">Discrete unit representations have also been explored for </w:t>
      </w:r>
      <w:r w:rsidR="00F30A54" w:rsidRPr="003011B4">
        <w:rPr>
          <w:rFonts w:ascii="Times New Roman" w:hAnsi="Times New Roman" w:cs="Times New Roman"/>
          <w:sz w:val="22"/>
          <w:szCs w:val="22"/>
        </w:rPr>
        <w:t xml:space="preserve">Text-to-Speech </w:t>
      </w:r>
      <w:sdt>
        <w:sdtPr>
          <w:rPr>
            <w:rFonts w:ascii="Times New Roman" w:hAnsi="Times New Roman" w:cs="Times New Roman"/>
            <w:sz w:val="22"/>
            <w:szCs w:val="22"/>
          </w:rPr>
          <w:tag w:val="MENDELEY_CITATION_v3_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"/>
          <w:id w:val="969486658"/>
          <w:placeholder>
            <w:docPart w:val="DefaultPlaceholder_-1854013440"/>
          </w:placeholder>
        </w:sdtPr>
        <w:sdtContent>
          <w:r w:rsidR="005E5395" w:rsidRPr="003011B4">
            <w:rPr>
              <w:rFonts w:ascii="Times New Roman" w:hAnsi="Times New Roman" w:cs="Times New Roman"/>
              <w:sz w:val="22"/>
              <w:szCs w:val="22"/>
            </w:rPr>
            <w:t>[24]</w:t>
          </w:r>
        </w:sdtContent>
      </w:sdt>
      <w:r w:rsidR="00F30A54" w:rsidRPr="003011B4">
        <w:rPr>
          <w:rFonts w:ascii="Times New Roman" w:hAnsi="Times New Roman" w:cs="Times New Roman"/>
          <w:sz w:val="22"/>
          <w:szCs w:val="22"/>
        </w:rPr>
        <w:t xml:space="preserve"> and Speech-to-Text tasks </w:t>
      </w:r>
      <w:sdt>
        <w:sdtPr>
          <w:rPr>
            <w:rFonts w:ascii="Times New Roman" w:hAnsi="Times New Roman" w:cs="Times New Roman"/>
            <w:sz w:val="22"/>
            <w:szCs w:val="22"/>
          </w:rPr>
          <w:tag w:val="MENDELEY_CITATION_v3_eyJjaXRhdGlvbklEIjoiTUVOREVMRVlfQ0lUQVRJT05fMDVjYWYzOTEtZmNiOS00Zjg2LTk1NzAtMDdlMjRkNjZhNzdiIiwicHJvcGVydGllcyI6eyJub3RlSW5kZXgiOjB9LCJpc0VkaXRlZCI6ZmFsc2UsIm1hbnVhbE92ZXJyaWRlIjp7ImlzTWFudWFsbHlPdmVycmlkZGVuIjpmYWxzZSwiY2l0ZXByb2NUZXh0IjoiWzFdLCBbMl0iLCJtYW51YWxPdmVycmlkZVRleHQiOiIifSwiY2l0YXRpb25JdGVtcyI6W3siaWQiOiIwMmQ4Y2UwMy1kZGY3LTMzY2YtYjVlZi00OTRhYzZjYWMwOWMiLCJpdGVtRGF0YSI6eyJ0eXBlIjoiYXJ0aWNsZS1qb3VybmFsIiwiaWQiOiIwMmQ4Y2UwMy1kZGY3LTMzY2YtYjVlZi00OTRhYzZjYWMwOWM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"/>
          <w:id w:val="891237340"/>
          <w:placeholder>
            <w:docPart w:val="DefaultPlaceholder_-1854013440"/>
          </w:placeholder>
        </w:sdtPr>
        <w:sdtContent>
          <w:r w:rsidR="005E5395" w:rsidRPr="003011B4">
            <w:rPr>
              <w:rFonts w:ascii="Times New Roman" w:hAnsi="Times New Roman" w:cs="Times New Roman"/>
              <w:sz w:val="22"/>
              <w:szCs w:val="22"/>
            </w:rPr>
            <w:t>[1], [2]</w:t>
          </w:r>
        </w:sdtContent>
      </w:sdt>
      <w:r w:rsidR="00F30A54" w:rsidRPr="003011B4">
        <w:rPr>
          <w:rFonts w:ascii="Times New Roman" w:hAnsi="Times New Roman" w:cs="Times New Roman"/>
          <w:sz w:val="22"/>
          <w:szCs w:val="22"/>
        </w:rPr>
        <w:t xml:space="preserve">. </w:t>
      </w:r>
      <w:r w:rsidR="0066665F" w:rsidRPr="003011B4">
        <w:rPr>
          <w:rFonts w:ascii="Times New Roman" w:hAnsi="Times New Roman" w:cs="Times New Roman"/>
          <w:sz w:val="22"/>
          <w:szCs w:val="22"/>
        </w:rPr>
        <w:t>The majority</w:t>
      </w:r>
      <w:r w:rsidR="00D20C8C" w:rsidRPr="003011B4">
        <w:rPr>
          <w:rFonts w:ascii="Times New Roman" w:hAnsi="Times New Roman" w:cs="Times New Roman"/>
          <w:sz w:val="22"/>
          <w:szCs w:val="22"/>
        </w:rPr>
        <w:t xml:space="preserve"> of th</w:t>
      </w:r>
      <w:r w:rsidR="0066665F" w:rsidRPr="003011B4">
        <w:rPr>
          <w:rFonts w:ascii="Times New Roman" w:hAnsi="Times New Roman" w:cs="Times New Roman"/>
          <w:sz w:val="22"/>
          <w:szCs w:val="22"/>
        </w:rPr>
        <w:t>ese</w:t>
      </w:r>
      <w:r w:rsidR="00D20C8C" w:rsidRPr="003011B4">
        <w:rPr>
          <w:rFonts w:ascii="Times New Roman" w:hAnsi="Times New Roman" w:cs="Times New Roman"/>
          <w:sz w:val="22"/>
          <w:szCs w:val="22"/>
        </w:rPr>
        <w:t xml:space="preserve"> discrete unit</w:t>
      </w:r>
      <w:r w:rsidR="00AE105E" w:rsidRPr="003011B4">
        <w:rPr>
          <w:rFonts w:ascii="Times New Roman" w:hAnsi="Times New Roman" w:cs="Times New Roman"/>
          <w:sz w:val="22"/>
          <w:szCs w:val="22"/>
        </w:rPr>
        <w:t>s</w:t>
      </w:r>
      <w:r w:rsidR="00D20C8C" w:rsidRPr="003011B4">
        <w:rPr>
          <w:rFonts w:ascii="Times New Roman" w:hAnsi="Times New Roman" w:cs="Times New Roman"/>
          <w:sz w:val="22"/>
          <w:szCs w:val="22"/>
        </w:rPr>
        <w:t xml:space="preserve"> </w:t>
      </w:r>
      <w:r w:rsidR="007D34C4" w:rsidRPr="003011B4">
        <w:rPr>
          <w:rFonts w:ascii="Times New Roman" w:hAnsi="Times New Roman" w:cs="Times New Roman"/>
          <w:sz w:val="22"/>
          <w:szCs w:val="22"/>
        </w:rPr>
        <w:t xml:space="preserve">in research works </w:t>
      </w:r>
      <w:r w:rsidR="00D20C8C" w:rsidRPr="003011B4">
        <w:rPr>
          <w:rFonts w:ascii="Times New Roman" w:hAnsi="Times New Roman" w:cs="Times New Roman"/>
          <w:sz w:val="22"/>
          <w:szCs w:val="22"/>
        </w:rPr>
        <w:t xml:space="preserve">are obtained using HuBERT model </w:t>
      </w:r>
      <w:sdt>
        <w:sdtPr>
          <w:rPr>
            <w:rFonts w:ascii="Times New Roman" w:hAnsi="Times New Roman" w:cs="Times New Roman"/>
            <w:sz w:val="22"/>
            <w:szCs w:val="22"/>
          </w:rPr>
          <w:tag w:val="MENDELEY_CITATION_v3_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gyNDM5NDI3LWIxMGYtMzE1Ni1iM2QwLTYzZDc5NjAxN2YxNiIsIml0ZW1EYXRhIjp7InR5cGUiOiJhcnRpY2xlLWpvdXJuYWwiLCJpZCI6IjgyNDM5NDI3LWIxMGYtMzE1Ni1iM2QwLTYzZDc5NjAxN2YxNi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1dfQ=="/>
          <w:id w:val="1879503016"/>
          <w:placeholder>
            <w:docPart w:val="DefaultPlaceholder_-1854013440"/>
          </w:placeholder>
        </w:sdtPr>
        <w:sdtContent>
          <w:r w:rsidR="005E5395" w:rsidRPr="003011B4">
            <w:rPr>
              <w:rFonts w:ascii="Times New Roman" w:hAnsi="Times New Roman" w:cs="Times New Roman"/>
              <w:sz w:val="22"/>
              <w:szCs w:val="22"/>
            </w:rPr>
            <w:t>[7], [15], [19], [20], [21]</w:t>
          </w:r>
        </w:sdtContent>
      </w:sdt>
      <w:r w:rsidR="00D20C8C" w:rsidRPr="003011B4">
        <w:rPr>
          <w:rFonts w:ascii="Times New Roman" w:hAnsi="Times New Roman" w:cs="Times New Roman"/>
          <w:sz w:val="22"/>
          <w:szCs w:val="22"/>
        </w:rPr>
        <w:t xml:space="preserve"> due to its model architecture</w:t>
      </w:r>
      <w:r w:rsidR="007D34C4" w:rsidRPr="003011B4">
        <w:rPr>
          <w:rFonts w:ascii="Times New Roman" w:hAnsi="Times New Roman" w:cs="Times New Roman"/>
          <w:sz w:val="22"/>
          <w:szCs w:val="22"/>
        </w:rPr>
        <w:t xml:space="preserve"> and clustering approach</w:t>
      </w:r>
      <w:r w:rsidR="00D20C8C" w:rsidRPr="003011B4">
        <w:rPr>
          <w:rFonts w:ascii="Times New Roman" w:hAnsi="Times New Roman" w:cs="Times New Roman"/>
          <w:sz w:val="22"/>
          <w:szCs w:val="22"/>
        </w:rPr>
        <w:t xml:space="preserve">. The model generates hidden units from both the speech </w:t>
      </w:r>
      <w:r w:rsidR="0066665F" w:rsidRPr="003011B4">
        <w:rPr>
          <w:rFonts w:ascii="Times New Roman" w:hAnsi="Times New Roman" w:cs="Times New Roman"/>
          <w:sz w:val="22"/>
          <w:szCs w:val="22"/>
        </w:rPr>
        <w:t>Mel</w:t>
      </w:r>
      <w:r w:rsidR="00D20C8C" w:rsidRPr="003011B4">
        <w:rPr>
          <w:rFonts w:ascii="Times New Roman" w:hAnsi="Times New Roman" w:cs="Times New Roman"/>
          <w:sz w:val="22"/>
          <w:szCs w:val="22"/>
        </w:rPr>
        <w:t xml:space="preserve">-spectrogram of raw speech and </w:t>
      </w:r>
      <w:r w:rsidR="00B11EC3">
        <w:rPr>
          <w:rFonts w:ascii="Times New Roman" w:hAnsi="Times New Roman" w:cs="Times New Roman"/>
          <w:sz w:val="22"/>
          <w:szCs w:val="22"/>
        </w:rPr>
        <w:t xml:space="preserve">the </w:t>
      </w:r>
      <w:r w:rsidR="00D20C8C" w:rsidRPr="003011B4">
        <w:rPr>
          <w:rFonts w:ascii="Times New Roman" w:hAnsi="Times New Roman" w:cs="Times New Roman"/>
          <w:sz w:val="22"/>
          <w:szCs w:val="22"/>
        </w:rPr>
        <w:t xml:space="preserve">transformer encoder </w:t>
      </w:r>
      <w:r w:rsidR="00AE105E" w:rsidRPr="003011B4">
        <w:rPr>
          <w:rFonts w:ascii="Times New Roman" w:hAnsi="Times New Roman" w:cs="Times New Roman"/>
          <w:sz w:val="22"/>
          <w:szCs w:val="22"/>
        </w:rPr>
        <w:t xml:space="preserve">output </w:t>
      </w:r>
      <w:r w:rsidR="00D20C8C" w:rsidRPr="003011B4">
        <w:rPr>
          <w:rFonts w:ascii="Times New Roman" w:hAnsi="Times New Roman" w:cs="Times New Roman"/>
          <w:sz w:val="22"/>
          <w:szCs w:val="22"/>
        </w:rPr>
        <w:t xml:space="preserve">and </w:t>
      </w:r>
      <w:r w:rsidR="0066665F" w:rsidRPr="003011B4">
        <w:rPr>
          <w:rFonts w:ascii="Times New Roman" w:hAnsi="Times New Roman" w:cs="Times New Roman"/>
          <w:sz w:val="22"/>
          <w:szCs w:val="22"/>
        </w:rPr>
        <w:t>compares</w:t>
      </w:r>
      <w:r w:rsidR="00D20C8C" w:rsidRPr="003011B4">
        <w:rPr>
          <w:rFonts w:ascii="Times New Roman" w:hAnsi="Times New Roman" w:cs="Times New Roman"/>
          <w:sz w:val="22"/>
          <w:szCs w:val="22"/>
        </w:rPr>
        <w:t xml:space="preserve"> the two hidden units where some parts of the encoder hidden units</w:t>
      </w:r>
      <w:r w:rsidR="00DF31BB" w:rsidRPr="003011B4">
        <w:rPr>
          <w:rFonts w:ascii="Times New Roman" w:hAnsi="Times New Roman" w:cs="Times New Roman"/>
          <w:sz w:val="22"/>
          <w:szCs w:val="22"/>
        </w:rPr>
        <w:t>’</w:t>
      </w:r>
      <w:r w:rsidR="00D20C8C" w:rsidRPr="003011B4">
        <w:rPr>
          <w:rFonts w:ascii="Times New Roman" w:hAnsi="Times New Roman" w:cs="Times New Roman"/>
          <w:sz w:val="22"/>
          <w:szCs w:val="22"/>
        </w:rPr>
        <w:t xml:space="preserve"> output are masked and utilized to make predictions. Another advantage of the model</w:t>
      </w:r>
      <w:r w:rsidR="00B516D0" w:rsidRPr="003011B4">
        <w:rPr>
          <w:rFonts w:ascii="Times New Roman" w:hAnsi="Times New Roman" w:cs="Times New Roman"/>
          <w:sz w:val="22"/>
          <w:szCs w:val="22"/>
        </w:rPr>
        <w:t xml:space="preserve"> </w:t>
      </w:r>
      <w:r w:rsidR="00DF31BB" w:rsidRPr="003011B4">
        <w:rPr>
          <w:rFonts w:ascii="Times New Roman" w:hAnsi="Times New Roman" w:cs="Times New Roman"/>
          <w:sz w:val="22"/>
          <w:szCs w:val="22"/>
        </w:rPr>
        <w:t>i</w:t>
      </w:r>
      <w:r w:rsidR="0066665F" w:rsidRPr="003011B4">
        <w:rPr>
          <w:rFonts w:ascii="Times New Roman" w:hAnsi="Times New Roman" w:cs="Times New Roman"/>
          <w:sz w:val="22"/>
          <w:szCs w:val="22"/>
        </w:rPr>
        <w:t>s</w:t>
      </w:r>
      <w:r w:rsidR="00D20C8C" w:rsidRPr="003011B4">
        <w:rPr>
          <w:rFonts w:ascii="Times New Roman" w:hAnsi="Times New Roman" w:cs="Times New Roman"/>
          <w:sz w:val="22"/>
          <w:szCs w:val="22"/>
        </w:rPr>
        <w:t xml:space="preserve"> the utilization of the 6</w:t>
      </w:r>
      <w:r w:rsidR="00D20C8C" w:rsidRPr="003011B4">
        <w:rPr>
          <w:rFonts w:ascii="Times New Roman" w:hAnsi="Times New Roman" w:cs="Times New Roman"/>
          <w:sz w:val="22"/>
          <w:szCs w:val="22"/>
          <w:vertAlign w:val="superscript"/>
        </w:rPr>
        <w:t>th</w:t>
      </w:r>
      <w:r w:rsidR="00D20C8C" w:rsidRPr="003011B4">
        <w:rPr>
          <w:rFonts w:ascii="Times New Roman" w:hAnsi="Times New Roman" w:cs="Times New Roman"/>
          <w:sz w:val="22"/>
          <w:szCs w:val="22"/>
        </w:rPr>
        <w:t xml:space="preserve"> and 9</w:t>
      </w:r>
      <w:r w:rsidR="00D20C8C" w:rsidRPr="003011B4">
        <w:rPr>
          <w:rFonts w:ascii="Times New Roman" w:hAnsi="Times New Roman" w:cs="Times New Roman"/>
          <w:sz w:val="22"/>
          <w:szCs w:val="22"/>
          <w:vertAlign w:val="superscript"/>
        </w:rPr>
        <w:t>th</w:t>
      </w:r>
      <w:r w:rsidR="00D20C8C" w:rsidRPr="003011B4">
        <w:rPr>
          <w:rFonts w:ascii="Times New Roman" w:hAnsi="Times New Roman" w:cs="Times New Roman"/>
          <w:sz w:val="22"/>
          <w:szCs w:val="22"/>
        </w:rPr>
        <w:t xml:space="preserve"> transformer encoder layers for training </w:t>
      </w:r>
      <w:r w:rsidR="00DF31BB" w:rsidRPr="003011B4">
        <w:rPr>
          <w:rFonts w:ascii="Times New Roman" w:hAnsi="Times New Roman" w:cs="Times New Roman"/>
          <w:sz w:val="22"/>
          <w:szCs w:val="22"/>
        </w:rPr>
        <w:t xml:space="preserve">during </w:t>
      </w:r>
      <w:r w:rsidR="00B516D0" w:rsidRPr="003011B4">
        <w:rPr>
          <w:rFonts w:ascii="Times New Roman" w:hAnsi="Times New Roman" w:cs="Times New Roman"/>
          <w:sz w:val="22"/>
          <w:szCs w:val="22"/>
        </w:rPr>
        <w:t>iterations 2 and 3 respectively</w:t>
      </w:r>
      <w:r w:rsidR="00DF31BB" w:rsidRPr="003011B4">
        <w:rPr>
          <w:rFonts w:ascii="Times New Roman" w:hAnsi="Times New Roman" w:cs="Times New Roman"/>
          <w:sz w:val="22"/>
          <w:szCs w:val="22"/>
        </w:rPr>
        <w:t xml:space="preserve"> to</w:t>
      </w:r>
      <w:r w:rsidR="00B516D0" w:rsidRPr="003011B4">
        <w:rPr>
          <w:rFonts w:ascii="Times New Roman" w:hAnsi="Times New Roman" w:cs="Times New Roman"/>
          <w:sz w:val="22"/>
          <w:szCs w:val="22"/>
        </w:rPr>
        <w:t xml:space="preserve"> ensure that </w:t>
      </w:r>
      <w:r w:rsidR="00DF31BB" w:rsidRPr="003011B4">
        <w:rPr>
          <w:rFonts w:ascii="Times New Roman" w:hAnsi="Times New Roman" w:cs="Times New Roman"/>
          <w:sz w:val="22"/>
          <w:szCs w:val="22"/>
        </w:rPr>
        <w:t xml:space="preserve">all </w:t>
      </w:r>
      <w:r w:rsidR="00B516D0" w:rsidRPr="003011B4">
        <w:rPr>
          <w:rFonts w:ascii="Times New Roman" w:hAnsi="Times New Roman" w:cs="Times New Roman"/>
          <w:sz w:val="22"/>
          <w:szCs w:val="22"/>
        </w:rPr>
        <w:t>features are well captured for training.</w:t>
      </w:r>
    </w:p>
    <w:p w14:paraId="6FB96D2E" w14:textId="0C6B612D" w:rsidR="007D556D" w:rsidRPr="00D5146B" w:rsidRDefault="00AE105E" w:rsidP="00B70206">
      <w:pPr>
        <w:spacing w:line="240" w:lineRule="auto"/>
        <w:jc w:val="both"/>
        <w:rPr>
          <w:rFonts w:ascii="Times New Roman" w:hAnsi="Times New Roman" w:cs="Times New Roman"/>
          <w:sz w:val="22"/>
          <w:szCs w:val="22"/>
          <w:highlight w:val="yellow"/>
          <w:rPrChange w:id="11" w:author="SOBOLA GABRIEL" w:date="2026-06-14T18:21:00Z" w16du:dateUtc="2026-06-15T01:21:00Z">
            <w:rPr>
              <w:rFonts w:ascii="Times New Roman" w:hAnsi="Times New Roman" w:cs="Times New Roman"/>
              <w:sz w:val="22"/>
              <w:szCs w:val="22"/>
            </w:rPr>
          </w:rPrChange>
        </w:rPr>
      </w:pPr>
      <w:r w:rsidRPr="003011B4">
        <w:rPr>
          <w:rFonts w:ascii="Times New Roman" w:hAnsi="Times New Roman" w:cs="Times New Roman"/>
          <w:sz w:val="22"/>
          <w:szCs w:val="22"/>
        </w:rPr>
        <w:t xml:space="preserve">This paper </w:t>
      </w:r>
      <w:r w:rsidR="00925BAC" w:rsidRPr="003011B4">
        <w:rPr>
          <w:rFonts w:ascii="Times New Roman" w:hAnsi="Times New Roman" w:cs="Times New Roman"/>
          <w:sz w:val="22"/>
          <w:szCs w:val="22"/>
        </w:rPr>
        <w:t xml:space="preserve">thus </w:t>
      </w:r>
      <w:r w:rsidRPr="003011B4">
        <w:rPr>
          <w:rFonts w:ascii="Times New Roman" w:hAnsi="Times New Roman" w:cs="Times New Roman"/>
          <w:sz w:val="22"/>
          <w:szCs w:val="22"/>
        </w:rPr>
        <w:t>gives insights into the architecture of HuBERT, the models developed</w:t>
      </w:r>
      <w:r w:rsidR="00925BAC" w:rsidRPr="003011B4">
        <w:rPr>
          <w:rFonts w:ascii="Times New Roman" w:hAnsi="Times New Roman" w:cs="Times New Roman"/>
          <w:sz w:val="22"/>
          <w:szCs w:val="22"/>
        </w:rPr>
        <w:t xml:space="preserve"> with it</w:t>
      </w:r>
      <w:r w:rsidRPr="003011B4">
        <w:rPr>
          <w:rFonts w:ascii="Times New Roman" w:hAnsi="Times New Roman" w:cs="Times New Roman"/>
          <w:sz w:val="22"/>
          <w:szCs w:val="22"/>
        </w:rPr>
        <w:t xml:space="preserve">, its training and clustering approaches that </w:t>
      </w:r>
      <w:r w:rsidR="009D610B" w:rsidRPr="003011B4">
        <w:rPr>
          <w:rFonts w:ascii="Times New Roman" w:hAnsi="Times New Roman" w:cs="Times New Roman"/>
          <w:sz w:val="22"/>
          <w:szCs w:val="22"/>
        </w:rPr>
        <w:t xml:space="preserve">demonstrated </w:t>
      </w:r>
      <w:r w:rsidRPr="003011B4">
        <w:rPr>
          <w:rFonts w:ascii="Times New Roman" w:hAnsi="Times New Roman" w:cs="Times New Roman"/>
          <w:sz w:val="22"/>
          <w:szCs w:val="22"/>
        </w:rPr>
        <w:t>it</w:t>
      </w:r>
      <w:r w:rsidR="009D610B" w:rsidRPr="003011B4">
        <w:rPr>
          <w:rFonts w:ascii="Times New Roman" w:hAnsi="Times New Roman" w:cs="Times New Roman"/>
          <w:sz w:val="22"/>
          <w:szCs w:val="22"/>
        </w:rPr>
        <w:t>s</w:t>
      </w:r>
      <w:r w:rsidRPr="003011B4">
        <w:rPr>
          <w:rFonts w:ascii="Times New Roman" w:hAnsi="Times New Roman" w:cs="Times New Roman"/>
          <w:sz w:val="22"/>
          <w:szCs w:val="22"/>
        </w:rPr>
        <w:t xml:space="preserve"> unique</w:t>
      </w:r>
      <w:r w:rsidR="009D610B" w:rsidRPr="003011B4">
        <w:rPr>
          <w:rFonts w:ascii="Times New Roman" w:hAnsi="Times New Roman" w:cs="Times New Roman"/>
          <w:sz w:val="22"/>
          <w:szCs w:val="22"/>
        </w:rPr>
        <w:t>ness</w:t>
      </w:r>
      <w:r w:rsidRPr="003011B4">
        <w:rPr>
          <w:rFonts w:ascii="Times New Roman" w:hAnsi="Times New Roman" w:cs="Times New Roman"/>
          <w:sz w:val="22"/>
          <w:szCs w:val="22"/>
        </w:rPr>
        <w:t xml:space="preserve"> </w:t>
      </w:r>
      <w:r w:rsidR="009D610B" w:rsidRPr="003011B4">
        <w:rPr>
          <w:rFonts w:ascii="Times New Roman" w:hAnsi="Times New Roman" w:cs="Times New Roman"/>
          <w:sz w:val="22"/>
          <w:szCs w:val="22"/>
        </w:rPr>
        <w:t xml:space="preserve">among </w:t>
      </w:r>
      <w:r w:rsidRPr="003011B4">
        <w:rPr>
          <w:rFonts w:ascii="Times New Roman" w:hAnsi="Times New Roman" w:cs="Times New Roman"/>
          <w:sz w:val="22"/>
          <w:szCs w:val="22"/>
        </w:rPr>
        <w:t xml:space="preserve">other approaches for </w:t>
      </w:r>
      <w:r w:rsidR="00B11EC3">
        <w:rPr>
          <w:rFonts w:ascii="Times New Roman" w:hAnsi="Times New Roman" w:cs="Times New Roman"/>
          <w:sz w:val="22"/>
          <w:szCs w:val="22"/>
        </w:rPr>
        <w:t xml:space="preserve">the </w:t>
      </w:r>
      <w:r w:rsidRPr="003011B4">
        <w:rPr>
          <w:rFonts w:ascii="Times New Roman" w:hAnsi="Times New Roman" w:cs="Times New Roman"/>
          <w:sz w:val="22"/>
          <w:szCs w:val="22"/>
        </w:rPr>
        <w:t xml:space="preserve">discretisation of </w:t>
      </w:r>
      <w:r w:rsidR="009E5773" w:rsidRPr="003011B4">
        <w:rPr>
          <w:rFonts w:ascii="Times New Roman" w:hAnsi="Times New Roman" w:cs="Times New Roman"/>
          <w:sz w:val="22"/>
          <w:szCs w:val="22"/>
        </w:rPr>
        <w:t>speech</w:t>
      </w:r>
      <w:r w:rsidR="002D6092">
        <w:rPr>
          <w:rFonts w:ascii="Times New Roman" w:hAnsi="Times New Roman" w:cs="Times New Roman"/>
          <w:sz w:val="22"/>
          <w:szCs w:val="22"/>
        </w:rPr>
        <w:t>/</w:t>
      </w:r>
      <w:r w:rsidRPr="003011B4">
        <w:rPr>
          <w:rFonts w:ascii="Times New Roman" w:hAnsi="Times New Roman" w:cs="Times New Roman"/>
          <w:sz w:val="22"/>
          <w:szCs w:val="22"/>
        </w:rPr>
        <w:t xml:space="preserve">mel-spectrogram </w:t>
      </w:r>
      <w:commentRangeStart w:id="12"/>
      <w:commentRangeStart w:id="13"/>
      <w:r w:rsidRPr="003011B4">
        <w:rPr>
          <w:rFonts w:ascii="Times New Roman" w:hAnsi="Times New Roman" w:cs="Times New Roman"/>
          <w:sz w:val="22"/>
          <w:szCs w:val="22"/>
        </w:rPr>
        <w:t>features</w:t>
      </w:r>
      <w:commentRangeEnd w:id="12"/>
      <w:r w:rsidR="00A85CAD" w:rsidRPr="003011B4">
        <w:rPr>
          <w:rStyle w:val="CommentReference"/>
          <w:rFonts w:ascii="Times New Roman" w:hAnsi="Times New Roman" w:cs="Times New Roman"/>
          <w:sz w:val="22"/>
          <w:szCs w:val="22"/>
        </w:rPr>
        <w:commentReference w:id="12"/>
      </w:r>
      <w:commentRangeEnd w:id="13"/>
      <w:r w:rsidR="008708FD" w:rsidRPr="003011B4">
        <w:rPr>
          <w:rStyle w:val="CommentReference"/>
          <w:rFonts w:ascii="Times New Roman" w:hAnsi="Times New Roman" w:cs="Times New Roman"/>
          <w:sz w:val="22"/>
          <w:szCs w:val="22"/>
        </w:rPr>
        <w:commentReference w:id="13"/>
      </w:r>
      <w:r w:rsidRPr="003011B4">
        <w:rPr>
          <w:rFonts w:ascii="Times New Roman" w:hAnsi="Times New Roman" w:cs="Times New Roman"/>
          <w:sz w:val="22"/>
          <w:szCs w:val="22"/>
        </w:rPr>
        <w:t>.</w:t>
      </w:r>
      <w:r w:rsidR="00E14588">
        <w:rPr>
          <w:rFonts w:ascii="Times New Roman" w:hAnsi="Times New Roman" w:cs="Times New Roman"/>
          <w:sz w:val="22"/>
          <w:szCs w:val="22"/>
        </w:rPr>
        <w:t xml:space="preserve"> </w:t>
      </w:r>
      <w:r w:rsidR="00DA4135" w:rsidRPr="00D5146B">
        <w:rPr>
          <w:rFonts w:ascii="Times New Roman" w:hAnsi="Times New Roman" w:cs="Times New Roman"/>
          <w:sz w:val="22"/>
          <w:szCs w:val="22"/>
          <w:highlight w:val="yellow"/>
          <w:rPrChange w:id="14" w:author="SOBOLA GABRIEL" w:date="2026-06-14T18:21:00Z" w16du:dateUtc="2026-06-15T01:21:00Z">
            <w:rPr>
              <w:rFonts w:ascii="Times New Roman" w:hAnsi="Times New Roman" w:cs="Times New Roman"/>
              <w:sz w:val="22"/>
              <w:szCs w:val="22"/>
            </w:rPr>
          </w:rPrChange>
        </w:rPr>
        <w:t>Different</w:t>
      </w:r>
      <w:r w:rsidR="00E14588" w:rsidRPr="00D5146B">
        <w:rPr>
          <w:rFonts w:ascii="Times New Roman" w:hAnsi="Times New Roman" w:cs="Times New Roman"/>
          <w:sz w:val="22"/>
          <w:szCs w:val="22"/>
          <w:highlight w:val="yellow"/>
          <w:rPrChange w:id="15" w:author="SOBOLA GABRIEL" w:date="2026-06-14T18:21:00Z" w16du:dateUtc="2026-06-15T01:21:00Z">
            <w:rPr>
              <w:rFonts w:ascii="Times New Roman" w:hAnsi="Times New Roman" w:cs="Times New Roman"/>
              <w:sz w:val="22"/>
              <w:szCs w:val="22"/>
            </w:rPr>
          </w:rPrChange>
        </w:rPr>
        <w:t xml:space="preserve"> ablation studies involving </w:t>
      </w:r>
      <w:r w:rsidR="0092322D" w:rsidRPr="00D5146B">
        <w:rPr>
          <w:rFonts w:ascii="Times New Roman" w:hAnsi="Times New Roman" w:cs="Times New Roman"/>
          <w:sz w:val="22"/>
          <w:szCs w:val="22"/>
          <w:highlight w:val="yellow"/>
          <w:rPrChange w:id="16" w:author="SOBOLA GABRIEL" w:date="2026-06-14T18:21:00Z" w16du:dateUtc="2026-06-15T01:21:00Z">
            <w:rPr>
              <w:rFonts w:ascii="Times New Roman" w:hAnsi="Times New Roman" w:cs="Times New Roman"/>
              <w:sz w:val="22"/>
              <w:szCs w:val="22"/>
            </w:rPr>
          </w:rPrChange>
        </w:rPr>
        <w:t>spectrograms</w:t>
      </w:r>
      <w:r w:rsidR="00E14588" w:rsidRPr="00D5146B">
        <w:rPr>
          <w:rFonts w:ascii="Times New Roman" w:hAnsi="Times New Roman" w:cs="Times New Roman"/>
          <w:sz w:val="22"/>
          <w:szCs w:val="22"/>
          <w:highlight w:val="yellow"/>
          <w:rPrChange w:id="17" w:author="SOBOLA GABRIEL" w:date="2026-06-14T18:21:00Z" w16du:dateUtc="2026-06-15T01:21:00Z">
            <w:rPr>
              <w:rFonts w:ascii="Times New Roman" w:hAnsi="Times New Roman" w:cs="Times New Roman"/>
              <w:sz w:val="22"/>
              <w:szCs w:val="22"/>
            </w:rPr>
          </w:rPrChange>
        </w:rPr>
        <w:t xml:space="preserve"> plus HiFi-GAN and</w:t>
      </w:r>
      <w:r w:rsidR="002D6092" w:rsidRPr="00D5146B">
        <w:rPr>
          <w:rFonts w:ascii="Times New Roman" w:hAnsi="Times New Roman" w:cs="Times New Roman"/>
          <w:sz w:val="22"/>
          <w:szCs w:val="22"/>
          <w:highlight w:val="yellow"/>
          <w:rPrChange w:id="18" w:author="SOBOLA GABRIEL" w:date="2026-06-14T18:21:00Z" w16du:dateUtc="2026-06-15T01:21:00Z">
            <w:rPr>
              <w:rFonts w:ascii="Times New Roman" w:hAnsi="Times New Roman" w:cs="Times New Roman"/>
              <w:sz w:val="22"/>
              <w:szCs w:val="22"/>
            </w:rPr>
          </w:rPrChange>
        </w:rPr>
        <w:t xml:space="preserve"> discrete</w:t>
      </w:r>
      <w:r w:rsidR="00E14588" w:rsidRPr="00D5146B">
        <w:rPr>
          <w:rFonts w:ascii="Times New Roman" w:hAnsi="Times New Roman" w:cs="Times New Roman"/>
          <w:sz w:val="22"/>
          <w:szCs w:val="22"/>
          <w:highlight w:val="yellow"/>
          <w:rPrChange w:id="19" w:author="SOBOLA GABRIEL" w:date="2026-06-14T18:21:00Z" w16du:dateUtc="2026-06-15T01:21:00Z">
            <w:rPr>
              <w:rFonts w:ascii="Times New Roman" w:hAnsi="Times New Roman" w:cs="Times New Roman"/>
              <w:sz w:val="22"/>
              <w:szCs w:val="22"/>
            </w:rPr>
          </w:rPrChange>
        </w:rPr>
        <w:t xml:space="preserve"> unit</w:t>
      </w:r>
      <w:r w:rsidR="002D6092" w:rsidRPr="00D5146B">
        <w:rPr>
          <w:rFonts w:ascii="Times New Roman" w:hAnsi="Times New Roman" w:cs="Times New Roman"/>
          <w:sz w:val="22"/>
          <w:szCs w:val="22"/>
          <w:highlight w:val="yellow"/>
          <w:rPrChange w:id="20" w:author="SOBOLA GABRIEL" w:date="2026-06-14T18:21:00Z" w16du:dateUtc="2026-06-15T01:21:00Z">
            <w:rPr>
              <w:rFonts w:ascii="Times New Roman" w:hAnsi="Times New Roman" w:cs="Times New Roman"/>
              <w:sz w:val="22"/>
              <w:szCs w:val="22"/>
            </w:rPr>
          </w:rPrChange>
        </w:rPr>
        <w:t>s</w:t>
      </w:r>
      <w:r w:rsidR="00E14588" w:rsidRPr="00D5146B">
        <w:rPr>
          <w:rFonts w:ascii="Times New Roman" w:hAnsi="Times New Roman" w:cs="Times New Roman"/>
          <w:sz w:val="22"/>
          <w:szCs w:val="22"/>
          <w:highlight w:val="yellow"/>
          <w:rPrChange w:id="21" w:author="SOBOLA GABRIEL" w:date="2026-06-14T18:21:00Z" w16du:dateUtc="2026-06-15T01:21:00Z">
            <w:rPr>
              <w:rFonts w:ascii="Times New Roman" w:hAnsi="Times New Roman" w:cs="Times New Roman"/>
              <w:sz w:val="22"/>
              <w:szCs w:val="22"/>
            </w:rPr>
          </w:rPrChange>
        </w:rPr>
        <w:t xml:space="preserve"> plus Unit HiFi-GAN were carried, where</w:t>
      </w:r>
      <w:r w:rsidR="002D6092" w:rsidRPr="00D5146B">
        <w:rPr>
          <w:rFonts w:ascii="Times New Roman" w:hAnsi="Times New Roman" w:cs="Times New Roman"/>
          <w:sz w:val="22"/>
          <w:szCs w:val="22"/>
          <w:highlight w:val="yellow"/>
          <w:rPrChange w:id="22" w:author="SOBOLA GABRIEL" w:date="2026-06-14T18:21:00Z" w16du:dateUtc="2026-06-15T01:21:00Z">
            <w:rPr>
              <w:rFonts w:ascii="Times New Roman" w:hAnsi="Times New Roman" w:cs="Times New Roman"/>
              <w:sz w:val="22"/>
              <w:szCs w:val="22"/>
            </w:rPr>
          </w:rPrChange>
        </w:rPr>
        <w:t xml:space="preserve"> discrete</w:t>
      </w:r>
      <w:r w:rsidR="00E14588" w:rsidRPr="00D5146B">
        <w:rPr>
          <w:rFonts w:ascii="Times New Roman" w:hAnsi="Times New Roman" w:cs="Times New Roman"/>
          <w:sz w:val="22"/>
          <w:szCs w:val="22"/>
          <w:highlight w:val="yellow"/>
          <w:rPrChange w:id="23" w:author="SOBOLA GABRIEL" w:date="2026-06-14T18:21:00Z" w16du:dateUtc="2026-06-15T01:21:00Z">
            <w:rPr>
              <w:rFonts w:ascii="Times New Roman" w:hAnsi="Times New Roman" w:cs="Times New Roman"/>
              <w:sz w:val="22"/>
              <w:szCs w:val="22"/>
            </w:rPr>
          </w:rPrChange>
        </w:rPr>
        <w:t xml:space="preserve"> units were extracted from HuBERT, Wav2vec, and WavLM pretrained / finetuned models. </w:t>
      </w:r>
    </w:p>
    <w:p w14:paraId="06B7917D" w14:textId="4D587C85" w:rsidR="007D556D" w:rsidRPr="00D5146B" w:rsidRDefault="007D556D" w:rsidP="00B70206">
      <w:pPr>
        <w:spacing w:line="240" w:lineRule="auto"/>
        <w:jc w:val="both"/>
        <w:rPr>
          <w:rFonts w:ascii="Times New Roman" w:hAnsi="Times New Roman" w:cs="Times New Roman"/>
          <w:sz w:val="22"/>
          <w:szCs w:val="22"/>
          <w:highlight w:val="yellow"/>
          <w:rPrChange w:id="24" w:author="SOBOLA GABRIEL" w:date="2026-06-14T18:21:00Z" w16du:dateUtc="2026-06-15T01:21:00Z">
            <w:rPr>
              <w:rFonts w:ascii="Times New Roman" w:hAnsi="Times New Roman" w:cs="Times New Roman"/>
              <w:sz w:val="22"/>
              <w:szCs w:val="22"/>
            </w:rPr>
          </w:rPrChange>
        </w:rPr>
      </w:pPr>
      <w:r w:rsidRPr="00D5146B">
        <w:rPr>
          <w:rFonts w:ascii="Times New Roman" w:hAnsi="Times New Roman" w:cs="Times New Roman"/>
          <w:sz w:val="22"/>
          <w:szCs w:val="22"/>
          <w:highlight w:val="yellow"/>
          <w:rPrChange w:id="25" w:author="SOBOLA GABRIEL" w:date="2026-06-14T18:21:00Z" w16du:dateUtc="2026-06-15T01:21:00Z">
            <w:rPr>
              <w:rFonts w:ascii="Times New Roman" w:hAnsi="Times New Roman" w:cs="Times New Roman"/>
              <w:sz w:val="22"/>
              <w:szCs w:val="22"/>
            </w:rPr>
          </w:rPrChange>
        </w:rPr>
        <w:t>The paper addresses t</w:t>
      </w:r>
      <w:r w:rsidR="00557C38" w:rsidRPr="00D5146B">
        <w:rPr>
          <w:rFonts w:ascii="Times New Roman" w:hAnsi="Times New Roman" w:cs="Times New Roman"/>
          <w:sz w:val="22"/>
          <w:szCs w:val="22"/>
          <w:highlight w:val="yellow"/>
          <w:rPrChange w:id="26" w:author="SOBOLA GABRIEL" w:date="2026-06-14T18:21:00Z" w16du:dateUtc="2026-06-15T01:21:00Z">
            <w:rPr>
              <w:rFonts w:ascii="Times New Roman" w:hAnsi="Times New Roman" w:cs="Times New Roman"/>
              <w:sz w:val="22"/>
              <w:szCs w:val="22"/>
            </w:rPr>
          </w:rPrChange>
        </w:rPr>
        <w:t>wo</w:t>
      </w:r>
      <w:r w:rsidRPr="00D5146B">
        <w:rPr>
          <w:rFonts w:ascii="Times New Roman" w:hAnsi="Times New Roman" w:cs="Times New Roman"/>
          <w:sz w:val="22"/>
          <w:szCs w:val="22"/>
          <w:highlight w:val="yellow"/>
          <w:rPrChange w:id="27" w:author="SOBOLA GABRIEL" w:date="2026-06-14T18:21:00Z" w16du:dateUtc="2026-06-15T01:21:00Z">
            <w:rPr>
              <w:rFonts w:ascii="Times New Roman" w:hAnsi="Times New Roman" w:cs="Times New Roman"/>
              <w:sz w:val="22"/>
              <w:szCs w:val="22"/>
            </w:rPr>
          </w:rPrChange>
        </w:rPr>
        <w:t xml:space="preserve"> major research questions which are:</w:t>
      </w:r>
    </w:p>
    <w:p w14:paraId="38DB7C1F" w14:textId="77777777" w:rsidR="00432FEC" w:rsidRPr="00AA03F6" w:rsidRDefault="00432FEC" w:rsidP="00432FEC">
      <w:pPr>
        <w:pStyle w:val="pf0"/>
        <w:numPr>
          <w:ilvl w:val="0"/>
          <w:numId w:val="4"/>
        </w:numPr>
        <w:rPr>
          <w:sz w:val="22"/>
          <w:szCs w:val="22"/>
          <w:rPrChange w:id="28" w:author="SOBOLA GABRIEL" w:date="2026-06-19T19:34:00Z" w16du:dateUtc="2026-06-20T02:34:00Z">
            <w:rPr>
              <w:rFonts w:ascii="Arial" w:hAnsi="Arial" w:cs="Arial"/>
              <w:sz w:val="20"/>
              <w:szCs w:val="20"/>
            </w:rPr>
          </w:rPrChange>
        </w:rPr>
      </w:pPr>
      <w:r w:rsidRPr="00AA03F6">
        <w:rPr>
          <w:rStyle w:val="cf01"/>
          <w:rFonts w:ascii="Times New Roman" w:hAnsi="Times New Roman" w:cs="Times New Roman"/>
          <w:sz w:val="22"/>
          <w:szCs w:val="22"/>
          <w:rPrChange w:id="29" w:author="SOBOLA GABRIEL" w:date="2026-06-19T19:34:00Z" w16du:dateUtc="2026-06-20T02:34:00Z">
            <w:rPr>
              <w:rStyle w:val="cf01"/>
            </w:rPr>
          </w:rPrChange>
        </w:rPr>
        <w:t>To what extent does the unit-based approach reduce the size of input training data compared to the spectrogram-based approach?</w:t>
      </w:r>
    </w:p>
    <w:p w14:paraId="49E8652B" w14:textId="288CB3D3" w:rsidR="007D556D" w:rsidRPr="00D5146B" w:rsidRDefault="007D556D">
      <w:pPr>
        <w:pStyle w:val="ListParagraph"/>
        <w:numPr>
          <w:ilvl w:val="0"/>
          <w:numId w:val="4"/>
        </w:numPr>
        <w:spacing w:line="240" w:lineRule="auto"/>
        <w:jc w:val="both"/>
        <w:rPr>
          <w:rFonts w:ascii="Times New Roman" w:hAnsi="Times New Roman" w:cs="Times New Roman"/>
          <w:sz w:val="22"/>
          <w:szCs w:val="22"/>
          <w:highlight w:val="yellow"/>
          <w:rPrChange w:id="30" w:author="SOBOLA GABRIEL" w:date="2026-06-14T18:21:00Z" w16du:dateUtc="2026-06-15T01:21:00Z">
            <w:rPr/>
          </w:rPrChange>
        </w:rPr>
        <w:pPrChange w:id="31" w:author="SOBOLA GABRIEL" w:date="2026-06-13T19:23:00Z" w16du:dateUtc="2026-06-14T02:23:00Z">
          <w:pPr>
            <w:spacing w:line="240" w:lineRule="auto"/>
            <w:jc w:val="both"/>
          </w:pPr>
        </w:pPrChange>
      </w:pPr>
      <w:commentRangeStart w:id="32"/>
      <w:commentRangeStart w:id="33"/>
      <w:commentRangeStart w:id="34"/>
      <w:commentRangeStart w:id="35"/>
      <w:del w:id="36" w:author="SOBOLA GABRIEL" w:date="2026-06-19T19:33:00Z" w16du:dateUtc="2026-06-20T02:33:00Z">
        <w:r w:rsidRPr="00D5146B" w:rsidDel="00432FEC">
          <w:rPr>
            <w:rFonts w:ascii="Times New Roman" w:hAnsi="Times New Roman" w:cs="Times New Roman"/>
            <w:sz w:val="22"/>
            <w:szCs w:val="22"/>
            <w:highlight w:val="yellow"/>
            <w:rPrChange w:id="37" w:author="SOBOLA GABRIEL" w:date="2026-06-14T18:21:00Z" w16du:dateUtc="2026-06-15T01:21:00Z">
              <w:rPr>
                <w:rFonts w:ascii="Times New Roman" w:hAnsi="Times New Roman" w:cs="Times New Roman"/>
                <w:sz w:val="22"/>
                <w:szCs w:val="22"/>
              </w:rPr>
            </w:rPrChange>
          </w:rPr>
          <w:delText xml:space="preserve">By how much is the size of the input training data </w:delText>
        </w:r>
        <w:r w:rsidR="00557C38" w:rsidRPr="00D5146B" w:rsidDel="00432FEC">
          <w:rPr>
            <w:rFonts w:ascii="Times New Roman" w:hAnsi="Times New Roman" w:cs="Times New Roman"/>
            <w:sz w:val="22"/>
            <w:szCs w:val="22"/>
            <w:highlight w:val="yellow"/>
            <w:rPrChange w:id="38" w:author="SOBOLA GABRIEL" w:date="2026-06-14T18:21:00Z" w16du:dateUtc="2026-06-15T01:21:00Z">
              <w:rPr>
                <w:rFonts w:ascii="Times New Roman" w:hAnsi="Times New Roman" w:cs="Times New Roman"/>
                <w:sz w:val="22"/>
                <w:szCs w:val="22"/>
              </w:rPr>
            </w:rPrChange>
          </w:rPr>
          <w:delText>are</w:delText>
        </w:r>
        <w:r w:rsidRPr="00D5146B" w:rsidDel="00432FEC">
          <w:rPr>
            <w:rFonts w:ascii="Times New Roman" w:hAnsi="Times New Roman" w:cs="Times New Roman"/>
            <w:sz w:val="22"/>
            <w:szCs w:val="22"/>
            <w:highlight w:val="yellow"/>
            <w:rPrChange w:id="39" w:author="SOBOLA GABRIEL" w:date="2026-06-14T18:21:00Z" w16du:dateUtc="2026-06-15T01:21:00Z">
              <w:rPr/>
            </w:rPrChange>
          </w:rPr>
          <w:delText xml:space="preserve"> reduced when </w:delText>
        </w:r>
        <w:r w:rsidR="00D54969" w:rsidRPr="00D5146B" w:rsidDel="00432FEC">
          <w:rPr>
            <w:rFonts w:ascii="Times New Roman" w:hAnsi="Times New Roman" w:cs="Times New Roman"/>
            <w:sz w:val="22"/>
            <w:szCs w:val="22"/>
            <w:highlight w:val="yellow"/>
            <w:rPrChange w:id="40" w:author="SOBOLA GABRIEL" w:date="2026-06-14T18:21:00Z" w16du:dateUtc="2026-06-15T01:21:00Z">
              <w:rPr>
                <w:rFonts w:ascii="Times New Roman" w:hAnsi="Times New Roman" w:cs="Times New Roman"/>
                <w:sz w:val="22"/>
                <w:szCs w:val="22"/>
              </w:rPr>
            </w:rPrChange>
          </w:rPr>
          <w:delText>unit-based</w:delText>
        </w:r>
        <w:r w:rsidRPr="00D5146B" w:rsidDel="00432FEC">
          <w:rPr>
            <w:rFonts w:ascii="Times New Roman" w:hAnsi="Times New Roman" w:cs="Times New Roman"/>
            <w:sz w:val="22"/>
            <w:szCs w:val="22"/>
            <w:highlight w:val="yellow"/>
            <w:rPrChange w:id="41" w:author="SOBOLA GABRIEL" w:date="2026-06-14T18:21:00Z" w16du:dateUtc="2026-06-15T01:21:00Z">
              <w:rPr/>
            </w:rPrChange>
          </w:rPr>
          <w:delText xml:space="preserve"> approach is utilized in comparison to </w:delText>
        </w:r>
        <w:r w:rsidR="00706FBC" w:rsidRPr="00D5146B" w:rsidDel="00432FEC">
          <w:rPr>
            <w:rFonts w:ascii="Times New Roman" w:hAnsi="Times New Roman" w:cs="Times New Roman"/>
            <w:sz w:val="22"/>
            <w:szCs w:val="22"/>
            <w:highlight w:val="yellow"/>
            <w:rPrChange w:id="42" w:author="SOBOLA GABRIEL" w:date="2026-06-14T18:21:00Z" w16du:dateUtc="2026-06-15T01:21:00Z">
              <w:rPr>
                <w:rFonts w:ascii="Times New Roman" w:hAnsi="Times New Roman" w:cs="Times New Roman"/>
                <w:sz w:val="22"/>
                <w:szCs w:val="22"/>
              </w:rPr>
            </w:rPrChange>
          </w:rPr>
          <w:delText>spectrogram-based</w:delText>
        </w:r>
        <w:r w:rsidRPr="00D5146B" w:rsidDel="00432FEC">
          <w:rPr>
            <w:rFonts w:ascii="Times New Roman" w:hAnsi="Times New Roman" w:cs="Times New Roman"/>
            <w:sz w:val="22"/>
            <w:szCs w:val="22"/>
            <w:highlight w:val="yellow"/>
            <w:rPrChange w:id="43" w:author="SOBOLA GABRIEL" w:date="2026-06-14T18:21:00Z" w16du:dateUtc="2026-06-15T01:21:00Z">
              <w:rPr/>
            </w:rPrChange>
          </w:rPr>
          <w:delText xml:space="preserve"> approach</w:delText>
        </w:r>
        <w:r w:rsidR="00557C38" w:rsidRPr="00D5146B" w:rsidDel="00432FEC">
          <w:rPr>
            <w:rFonts w:ascii="Times New Roman" w:hAnsi="Times New Roman" w:cs="Times New Roman"/>
            <w:sz w:val="22"/>
            <w:szCs w:val="22"/>
            <w:highlight w:val="yellow"/>
            <w:rPrChange w:id="44" w:author="SOBOLA GABRIEL" w:date="2026-06-14T18:21:00Z" w16du:dateUtc="2026-06-15T01:21:00Z">
              <w:rPr>
                <w:rFonts w:ascii="Times New Roman" w:hAnsi="Times New Roman" w:cs="Times New Roman"/>
                <w:sz w:val="22"/>
                <w:szCs w:val="22"/>
              </w:rPr>
            </w:rPrChange>
          </w:rPr>
          <w:delText>?</w:delText>
        </w:r>
        <w:commentRangeEnd w:id="32"/>
        <w:r w:rsidR="00432FEC" w:rsidRPr="00D5146B" w:rsidDel="00432FEC">
          <w:rPr>
            <w:rStyle w:val="CommentReference"/>
            <w:rFonts w:ascii="Times New Roman" w:hAnsi="Times New Roman" w:cs="Times New Roman"/>
            <w:sz w:val="22"/>
            <w:szCs w:val="22"/>
            <w:highlight w:val="yellow"/>
            <w:rPrChange w:id="45" w:author="SOBOLA GABRIEL" w:date="2026-06-14T18:21:00Z" w16du:dateUtc="2026-06-15T01:21:00Z">
              <w:rPr>
                <w:rStyle w:val="CommentReference"/>
                <w:sz w:val="24"/>
                <w:szCs w:val="24"/>
              </w:rPr>
            </w:rPrChange>
          </w:rPr>
          <w:commentReference w:id="32"/>
        </w:r>
        <w:commentRangeEnd w:id="33"/>
        <w:r w:rsidR="00797DAD" w:rsidRPr="00D5146B" w:rsidDel="00432FEC">
          <w:rPr>
            <w:rStyle w:val="CommentReference"/>
            <w:rFonts w:ascii="Times New Roman" w:hAnsi="Times New Roman" w:cs="Times New Roman"/>
            <w:sz w:val="22"/>
            <w:szCs w:val="22"/>
            <w:highlight w:val="yellow"/>
            <w:rPrChange w:id="46" w:author="SOBOLA GABRIEL" w:date="2026-06-14T18:21:00Z" w16du:dateUtc="2026-06-15T01:21:00Z">
              <w:rPr>
                <w:rStyle w:val="CommentReference"/>
                <w:sz w:val="24"/>
                <w:szCs w:val="24"/>
              </w:rPr>
            </w:rPrChange>
          </w:rPr>
          <w:commentReference w:id="33"/>
        </w:r>
        <w:commentRangeEnd w:id="34"/>
        <w:r w:rsidR="00304225" w:rsidRPr="00D5146B" w:rsidDel="00432FEC">
          <w:rPr>
            <w:rStyle w:val="CommentReference"/>
            <w:rFonts w:ascii="Times New Roman" w:hAnsi="Times New Roman" w:cs="Times New Roman"/>
            <w:sz w:val="22"/>
            <w:szCs w:val="22"/>
            <w:highlight w:val="yellow"/>
            <w:rPrChange w:id="47" w:author="SOBOLA GABRIEL" w:date="2026-06-14T18:21:00Z" w16du:dateUtc="2026-06-15T01:21:00Z">
              <w:rPr>
                <w:rStyle w:val="CommentReference"/>
                <w:sz w:val="24"/>
                <w:szCs w:val="24"/>
              </w:rPr>
            </w:rPrChange>
          </w:rPr>
          <w:commentReference w:id="34"/>
        </w:r>
        <w:commentRangeEnd w:id="35"/>
        <w:r w:rsidR="00FB7DC4" w:rsidRPr="00D5146B" w:rsidDel="00432FEC">
          <w:rPr>
            <w:rStyle w:val="CommentReference"/>
            <w:rFonts w:ascii="Times New Roman" w:hAnsi="Times New Roman" w:cs="Times New Roman"/>
            <w:sz w:val="22"/>
            <w:szCs w:val="22"/>
            <w:highlight w:val="yellow"/>
            <w:rPrChange w:id="48" w:author="SOBOLA GABRIEL" w:date="2026-06-14T18:21:00Z" w16du:dateUtc="2026-06-15T01:21:00Z">
              <w:rPr>
                <w:rStyle w:val="CommentReference"/>
                <w:sz w:val="24"/>
                <w:szCs w:val="24"/>
              </w:rPr>
            </w:rPrChange>
          </w:rPr>
          <w:commentReference w:id="35"/>
        </w:r>
      </w:del>
    </w:p>
    <w:p w14:paraId="2A65F690" w14:textId="7BEEB8E6" w:rsidR="00C62433" w:rsidRPr="00D5146B" w:rsidRDefault="00A51C85" w:rsidP="007D556D">
      <w:pPr>
        <w:pStyle w:val="ListParagraph"/>
        <w:numPr>
          <w:ilvl w:val="0"/>
          <w:numId w:val="4"/>
        </w:numPr>
        <w:spacing w:line="240" w:lineRule="auto"/>
        <w:jc w:val="both"/>
        <w:rPr>
          <w:rFonts w:ascii="Times New Roman" w:hAnsi="Times New Roman" w:cs="Times New Roman"/>
          <w:sz w:val="22"/>
          <w:szCs w:val="22"/>
          <w:highlight w:val="yellow"/>
          <w:rPrChange w:id="49" w:author="SOBOLA GABRIEL" w:date="2026-06-14T18:21:00Z" w16du:dateUtc="2026-06-15T01:21:00Z">
            <w:rPr>
              <w:rFonts w:ascii="Times New Roman" w:hAnsi="Times New Roman" w:cs="Times New Roman"/>
              <w:sz w:val="22"/>
              <w:szCs w:val="22"/>
            </w:rPr>
          </w:rPrChange>
        </w:rPr>
      </w:pPr>
      <w:r w:rsidRPr="00D5146B">
        <w:rPr>
          <w:rFonts w:ascii="Times New Roman" w:hAnsi="Times New Roman" w:cs="Times New Roman"/>
          <w:sz w:val="22"/>
          <w:szCs w:val="22"/>
          <w:highlight w:val="yellow"/>
          <w:rPrChange w:id="50" w:author="SOBOLA GABRIEL" w:date="2026-06-14T18:21:00Z" w16du:dateUtc="2026-06-15T01:21:00Z">
            <w:rPr>
              <w:rFonts w:ascii="Times New Roman" w:hAnsi="Times New Roman" w:cs="Times New Roman"/>
              <w:sz w:val="22"/>
              <w:szCs w:val="22"/>
            </w:rPr>
          </w:rPrChange>
        </w:rPr>
        <w:t>How optim</w:t>
      </w:r>
      <w:r w:rsidR="00510953">
        <w:rPr>
          <w:rFonts w:ascii="Times New Roman" w:hAnsi="Times New Roman" w:cs="Times New Roman"/>
          <w:sz w:val="22"/>
          <w:szCs w:val="22"/>
          <w:highlight w:val="yellow"/>
        </w:rPr>
        <w:t>al</w:t>
      </w:r>
      <w:r w:rsidRPr="00D5146B">
        <w:rPr>
          <w:rFonts w:ascii="Times New Roman" w:hAnsi="Times New Roman" w:cs="Times New Roman"/>
          <w:sz w:val="22"/>
          <w:szCs w:val="22"/>
          <w:highlight w:val="yellow"/>
          <w:rPrChange w:id="51" w:author="SOBOLA GABRIEL" w:date="2026-06-14T18:21:00Z" w16du:dateUtc="2026-06-15T01:21:00Z">
            <w:rPr>
              <w:rFonts w:ascii="Times New Roman" w:hAnsi="Times New Roman" w:cs="Times New Roman"/>
              <w:sz w:val="22"/>
              <w:szCs w:val="22"/>
            </w:rPr>
          </w:rPrChange>
        </w:rPr>
        <w:t xml:space="preserve"> is </w:t>
      </w:r>
      <w:r w:rsidR="00D21DC9" w:rsidRPr="00D5146B">
        <w:rPr>
          <w:rFonts w:ascii="Times New Roman" w:hAnsi="Times New Roman" w:cs="Times New Roman"/>
          <w:sz w:val="22"/>
          <w:szCs w:val="22"/>
          <w:highlight w:val="yellow"/>
          <w:rPrChange w:id="52" w:author="SOBOLA GABRIEL" w:date="2026-06-14T18:21:00Z" w16du:dateUtc="2026-06-15T01:21:00Z">
            <w:rPr>
              <w:rFonts w:ascii="Times New Roman" w:hAnsi="Times New Roman" w:cs="Times New Roman"/>
              <w:sz w:val="22"/>
              <w:szCs w:val="22"/>
            </w:rPr>
          </w:rPrChange>
        </w:rPr>
        <w:t>HuBERT</w:t>
      </w:r>
      <w:r w:rsidRPr="00D5146B">
        <w:rPr>
          <w:rFonts w:ascii="Times New Roman" w:hAnsi="Times New Roman" w:cs="Times New Roman"/>
          <w:sz w:val="22"/>
          <w:szCs w:val="22"/>
          <w:highlight w:val="yellow"/>
          <w:rPrChange w:id="53" w:author="SOBOLA GABRIEL" w:date="2026-06-14T18:21:00Z" w16du:dateUtc="2026-06-15T01:21:00Z">
            <w:rPr>
              <w:rFonts w:ascii="Times New Roman" w:hAnsi="Times New Roman" w:cs="Times New Roman"/>
              <w:sz w:val="22"/>
              <w:szCs w:val="22"/>
            </w:rPr>
          </w:rPrChange>
        </w:rPr>
        <w:t xml:space="preserve"> utilization for unit extraction in comparison to other unit approaches</w:t>
      </w:r>
      <w:r w:rsidR="00557C38" w:rsidRPr="00D5146B">
        <w:rPr>
          <w:rFonts w:ascii="Times New Roman" w:hAnsi="Times New Roman" w:cs="Times New Roman"/>
          <w:sz w:val="22"/>
          <w:szCs w:val="22"/>
          <w:highlight w:val="yellow"/>
          <w:rPrChange w:id="54" w:author="SOBOLA GABRIEL" w:date="2026-06-14T18:21:00Z" w16du:dateUtc="2026-06-15T01:21:00Z">
            <w:rPr>
              <w:rFonts w:ascii="Times New Roman" w:hAnsi="Times New Roman" w:cs="Times New Roman"/>
              <w:sz w:val="22"/>
              <w:szCs w:val="22"/>
            </w:rPr>
          </w:rPrChange>
        </w:rPr>
        <w:t>?</w:t>
      </w:r>
      <w:r w:rsidR="007D556D" w:rsidRPr="00D5146B">
        <w:rPr>
          <w:rFonts w:ascii="Times New Roman" w:hAnsi="Times New Roman" w:cs="Times New Roman"/>
          <w:sz w:val="22"/>
          <w:szCs w:val="22"/>
          <w:highlight w:val="yellow"/>
          <w:rPrChange w:id="55" w:author="SOBOLA GABRIEL" w:date="2026-06-14T18:21:00Z" w16du:dateUtc="2026-06-15T01:21:00Z">
            <w:rPr/>
          </w:rPrChange>
        </w:rPr>
        <w:t xml:space="preserve"> </w:t>
      </w:r>
    </w:p>
    <w:p w14:paraId="65933FFB" w14:textId="10F44655" w:rsidR="005402D6" w:rsidRPr="00C62433" w:rsidRDefault="001372B2" w:rsidP="00C40939">
      <w:pPr>
        <w:spacing w:line="240" w:lineRule="auto"/>
        <w:jc w:val="both"/>
        <w:rPr>
          <w:rFonts w:ascii="Times New Roman" w:hAnsi="Times New Roman" w:cs="Times New Roman"/>
          <w:sz w:val="22"/>
          <w:szCs w:val="22"/>
          <w:rPrChange w:id="56" w:author="SOBOLA GABRIEL" w:date="2026-06-13T19:25:00Z" w16du:dateUtc="2026-06-14T02:25:00Z">
            <w:rPr/>
          </w:rPrChange>
        </w:rPr>
      </w:pPr>
      <w:r w:rsidRPr="00D5146B">
        <w:rPr>
          <w:rFonts w:ascii="Times New Roman" w:hAnsi="Times New Roman" w:cs="Times New Roman"/>
          <w:sz w:val="22"/>
          <w:szCs w:val="22"/>
          <w:highlight w:val="yellow"/>
          <w:rPrChange w:id="57" w:author="SOBOLA GABRIEL" w:date="2026-06-14T18:21:00Z" w16du:dateUtc="2026-06-15T01:21:00Z">
            <w:rPr/>
          </w:rPrChange>
        </w:rPr>
        <w:lastRenderedPageBreak/>
        <w:t xml:space="preserve">The </w:t>
      </w:r>
      <w:r w:rsidR="001717F6" w:rsidRPr="00D5146B">
        <w:rPr>
          <w:rFonts w:ascii="Times New Roman" w:hAnsi="Times New Roman" w:cs="Times New Roman"/>
          <w:sz w:val="22"/>
          <w:szCs w:val="22"/>
          <w:highlight w:val="yellow"/>
          <w:rPrChange w:id="58" w:author="SOBOLA GABRIEL" w:date="2026-06-14T18:21:00Z" w16du:dateUtc="2026-06-15T01:21:00Z">
            <w:rPr>
              <w:rFonts w:ascii="Times New Roman" w:hAnsi="Times New Roman" w:cs="Times New Roman"/>
              <w:sz w:val="22"/>
              <w:szCs w:val="22"/>
            </w:rPr>
          </w:rPrChange>
        </w:rPr>
        <w:t xml:space="preserve">outcome of the experiments carried out shows that discrete </w:t>
      </w:r>
      <w:r w:rsidR="002D181F" w:rsidRPr="00D5146B">
        <w:rPr>
          <w:rFonts w:ascii="Times New Roman" w:hAnsi="Times New Roman" w:cs="Times New Roman"/>
          <w:sz w:val="22"/>
          <w:szCs w:val="22"/>
          <w:highlight w:val="yellow"/>
          <w:rPrChange w:id="59" w:author="SOBOLA GABRIEL" w:date="2026-06-14T18:21:00Z" w16du:dateUtc="2026-06-15T01:21:00Z">
            <w:rPr>
              <w:rFonts w:ascii="Times New Roman" w:hAnsi="Times New Roman" w:cs="Times New Roman"/>
              <w:sz w:val="22"/>
              <w:szCs w:val="22"/>
            </w:rPr>
          </w:rPrChange>
        </w:rPr>
        <w:t>units-based</w:t>
      </w:r>
      <w:r w:rsidR="001717F6" w:rsidRPr="00D5146B">
        <w:rPr>
          <w:rFonts w:ascii="Times New Roman" w:hAnsi="Times New Roman" w:cs="Times New Roman"/>
          <w:sz w:val="22"/>
          <w:szCs w:val="22"/>
          <w:highlight w:val="yellow"/>
          <w:rPrChange w:id="60" w:author="SOBOLA GABRIEL" w:date="2026-06-14T18:21:00Z" w16du:dateUtc="2026-06-15T01:21:00Z">
            <w:rPr>
              <w:rFonts w:ascii="Times New Roman" w:hAnsi="Times New Roman" w:cs="Times New Roman"/>
              <w:sz w:val="22"/>
              <w:szCs w:val="22"/>
            </w:rPr>
          </w:rPrChange>
        </w:rPr>
        <w:t xml:space="preserve"> approach produces high quality audios in comparison to </w:t>
      </w:r>
      <w:r w:rsidR="00EC7751" w:rsidRPr="00D5146B">
        <w:rPr>
          <w:rFonts w:ascii="Times New Roman" w:hAnsi="Times New Roman" w:cs="Times New Roman"/>
          <w:sz w:val="22"/>
          <w:szCs w:val="22"/>
          <w:highlight w:val="yellow"/>
          <w:rPrChange w:id="61" w:author="SOBOLA GABRIEL" w:date="2026-06-14T18:21:00Z" w16du:dateUtc="2026-06-15T01:21:00Z">
            <w:rPr>
              <w:rFonts w:ascii="Times New Roman" w:hAnsi="Times New Roman" w:cs="Times New Roman"/>
              <w:sz w:val="22"/>
              <w:szCs w:val="22"/>
            </w:rPr>
          </w:rPrChange>
        </w:rPr>
        <w:t>spectrogram-based</w:t>
      </w:r>
      <w:r w:rsidR="001717F6" w:rsidRPr="00D5146B">
        <w:rPr>
          <w:rFonts w:ascii="Times New Roman" w:hAnsi="Times New Roman" w:cs="Times New Roman"/>
          <w:sz w:val="22"/>
          <w:szCs w:val="22"/>
          <w:highlight w:val="yellow"/>
          <w:rPrChange w:id="62" w:author="SOBOLA GABRIEL" w:date="2026-06-14T18:21:00Z" w16du:dateUtc="2026-06-15T01:21:00Z">
            <w:rPr>
              <w:rFonts w:ascii="Times New Roman" w:hAnsi="Times New Roman" w:cs="Times New Roman"/>
              <w:sz w:val="22"/>
              <w:szCs w:val="22"/>
            </w:rPr>
          </w:rPrChange>
        </w:rPr>
        <w:t xml:space="preserve"> </w:t>
      </w:r>
      <w:r w:rsidR="00A11285" w:rsidRPr="00A11285">
        <w:rPr>
          <w:rFonts w:ascii="Times New Roman" w:hAnsi="Times New Roman" w:cs="Times New Roman"/>
          <w:sz w:val="22"/>
          <w:szCs w:val="22"/>
          <w:highlight w:val="yellow"/>
        </w:rPr>
        <w:t>approaches</w:t>
      </w:r>
      <w:r w:rsidR="001717F6" w:rsidRPr="00D5146B">
        <w:rPr>
          <w:rFonts w:ascii="Times New Roman" w:hAnsi="Times New Roman" w:cs="Times New Roman"/>
          <w:sz w:val="22"/>
          <w:szCs w:val="22"/>
          <w:highlight w:val="yellow"/>
          <w:rPrChange w:id="63" w:author="SOBOLA GABRIEL" w:date="2026-06-14T18:21:00Z" w16du:dateUtc="2026-06-15T01:21:00Z">
            <w:rPr>
              <w:rFonts w:ascii="Times New Roman" w:hAnsi="Times New Roman" w:cs="Times New Roman"/>
              <w:sz w:val="22"/>
              <w:szCs w:val="22"/>
            </w:rPr>
          </w:rPrChange>
        </w:rPr>
        <w:t xml:space="preserve">. Experiments carried out for HuBERT + Unit HiFi-GAN, as well as </w:t>
      </w:r>
      <w:r w:rsidR="00222DFF" w:rsidRPr="00D5146B">
        <w:rPr>
          <w:rFonts w:ascii="Times New Roman" w:hAnsi="Times New Roman" w:cs="Times New Roman"/>
          <w:sz w:val="22"/>
          <w:szCs w:val="22"/>
          <w:highlight w:val="yellow"/>
          <w:rPrChange w:id="64" w:author="SOBOLA GABRIEL" w:date="2026-06-14T18:21:00Z" w16du:dateUtc="2026-06-15T01:21:00Z">
            <w:rPr>
              <w:rFonts w:ascii="Times New Roman" w:hAnsi="Times New Roman" w:cs="Times New Roman"/>
              <w:sz w:val="22"/>
              <w:szCs w:val="22"/>
            </w:rPr>
          </w:rPrChange>
        </w:rPr>
        <w:t>WavLM + Unit HiFi-GAN</w:t>
      </w:r>
      <w:r w:rsidR="00222DFF" w:rsidRPr="00D5146B" w:rsidDel="001717F6">
        <w:rPr>
          <w:rFonts w:ascii="Times New Roman" w:hAnsi="Times New Roman" w:cs="Times New Roman"/>
          <w:sz w:val="22"/>
          <w:szCs w:val="22"/>
          <w:highlight w:val="yellow"/>
          <w:rPrChange w:id="65" w:author="SOBOLA GABRIEL" w:date="2026-06-14T18:21:00Z" w16du:dateUtc="2026-06-15T01:21:00Z">
            <w:rPr>
              <w:rFonts w:ascii="Times New Roman" w:hAnsi="Times New Roman" w:cs="Times New Roman"/>
              <w:sz w:val="22"/>
              <w:szCs w:val="22"/>
            </w:rPr>
          </w:rPrChange>
        </w:rPr>
        <w:t xml:space="preserve"> </w:t>
      </w:r>
      <w:r w:rsidR="00222DFF" w:rsidRPr="00D5146B">
        <w:rPr>
          <w:rFonts w:ascii="Times New Roman" w:hAnsi="Times New Roman" w:cs="Times New Roman"/>
          <w:sz w:val="22"/>
          <w:szCs w:val="22"/>
          <w:highlight w:val="yellow"/>
          <w:rPrChange w:id="66" w:author="SOBOLA GABRIEL" w:date="2026-06-14T18:21:00Z" w16du:dateUtc="2026-06-15T01:21:00Z">
            <w:rPr>
              <w:rFonts w:ascii="Times New Roman" w:hAnsi="Times New Roman" w:cs="Times New Roman"/>
              <w:sz w:val="22"/>
              <w:szCs w:val="22"/>
            </w:rPr>
          </w:rPrChange>
        </w:rPr>
        <w:t xml:space="preserve">and </w:t>
      </w:r>
      <w:r w:rsidR="00924B6D" w:rsidRPr="00D5146B">
        <w:rPr>
          <w:rFonts w:ascii="Times New Roman" w:hAnsi="Times New Roman" w:cs="Times New Roman"/>
          <w:sz w:val="22"/>
          <w:szCs w:val="22"/>
          <w:highlight w:val="yellow"/>
          <w:rPrChange w:id="67" w:author="SOBOLA GABRIEL" w:date="2026-06-14T18:21:00Z" w16du:dateUtc="2026-06-15T01:21:00Z">
            <w:rPr>
              <w:rFonts w:ascii="Times New Roman" w:hAnsi="Times New Roman" w:cs="Times New Roman"/>
              <w:sz w:val="22"/>
              <w:szCs w:val="22"/>
            </w:rPr>
          </w:rPrChange>
        </w:rPr>
        <w:t>Wav2vec</w:t>
      </w:r>
      <w:r w:rsidR="00222DFF" w:rsidRPr="00D5146B">
        <w:rPr>
          <w:rFonts w:ascii="Times New Roman" w:hAnsi="Times New Roman" w:cs="Times New Roman"/>
          <w:sz w:val="22"/>
          <w:szCs w:val="22"/>
          <w:highlight w:val="yellow"/>
          <w:rPrChange w:id="68" w:author="SOBOLA GABRIEL" w:date="2026-06-14T18:21:00Z" w16du:dateUtc="2026-06-15T01:21:00Z">
            <w:rPr>
              <w:rFonts w:ascii="Times New Roman" w:hAnsi="Times New Roman" w:cs="Times New Roman"/>
              <w:sz w:val="22"/>
              <w:szCs w:val="22"/>
            </w:rPr>
          </w:rPrChange>
        </w:rPr>
        <w:t xml:space="preserve"> + Unit HiFi-GAN</w:t>
      </w:r>
      <w:r w:rsidR="00222DFF" w:rsidRPr="00D5146B" w:rsidDel="001717F6">
        <w:rPr>
          <w:rFonts w:ascii="Times New Roman" w:hAnsi="Times New Roman" w:cs="Times New Roman"/>
          <w:sz w:val="22"/>
          <w:szCs w:val="22"/>
          <w:highlight w:val="yellow"/>
          <w:rPrChange w:id="69" w:author="SOBOLA GABRIEL" w:date="2026-06-14T18:21:00Z" w16du:dateUtc="2026-06-15T01:21:00Z">
            <w:rPr>
              <w:rFonts w:ascii="Times New Roman" w:hAnsi="Times New Roman" w:cs="Times New Roman"/>
              <w:sz w:val="22"/>
              <w:szCs w:val="22"/>
            </w:rPr>
          </w:rPrChange>
        </w:rPr>
        <w:t xml:space="preserve"> </w:t>
      </w:r>
      <w:r w:rsidR="00A3213F" w:rsidRPr="00D5146B">
        <w:rPr>
          <w:rFonts w:ascii="Times New Roman" w:hAnsi="Times New Roman" w:cs="Times New Roman"/>
          <w:sz w:val="22"/>
          <w:szCs w:val="22"/>
          <w:highlight w:val="yellow"/>
          <w:rPrChange w:id="70" w:author="SOBOLA GABRIEL" w:date="2026-06-14T18:21:00Z" w16du:dateUtc="2026-06-15T01:21:00Z">
            <w:rPr>
              <w:rFonts w:ascii="Times New Roman" w:hAnsi="Times New Roman" w:cs="Times New Roman"/>
              <w:sz w:val="22"/>
              <w:szCs w:val="22"/>
            </w:rPr>
          </w:rPrChange>
        </w:rPr>
        <w:t xml:space="preserve">also shows the high performance of HuBERT when evaluated for its PESQ, and DNSMOS which are higher than that of the WavLM and Wav2vec </w:t>
      </w:r>
      <w:r w:rsidR="00F4505A" w:rsidRPr="00D5146B">
        <w:rPr>
          <w:rFonts w:ascii="Times New Roman" w:hAnsi="Times New Roman" w:cs="Times New Roman"/>
          <w:sz w:val="22"/>
          <w:szCs w:val="22"/>
          <w:highlight w:val="yellow"/>
          <w:rPrChange w:id="71" w:author="SOBOLA GABRIEL" w:date="2026-06-14T18:21:00Z" w16du:dateUtc="2026-06-15T01:21:00Z">
            <w:rPr>
              <w:rFonts w:ascii="Times New Roman" w:hAnsi="Times New Roman" w:cs="Times New Roman"/>
              <w:sz w:val="22"/>
              <w:szCs w:val="22"/>
            </w:rPr>
          </w:rPrChange>
        </w:rPr>
        <w:t xml:space="preserve">based approach for speech generation. Results further </w:t>
      </w:r>
      <w:r w:rsidR="00CD5BEC" w:rsidRPr="00D5146B">
        <w:rPr>
          <w:rFonts w:ascii="Times New Roman" w:hAnsi="Times New Roman" w:cs="Times New Roman"/>
          <w:sz w:val="22"/>
          <w:szCs w:val="22"/>
          <w:highlight w:val="yellow"/>
          <w:rPrChange w:id="72" w:author="SOBOLA GABRIEL" w:date="2026-06-14T18:21:00Z" w16du:dateUtc="2026-06-15T01:21:00Z">
            <w:rPr>
              <w:rFonts w:ascii="Times New Roman" w:hAnsi="Times New Roman" w:cs="Times New Roman"/>
              <w:sz w:val="22"/>
              <w:szCs w:val="22"/>
            </w:rPr>
          </w:rPrChange>
        </w:rPr>
        <w:t>show</w:t>
      </w:r>
      <w:r w:rsidR="00F4505A" w:rsidRPr="00D5146B">
        <w:rPr>
          <w:rFonts w:ascii="Times New Roman" w:hAnsi="Times New Roman" w:cs="Times New Roman"/>
          <w:sz w:val="22"/>
          <w:szCs w:val="22"/>
          <w:highlight w:val="yellow"/>
          <w:rPrChange w:id="73" w:author="SOBOLA GABRIEL" w:date="2026-06-14T18:21:00Z" w16du:dateUtc="2026-06-15T01:21:00Z">
            <w:rPr>
              <w:rFonts w:ascii="Times New Roman" w:hAnsi="Times New Roman" w:cs="Times New Roman"/>
              <w:sz w:val="22"/>
              <w:szCs w:val="22"/>
            </w:rPr>
          </w:rPrChange>
        </w:rPr>
        <w:t xml:space="preserve"> that WavLM is a better alternative</w:t>
      </w:r>
      <w:r w:rsidR="005346BA">
        <w:rPr>
          <w:rFonts w:ascii="Times New Roman" w:hAnsi="Times New Roman" w:cs="Times New Roman"/>
          <w:sz w:val="22"/>
          <w:szCs w:val="22"/>
          <w:highlight w:val="yellow"/>
        </w:rPr>
        <w:t xml:space="preserve"> [10]</w:t>
      </w:r>
      <w:r w:rsidR="00F4505A" w:rsidRPr="00D5146B">
        <w:rPr>
          <w:rFonts w:ascii="Times New Roman" w:hAnsi="Times New Roman" w:cs="Times New Roman"/>
          <w:sz w:val="22"/>
          <w:szCs w:val="22"/>
          <w:highlight w:val="yellow"/>
          <w:rPrChange w:id="74" w:author="SOBOLA GABRIEL" w:date="2026-06-14T18:21:00Z" w16du:dateUtc="2026-06-15T01:21:00Z">
            <w:rPr>
              <w:rFonts w:ascii="Times New Roman" w:hAnsi="Times New Roman" w:cs="Times New Roman"/>
              <w:sz w:val="22"/>
              <w:szCs w:val="22"/>
            </w:rPr>
          </w:rPrChange>
        </w:rPr>
        <w:t xml:space="preserve"> to HuBERT when intelligibility and naturalness of the speech are needed.</w:t>
      </w:r>
      <w:r w:rsidRPr="00C62433">
        <w:rPr>
          <w:rFonts w:ascii="Times New Roman" w:hAnsi="Times New Roman" w:cs="Times New Roman"/>
          <w:sz w:val="22"/>
          <w:szCs w:val="22"/>
          <w:rPrChange w:id="75" w:author="SOBOLA GABRIEL" w:date="2026-06-13T19:25:00Z" w16du:dateUtc="2026-06-14T02:25:00Z">
            <w:rPr/>
          </w:rPrChange>
        </w:rPr>
        <w:t xml:space="preserve"> </w:t>
      </w:r>
    </w:p>
    <w:p w14:paraId="05923DDD" w14:textId="68021E5B" w:rsidR="005402D6"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2.</w:t>
      </w:r>
      <w:r w:rsidR="00DA6E58" w:rsidRPr="003011B4">
        <w:rPr>
          <w:rFonts w:ascii="Times New Roman" w:hAnsi="Times New Roman" w:cs="Times New Roman"/>
          <w:b/>
          <w:color w:val="auto"/>
          <w:sz w:val="22"/>
          <w:szCs w:val="22"/>
        </w:rPr>
        <w:t xml:space="preserve"> </w:t>
      </w:r>
      <w:r w:rsidR="005402D6" w:rsidRPr="003011B4">
        <w:rPr>
          <w:rFonts w:ascii="Times New Roman" w:hAnsi="Times New Roman" w:cs="Times New Roman"/>
          <w:b/>
          <w:color w:val="auto"/>
          <w:sz w:val="22"/>
          <w:szCs w:val="22"/>
        </w:rPr>
        <w:t>The HuBERT Model</w:t>
      </w:r>
    </w:p>
    <w:p w14:paraId="32252031" w14:textId="0BE25BB1" w:rsidR="005402D6" w:rsidRPr="003011B4" w:rsidRDefault="00BD4AE8"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This is a self-supervised learning model that was trained </w:t>
      </w:r>
      <w:r w:rsidR="00513D64" w:rsidRPr="003011B4">
        <w:rPr>
          <w:rFonts w:ascii="Times New Roman" w:hAnsi="Times New Roman" w:cs="Times New Roman"/>
          <w:sz w:val="22"/>
          <w:szCs w:val="22"/>
        </w:rPr>
        <w:t>with speech</w:t>
      </w:r>
      <w:r w:rsidRPr="003011B4">
        <w:rPr>
          <w:rFonts w:ascii="Times New Roman" w:hAnsi="Times New Roman" w:cs="Times New Roman"/>
          <w:sz w:val="22"/>
          <w:szCs w:val="22"/>
        </w:rPr>
        <w:t xml:space="preserve"> audio data without the transcript</w:t>
      </w:r>
      <w:r w:rsidR="00BF32B1" w:rsidRPr="003011B4">
        <w:rPr>
          <w:rFonts w:ascii="Times New Roman" w:hAnsi="Times New Roman" w:cs="Times New Roman"/>
          <w:sz w:val="22"/>
          <w:szCs w:val="22"/>
        </w:rPr>
        <w:t>s</w:t>
      </w:r>
      <w:r w:rsidR="0079752A" w:rsidRPr="003011B4">
        <w:rPr>
          <w:rFonts w:ascii="Times New Roman" w:hAnsi="Times New Roman" w:cs="Times New Roman"/>
          <w:sz w:val="22"/>
          <w:szCs w:val="22"/>
        </w:rPr>
        <w:t xml:space="preserve">, while </w:t>
      </w:r>
      <w:r w:rsidR="00096864" w:rsidRPr="003011B4">
        <w:rPr>
          <w:rFonts w:ascii="Times New Roman" w:hAnsi="Times New Roman" w:cs="Times New Roman"/>
          <w:sz w:val="22"/>
          <w:szCs w:val="22"/>
        </w:rPr>
        <w:t xml:space="preserve">utilising </w:t>
      </w:r>
      <w:r w:rsidR="0079752A" w:rsidRPr="003011B4">
        <w:rPr>
          <w:rFonts w:ascii="Times New Roman" w:hAnsi="Times New Roman" w:cs="Times New Roman"/>
          <w:sz w:val="22"/>
          <w:szCs w:val="22"/>
        </w:rPr>
        <w:t xml:space="preserve">certain amounts of labelled data </w:t>
      </w:r>
      <w:r w:rsidR="000C0A42" w:rsidRPr="003011B4">
        <w:rPr>
          <w:rFonts w:ascii="Times New Roman" w:hAnsi="Times New Roman" w:cs="Times New Roman"/>
          <w:sz w:val="22"/>
          <w:szCs w:val="22"/>
        </w:rPr>
        <w:t xml:space="preserve">for </w:t>
      </w:r>
      <w:r w:rsidR="003C4B4B" w:rsidRPr="003011B4">
        <w:rPr>
          <w:rFonts w:ascii="Times New Roman" w:hAnsi="Times New Roman" w:cs="Times New Roman"/>
          <w:sz w:val="22"/>
          <w:szCs w:val="22"/>
        </w:rPr>
        <w:t>fine-tuning</w:t>
      </w:r>
      <w:r w:rsidR="00D53451" w:rsidRPr="003011B4">
        <w:rPr>
          <w:rFonts w:ascii="Times New Roman" w:hAnsi="Times New Roman" w:cs="Times New Roman"/>
          <w:sz w:val="22"/>
          <w:szCs w:val="22"/>
        </w:rPr>
        <w:t xml:space="preserve"> or evaluation of the model</w:t>
      </w:r>
      <w:r w:rsidRPr="003011B4">
        <w:rPr>
          <w:rFonts w:ascii="Times New Roman" w:hAnsi="Times New Roman" w:cs="Times New Roman"/>
          <w:sz w:val="22"/>
          <w:szCs w:val="22"/>
        </w:rPr>
        <w:t xml:space="preserve">. </w:t>
      </w:r>
      <w:r w:rsidR="00F366D4" w:rsidRPr="003011B4">
        <w:rPr>
          <w:rFonts w:ascii="Times New Roman" w:hAnsi="Times New Roman" w:cs="Times New Roman"/>
          <w:sz w:val="22"/>
          <w:szCs w:val="22"/>
        </w:rPr>
        <w:t xml:space="preserve">The self-supervised learning suffers from </w:t>
      </w:r>
      <w:r w:rsidR="00096864" w:rsidRPr="003011B4">
        <w:rPr>
          <w:rFonts w:ascii="Times New Roman" w:hAnsi="Times New Roman" w:cs="Times New Roman"/>
          <w:sz w:val="22"/>
          <w:szCs w:val="22"/>
        </w:rPr>
        <w:t xml:space="preserve">some </w:t>
      </w:r>
      <w:r w:rsidR="00F366D4" w:rsidRPr="003011B4">
        <w:rPr>
          <w:rFonts w:ascii="Times New Roman" w:hAnsi="Times New Roman" w:cs="Times New Roman"/>
          <w:sz w:val="22"/>
          <w:szCs w:val="22"/>
        </w:rPr>
        <w:t>major problems</w:t>
      </w:r>
      <w:r w:rsidR="00096864" w:rsidRPr="003011B4">
        <w:rPr>
          <w:rFonts w:ascii="Times New Roman" w:hAnsi="Times New Roman" w:cs="Times New Roman"/>
          <w:sz w:val="22"/>
          <w:szCs w:val="22"/>
        </w:rPr>
        <w:t xml:space="preserve"> in</w:t>
      </w:r>
      <w:r w:rsidR="007F403C" w:rsidRPr="003011B4">
        <w:rPr>
          <w:rFonts w:ascii="Times New Roman" w:hAnsi="Times New Roman" w:cs="Times New Roman"/>
          <w:sz w:val="22"/>
          <w:szCs w:val="22"/>
        </w:rPr>
        <w:t>cluding</w:t>
      </w:r>
      <w:r w:rsidR="00F366D4" w:rsidRPr="003011B4">
        <w:rPr>
          <w:rFonts w:ascii="Times New Roman" w:hAnsi="Times New Roman" w:cs="Times New Roman"/>
          <w:sz w:val="22"/>
          <w:szCs w:val="22"/>
        </w:rPr>
        <w:t>: the presence of multiple sound units in each speech utterance,</w:t>
      </w:r>
      <w:r w:rsidR="00B11EC3">
        <w:rPr>
          <w:rFonts w:ascii="Times New Roman" w:hAnsi="Times New Roman" w:cs="Times New Roman"/>
          <w:sz w:val="22"/>
          <w:szCs w:val="22"/>
        </w:rPr>
        <w:t xml:space="preserve"> the</w:t>
      </w:r>
      <w:r w:rsidR="00F366D4" w:rsidRPr="003011B4">
        <w:rPr>
          <w:rFonts w:ascii="Times New Roman" w:hAnsi="Times New Roman" w:cs="Times New Roman"/>
          <w:sz w:val="22"/>
          <w:szCs w:val="22"/>
        </w:rPr>
        <w:t xml:space="preserve"> unavailability of lexical or transcripts prior to training, and variation in the length of the sound units. </w:t>
      </w:r>
      <w:r w:rsidRPr="003011B4">
        <w:rPr>
          <w:rFonts w:ascii="Times New Roman" w:hAnsi="Times New Roman" w:cs="Times New Roman"/>
          <w:sz w:val="22"/>
          <w:szCs w:val="22"/>
        </w:rPr>
        <w:t xml:space="preserve">The model learns the language and acoustic model typical of speech modelling over the continuous input data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32565857"/>
          <w:placeholder>
            <w:docPart w:val="DefaultPlaceholder_-1854013440"/>
          </w:placeholder>
        </w:sdtPr>
        <w:sdtContent>
          <w:r w:rsidR="005E5395" w:rsidRPr="003011B4">
            <w:rPr>
              <w:rFonts w:ascii="Times New Roman" w:hAnsi="Times New Roman" w:cs="Times New Roman"/>
              <w:sz w:val="22"/>
              <w:szCs w:val="22"/>
            </w:rPr>
            <w:t>[7]</w:t>
          </w:r>
        </w:sdtContent>
      </w:sdt>
      <w:r w:rsidRPr="003011B4">
        <w:rPr>
          <w:rFonts w:ascii="Times New Roman" w:hAnsi="Times New Roman" w:cs="Times New Roman"/>
          <w:sz w:val="22"/>
          <w:szCs w:val="22"/>
        </w:rPr>
        <w:t xml:space="preserve">. </w:t>
      </w:r>
      <w:r w:rsidR="007F403C" w:rsidRPr="003011B4">
        <w:rPr>
          <w:rFonts w:ascii="Times New Roman" w:hAnsi="Times New Roman" w:cs="Times New Roman"/>
          <w:sz w:val="22"/>
          <w:szCs w:val="22"/>
        </w:rPr>
        <w:t>Hence, t</w:t>
      </w:r>
      <w:r w:rsidR="0060361D" w:rsidRPr="003011B4">
        <w:rPr>
          <w:rFonts w:ascii="Times New Roman" w:hAnsi="Times New Roman" w:cs="Times New Roman"/>
          <w:sz w:val="22"/>
          <w:szCs w:val="22"/>
        </w:rPr>
        <w:t xml:space="preserve">he performance of </w:t>
      </w:r>
      <w:r w:rsidR="00AF72BD" w:rsidRPr="003011B4">
        <w:rPr>
          <w:rFonts w:ascii="Times New Roman" w:hAnsi="Times New Roman" w:cs="Times New Roman"/>
          <w:sz w:val="22"/>
          <w:szCs w:val="22"/>
        </w:rPr>
        <w:t xml:space="preserve">the </w:t>
      </w:r>
      <w:r w:rsidR="0060361D" w:rsidRPr="003011B4">
        <w:rPr>
          <w:rFonts w:ascii="Times New Roman" w:hAnsi="Times New Roman" w:cs="Times New Roman"/>
          <w:sz w:val="22"/>
          <w:szCs w:val="22"/>
        </w:rPr>
        <w:t>HuBERT model relies on the clustering approach utilise</w:t>
      </w:r>
      <w:r w:rsidR="00AF72BD" w:rsidRPr="003011B4">
        <w:rPr>
          <w:rFonts w:ascii="Times New Roman" w:hAnsi="Times New Roman" w:cs="Times New Roman"/>
          <w:sz w:val="22"/>
          <w:szCs w:val="22"/>
        </w:rPr>
        <w:t>d</w:t>
      </w:r>
      <w:r w:rsidR="0060361D" w:rsidRPr="003011B4">
        <w:rPr>
          <w:rFonts w:ascii="Times New Roman" w:hAnsi="Times New Roman" w:cs="Times New Roman"/>
          <w:sz w:val="22"/>
          <w:szCs w:val="22"/>
        </w:rPr>
        <w:t xml:space="preserve"> during </w:t>
      </w:r>
      <w:r w:rsidR="00AF72BD" w:rsidRPr="003011B4">
        <w:rPr>
          <w:rFonts w:ascii="Times New Roman" w:hAnsi="Times New Roman" w:cs="Times New Roman"/>
          <w:sz w:val="22"/>
          <w:szCs w:val="22"/>
        </w:rPr>
        <w:t xml:space="preserve">the </w:t>
      </w:r>
      <w:r w:rsidR="0060361D" w:rsidRPr="003011B4">
        <w:rPr>
          <w:rFonts w:ascii="Times New Roman" w:hAnsi="Times New Roman" w:cs="Times New Roman"/>
          <w:sz w:val="22"/>
          <w:szCs w:val="22"/>
        </w:rPr>
        <w:t xml:space="preserve">pretraining of the model. Three </w:t>
      </w:r>
      <w:r w:rsidR="0066665F" w:rsidRPr="003011B4">
        <w:rPr>
          <w:rFonts w:ascii="Times New Roman" w:hAnsi="Times New Roman" w:cs="Times New Roman"/>
          <w:sz w:val="22"/>
          <w:szCs w:val="22"/>
        </w:rPr>
        <w:t>models,</w:t>
      </w:r>
      <w:r w:rsidR="0060361D" w:rsidRPr="003011B4">
        <w:rPr>
          <w:rFonts w:ascii="Times New Roman" w:hAnsi="Times New Roman" w:cs="Times New Roman"/>
          <w:sz w:val="22"/>
          <w:szCs w:val="22"/>
        </w:rPr>
        <w:t xml:space="preserve"> </w:t>
      </w:r>
      <w:r w:rsidR="00024097" w:rsidRPr="003011B4">
        <w:rPr>
          <w:rFonts w:ascii="Times New Roman" w:hAnsi="Times New Roman" w:cs="Times New Roman"/>
          <w:sz w:val="22"/>
          <w:szCs w:val="22"/>
        </w:rPr>
        <w:t>including</w:t>
      </w:r>
      <w:r w:rsidR="0060361D" w:rsidRPr="003011B4">
        <w:rPr>
          <w:rFonts w:ascii="Times New Roman" w:hAnsi="Times New Roman" w:cs="Times New Roman"/>
          <w:sz w:val="22"/>
          <w:szCs w:val="22"/>
        </w:rPr>
        <w:t xml:space="preserve"> the HuBERT </w:t>
      </w:r>
      <w:r w:rsidR="005D5402" w:rsidRPr="003011B4">
        <w:rPr>
          <w:rFonts w:ascii="Times New Roman" w:hAnsi="Times New Roman" w:cs="Times New Roman"/>
          <w:sz w:val="22"/>
          <w:szCs w:val="22"/>
        </w:rPr>
        <w:t>Base</w:t>
      </w:r>
      <w:r w:rsidR="0060361D" w:rsidRPr="003011B4">
        <w:rPr>
          <w:rFonts w:ascii="Times New Roman" w:hAnsi="Times New Roman" w:cs="Times New Roman"/>
          <w:sz w:val="22"/>
          <w:szCs w:val="22"/>
        </w:rPr>
        <w:t>, Large, and X</w:t>
      </w:r>
      <w:r w:rsidR="00B53B10" w:rsidRPr="003011B4">
        <w:rPr>
          <w:rFonts w:ascii="Times New Roman" w:hAnsi="Times New Roman" w:cs="Times New Roman"/>
          <w:sz w:val="22"/>
          <w:szCs w:val="22"/>
        </w:rPr>
        <w:t>-</w:t>
      </w:r>
      <w:r w:rsidR="0060361D" w:rsidRPr="003011B4">
        <w:rPr>
          <w:rFonts w:ascii="Times New Roman" w:hAnsi="Times New Roman" w:cs="Times New Roman"/>
          <w:sz w:val="22"/>
          <w:szCs w:val="22"/>
        </w:rPr>
        <w:t xml:space="preserve">large </w:t>
      </w:r>
      <w:r w:rsidR="00024097" w:rsidRPr="003011B4">
        <w:rPr>
          <w:rFonts w:ascii="Times New Roman" w:hAnsi="Times New Roman" w:cs="Times New Roman"/>
          <w:sz w:val="22"/>
          <w:szCs w:val="22"/>
        </w:rPr>
        <w:t xml:space="preserve">trained </w:t>
      </w:r>
      <w:r w:rsidR="00F3419F" w:rsidRPr="003011B4">
        <w:rPr>
          <w:rFonts w:ascii="Times New Roman" w:hAnsi="Times New Roman" w:cs="Times New Roman"/>
          <w:sz w:val="22"/>
          <w:szCs w:val="22"/>
        </w:rPr>
        <w:t xml:space="preserve">with 95 </w:t>
      </w:r>
      <w:r w:rsidR="00B53B10" w:rsidRPr="003011B4">
        <w:rPr>
          <w:rFonts w:ascii="Times New Roman" w:hAnsi="Times New Roman" w:cs="Times New Roman"/>
          <w:sz w:val="22"/>
          <w:szCs w:val="22"/>
        </w:rPr>
        <w:t>million</w:t>
      </w:r>
      <w:r w:rsidR="00F3419F" w:rsidRPr="003011B4">
        <w:rPr>
          <w:rFonts w:ascii="Times New Roman" w:hAnsi="Times New Roman" w:cs="Times New Roman"/>
          <w:sz w:val="22"/>
          <w:szCs w:val="22"/>
        </w:rPr>
        <w:t xml:space="preserve">, 317 </w:t>
      </w:r>
      <w:r w:rsidR="00B53B10" w:rsidRPr="003011B4">
        <w:rPr>
          <w:rFonts w:ascii="Times New Roman" w:hAnsi="Times New Roman" w:cs="Times New Roman"/>
          <w:sz w:val="22"/>
          <w:szCs w:val="22"/>
        </w:rPr>
        <w:t>million</w:t>
      </w:r>
      <w:r w:rsidR="00F3419F" w:rsidRPr="003011B4">
        <w:rPr>
          <w:rFonts w:ascii="Times New Roman" w:hAnsi="Times New Roman" w:cs="Times New Roman"/>
          <w:sz w:val="22"/>
          <w:szCs w:val="22"/>
        </w:rPr>
        <w:t>, and about 1 billion parameters respectively</w:t>
      </w:r>
      <w:r w:rsidR="00B11EC3">
        <w:rPr>
          <w:rFonts w:ascii="Times New Roman" w:hAnsi="Times New Roman" w:cs="Times New Roman"/>
          <w:sz w:val="22"/>
          <w:szCs w:val="22"/>
        </w:rPr>
        <w:t>,</w:t>
      </w:r>
      <w:r w:rsidR="00F3419F" w:rsidRPr="003011B4">
        <w:rPr>
          <w:rFonts w:ascii="Times New Roman" w:hAnsi="Times New Roman" w:cs="Times New Roman"/>
          <w:sz w:val="22"/>
          <w:szCs w:val="22"/>
        </w:rPr>
        <w:t xml:space="preserve"> </w:t>
      </w:r>
      <w:r w:rsidR="00024097" w:rsidRPr="003011B4">
        <w:rPr>
          <w:rFonts w:ascii="Times New Roman" w:hAnsi="Times New Roman" w:cs="Times New Roman"/>
          <w:sz w:val="22"/>
          <w:szCs w:val="22"/>
        </w:rPr>
        <w:t xml:space="preserve">have been </w:t>
      </w:r>
      <w:r w:rsidR="00513D64" w:rsidRPr="003011B4">
        <w:rPr>
          <w:rFonts w:ascii="Times New Roman" w:hAnsi="Times New Roman" w:cs="Times New Roman"/>
          <w:sz w:val="22"/>
          <w:szCs w:val="22"/>
        </w:rPr>
        <w:t>developed.</w:t>
      </w:r>
      <w:r w:rsidR="0060361D" w:rsidRPr="003011B4">
        <w:rPr>
          <w:rFonts w:ascii="Times New Roman" w:hAnsi="Times New Roman" w:cs="Times New Roman"/>
          <w:sz w:val="22"/>
          <w:szCs w:val="22"/>
        </w:rPr>
        <w:t xml:space="preserve"> The HuBERT </w:t>
      </w:r>
      <w:r w:rsidR="005D5402" w:rsidRPr="003011B4">
        <w:rPr>
          <w:rFonts w:ascii="Times New Roman" w:hAnsi="Times New Roman" w:cs="Times New Roman"/>
          <w:sz w:val="22"/>
          <w:szCs w:val="22"/>
        </w:rPr>
        <w:t>Base</w:t>
      </w:r>
      <w:r w:rsidR="0060361D" w:rsidRPr="003011B4">
        <w:rPr>
          <w:rFonts w:ascii="Times New Roman" w:hAnsi="Times New Roman" w:cs="Times New Roman"/>
          <w:sz w:val="22"/>
          <w:szCs w:val="22"/>
        </w:rPr>
        <w:t xml:space="preserve"> uses 2 iterations while the Large and X</w:t>
      </w:r>
      <w:r w:rsidR="00B53B10" w:rsidRPr="003011B4">
        <w:rPr>
          <w:rFonts w:ascii="Times New Roman" w:hAnsi="Times New Roman" w:cs="Times New Roman"/>
          <w:sz w:val="22"/>
          <w:szCs w:val="22"/>
        </w:rPr>
        <w:t>-</w:t>
      </w:r>
      <w:r w:rsidR="0060361D" w:rsidRPr="003011B4">
        <w:rPr>
          <w:rFonts w:ascii="Times New Roman" w:hAnsi="Times New Roman" w:cs="Times New Roman"/>
          <w:sz w:val="22"/>
          <w:szCs w:val="22"/>
        </w:rPr>
        <w:t xml:space="preserve">large use the third iteration </w:t>
      </w:r>
      <w:r w:rsidR="0066665F" w:rsidRPr="003011B4">
        <w:rPr>
          <w:rFonts w:ascii="Times New Roman" w:hAnsi="Times New Roman" w:cs="Times New Roman"/>
          <w:sz w:val="22"/>
          <w:szCs w:val="22"/>
        </w:rPr>
        <w:t>with the first two iterations</w:t>
      </w:r>
      <w:r w:rsidR="0060361D" w:rsidRPr="003011B4">
        <w:rPr>
          <w:rFonts w:ascii="Times New Roman" w:hAnsi="Times New Roman" w:cs="Times New Roman"/>
          <w:sz w:val="22"/>
          <w:szCs w:val="22"/>
        </w:rPr>
        <w:t xml:space="preserve">. For the first iteration, Mel- spectrogram speech features are clustered while in the 2nd iteration, the output of the 6th layer of the BERT Transformer encoder of the previous first iteration was clustered which enhances the performance of the model; in the third iteration the 9th layer BERT Transformer encoder output of the previous second iteration was utilised for clustering. </w:t>
      </w:r>
      <w:r w:rsidR="00F366D4" w:rsidRPr="003011B4">
        <w:rPr>
          <w:rFonts w:ascii="Times New Roman" w:hAnsi="Times New Roman" w:cs="Times New Roman"/>
          <w:sz w:val="22"/>
          <w:szCs w:val="22"/>
        </w:rPr>
        <w:t xml:space="preserve">The model was pretrained using Librispeech (960 </w:t>
      </w:r>
      <w:r w:rsidR="0066665F" w:rsidRPr="003011B4">
        <w:rPr>
          <w:rFonts w:ascii="Times New Roman" w:hAnsi="Times New Roman" w:cs="Times New Roman"/>
          <w:sz w:val="22"/>
          <w:szCs w:val="22"/>
        </w:rPr>
        <w:t>hours</w:t>
      </w:r>
      <w:r w:rsidR="00F366D4" w:rsidRPr="003011B4">
        <w:rPr>
          <w:rFonts w:ascii="Times New Roman" w:hAnsi="Times New Roman" w:cs="Times New Roman"/>
          <w:sz w:val="22"/>
          <w:szCs w:val="22"/>
        </w:rPr>
        <w:t>) and Libri-Light (60</w:t>
      </w:r>
      <w:r w:rsidR="00D84ECB" w:rsidRPr="003011B4">
        <w:rPr>
          <w:rFonts w:ascii="Times New Roman" w:hAnsi="Times New Roman" w:cs="Times New Roman"/>
          <w:sz w:val="22"/>
          <w:szCs w:val="22"/>
        </w:rPr>
        <w:t>K</w:t>
      </w:r>
      <w:r w:rsidR="00F366D4" w:rsidRPr="003011B4">
        <w:rPr>
          <w:rFonts w:ascii="Times New Roman" w:hAnsi="Times New Roman" w:cs="Times New Roman"/>
          <w:sz w:val="22"/>
          <w:szCs w:val="22"/>
        </w:rPr>
        <w:t xml:space="preserve"> hours). </w:t>
      </w:r>
      <w:r w:rsidR="00513D64" w:rsidRPr="003011B4">
        <w:rPr>
          <w:rFonts w:ascii="Times New Roman" w:hAnsi="Times New Roman" w:cs="Times New Roman"/>
          <w:sz w:val="22"/>
          <w:szCs w:val="22"/>
        </w:rPr>
        <w:t>HuBERT</w:t>
      </w:r>
      <w:r w:rsidR="00F366D4" w:rsidRPr="003011B4">
        <w:rPr>
          <w:rFonts w:ascii="Times New Roman" w:hAnsi="Times New Roman" w:cs="Times New Roman"/>
          <w:sz w:val="22"/>
          <w:szCs w:val="22"/>
        </w:rPr>
        <w:t xml:space="preserve"> X-large achieved </w:t>
      </w:r>
      <w:r w:rsidR="00E314A1" w:rsidRPr="003011B4">
        <w:rPr>
          <w:rFonts w:ascii="Times New Roman" w:hAnsi="Times New Roman" w:cs="Times New Roman"/>
          <w:sz w:val="22"/>
          <w:szCs w:val="22"/>
        </w:rPr>
        <w:t xml:space="preserve">a </w:t>
      </w:r>
      <w:r w:rsidR="00F366D4" w:rsidRPr="003011B4">
        <w:rPr>
          <w:rFonts w:ascii="Times New Roman" w:hAnsi="Times New Roman" w:cs="Times New Roman"/>
          <w:sz w:val="22"/>
          <w:szCs w:val="22"/>
        </w:rPr>
        <w:t xml:space="preserve">13% and 19% </w:t>
      </w:r>
      <w:r w:rsidR="00D020F1" w:rsidRPr="003011B4">
        <w:rPr>
          <w:rFonts w:ascii="Times New Roman" w:hAnsi="Times New Roman" w:cs="Times New Roman"/>
          <w:sz w:val="22"/>
          <w:szCs w:val="22"/>
        </w:rPr>
        <w:t xml:space="preserve">relative </w:t>
      </w:r>
      <w:r w:rsidR="00F366D4" w:rsidRPr="003011B4">
        <w:rPr>
          <w:rFonts w:ascii="Times New Roman" w:hAnsi="Times New Roman" w:cs="Times New Roman"/>
          <w:sz w:val="22"/>
          <w:szCs w:val="22"/>
        </w:rPr>
        <w:t xml:space="preserve">WER improvement over HuBERT Large when </w:t>
      </w:r>
      <w:r w:rsidR="00632CA8" w:rsidRPr="003011B4">
        <w:rPr>
          <w:rFonts w:ascii="Times New Roman" w:hAnsi="Times New Roman" w:cs="Times New Roman"/>
          <w:sz w:val="22"/>
          <w:szCs w:val="22"/>
        </w:rPr>
        <w:t>pre</w:t>
      </w:r>
      <w:r w:rsidR="009333E2" w:rsidRPr="003011B4">
        <w:rPr>
          <w:rFonts w:ascii="Times New Roman" w:hAnsi="Times New Roman" w:cs="Times New Roman"/>
          <w:sz w:val="22"/>
          <w:szCs w:val="22"/>
        </w:rPr>
        <w:t>-</w:t>
      </w:r>
      <w:r w:rsidR="00F366D4" w:rsidRPr="003011B4">
        <w:rPr>
          <w:rFonts w:ascii="Times New Roman" w:hAnsi="Times New Roman" w:cs="Times New Roman"/>
          <w:sz w:val="22"/>
          <w:szCs w:val="22"/>
        </w:rPr>
        <w:t>trained on Libri-Light test-other, and dev-other</w:t>
      </w:r>
      <w:r w:rsidR="00632CA8" w:rsidRPr="003011B4">
        <w:rPr>
          <w:rFonts w:ascii="Times New Roman" w:hAnsi="Times New Roman" w:cs="Times New Roman"/>
          <w:sz w:val="22"/>
          <w:szCs w:val="22"/>
        </w:rPr>
        <w:t xml:space="preserve"> evaluation subsets</w:t>
      </w:r>
      <w:r w:rsidR="004F3774" w:rsidRPr="003011B4">
        <w:rPr>
          <w:rFonts w:ascii="Times New Roman" w:hAnsi="Times New Roman" w:cs="Times New Roman"/>
          <w:sz w:val="22"/>
          <w:szCs w:val="22"/>
        </w:rPr>
        <w:t>,</w:t>
      </w:r>
      <w:r w:rsidR="00F366D4" w:rsidRPr="003011B4">
        <w:rPr>
          <w:rFonts w:ascii="Times New Roman" w:hAnsi="Times New Roman" w:cs="Times New Roman"/>
          <w:sz w:val="22"/>
          <w:szCs w:val="22"/>
        </w:rPr>
        <w:t xml:space="preserve"> respectively. </w:t>
      </w:r>
    </w:p>
    <w:p w14:paraId="186C22CA" w14:textId="720F106A" w:rsidR="00A34DF6" w:rsidRPr="003011B4" w:rsidRDefault="00A34DF6" w:rsidP="00915C95">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2.1 Variants of HuBERT</w:t>
      </w:r>
      <w:r w:rsidR="00D22F32" w:rsidRPr="003011B4">
        <w:rPr>
          <w:rFonts w:ascii="Times New Roman" w:hAnsi="Times New Roman" w:cs="Times New Roman"/>
          <w:b/>
          <w:color w:val="auto"/>
          <w:sz w:val="22"/>
          <w:szCs w:val="22"/>
        </w:rPr>
        <w:t xml:space="preserve"> Model</w:t>
      </w:r>
    </w:p>
    <w:p w14:paraId="70B348C4" w14:textId="1097617B" w:rsidR="00A34DF6" w:rsidRPr="003011B4" w:rsidRDefault="00A34DF6"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HuBERT Base</w:t>
      </w:r>
      <w:r w:rsidR="00305952" w:rsidRPr="003011B4">
        <w:rPr>
          <w:rFonts w:ascii="Times New Roman" w:hAnsi="Times New Roman" w:cs="Times New Roman"/>
          <w:sz w:val="22"/>
          <w:szCs w:val="22"/>
        </w:rPr>
        <w:t xml:space="preserve"> is the first variant of HuBERT that was trained for two (2) iterations with 90 </w:t>
      </w:r>
      <w:r w:rsidR="003E6D37" w:rsidRPr="003011B4">
        <w:rPr>
          <w:rFonts w:ascii="Times New Roman" w:hAnsi="Times New Roman" w:cs="Times New Roman"/>
          <w:sz w:val="22"/>
          <w:szCs w:val="22"/>
        </w:rPr>
        <w:t>million</w:t>
      </w:r>
      <w:r w:rsidR="00305952" w:rsidRPr="003011B4">
        <w:rPr>
          <w:rFonts w:ascii="Times New Roman" w:hAnsi="Times New Roman" w:cs="Times New Roman"/>
          <w:sz w:val="22"/>
          <w:szCs w:val="22"/>
        </w:rPr>
        <w:t xml:space="preserve"> parameters. </w:t>
      </w:r>
      <w:r w:rsidRPr="003011B4">
        <w:rPr>
          <w:rFonts w:ascii="Times New Roman" w:hAnsi="Times New Roman" w:cs="Times New Roman"/>
          <w:sz w:val="22"/>
          <w:szCs w:val="22"/>
        </w:rPr>
        <w:t>HuBERT Large</w:t>
      </w:r>
      <w:r w:rsidR="00305952" w:rsidRPr="003011B4">
        <w:rPr>
          <w:rFonts w:ascii="Times New Roman" w:hAnsi="Times New Roman" w:cs="Times New Roman"/>
          <w:sz w:val="22"/>
          <w:szCs w:val="22"/>
        </w:rPr>
        <w:t xml:space="preserve"> was trained for 1 iteration</w:t>
      </w:r>
      <w:r w:rsidR="00EB400E" w:rsidRPr="003011B4">
        <w:rPr>
          <w:rFonts w:ascii="Times New Roman" w:hAnsi="Times New Roman" w:cs="Times New Roman"/>
          <w:sz w:val="22"/>
          <w:szCs w:val="22"/>
        </w:rPr>
        <w:t xml:space="preserve"> (last)</w:t>
      </w:r>
      <w:r w:rsidR="00305952" w:rsidRPr="003011B4">
        <w:rPr>
          <w:rFonts w:ascii="Times New Roman" w:hAnsi="Times New Roman" w:cs="Times New Roman"/>
          <w:sz w:val="22"/>
          <w:szCs w:val="22"/>
        </w:rPr>
        <w:t xml:space="preserve"> plus the first 2 iterations with about 300 </w:t>
      </w:r>
      <w:r w:rsidR="003E6D37" w:rsidRPr="003011B4">
        <w:rPr>
          <w:rFonts w:ascii="Times New Roman" w:hAnsi="Times New Roman" w:cs="Times New Roman"/>
          <w:sz w:val="22"/>
          <w:szCs w:val="22"/>
        </w:rPr>
        <w:t>million</w:t>
      </w:r>
      <w:r w:rsidR="00305952" w:rsidRPr="003011B4">
        <w:rPr>
          <w:rFonts w:ascii="Times New Roman" w:hAnsi="Times New Roman" w:cs="Times New Roman"/>
          <w:sz w:val="22"/>
          <w:szCs w:val="22"/>
        </w:rPr>
        <w:t xml:space="preserve"> parameters. </w:t>
      </w:r>
      <w:r w:rsidRPr="003011B4">
        <w:rPr>
          <w:rFonts w:ascii="Times New Roman" w:hAnsi="Times New Roman" w:cs="Times New Roman"/>
          <w:sz w:val="22"/>
          <w:szCs w:val="22"/>
        </w:rPr>
        <w:t>HuBERT X</w:t>
      </w:r>
      <w:r w:rsidR="00577ADB" w:rsidRPr="003011B4">
        <w:rPr>
          <w:rFonts w:ascii="Times New Roman" w:hAnsi="Times New Roman" w:cs="Times New Roman"/>
          <w:sz w:val="22"/>
          <w:szCs w:val="22"/>
        </w:rPr>
        <w:t>-L</w:t>
      </w:r>
      <w:r w:rsidRPr="003011B4">
        <w:rPr>
          <w:rFonts w:ascii="Times New Roman" w:hAnsi="Times New Roman" w:cs="Times New Roman"/>
          <w:sz w:val="22"/>
          <w:szCs w:val="22"/>
        </w:rPr>
        <w:t>arge</w:t>
      </w:r>
      <w:r w:rsidR="00305952" w:rsidRPr="003011B4">
        <w:rPr>
          <w:rFonts w:ascii="Times New Roman" w:hAnsi="Times New Roman" w:cs="Times New Roman"/>
          <w:sz w:val="22"/>
          <w:szCs w:val="22"/>
        </w:rPr>
        <w:t xml:space="preserve"> has </w:t>
      </w:r>
      <w:r w:rsidR="00021928" w:rsidRPr="003011B4">
        <w:rPr>
          <w:rFonts w:ascii="Times New Roman" w:hAnsi="Times New Roman" w:cs="Times New Roman"/>
          <w:sz w:val="22"/>
          <w:szCs w:val="22"/>
        </w:rPr>
        <w:t xml:space="preserve">about </w:t>
      </w:r>
      <w:r w:rsidR="00305952" w:rsidRPr="003011B4">
        <w:rPr>
          <w:rFonts w:ascii="Times New Roman" w:hAnsi="Times New Roman" w:cs="Times New Roman"/>
          <w:sz w:val="22"/>
          <w:szCs w:val="22"/>
        </w:rPr>
        <w:t xml:space="preserve">1 </w:t>
      </w:r>
      <w:r w:rsidR="003E6D37" w:rsidRPr="003011B4">
        <w:rPr>
          <w:rFonts w:ascii="Times New Roman" w:hAnsi="Times New Roman" w:cs="Times New Roman"/>
          <w:sz w:val="22"/>
          <w:szCs w:val="22"/>
        </w:rPr>
        <w:t>billion</w:t>
      </w:r>
      <w:r w:rsidR="00305952" w:rsidRPr="003011B4">
        <w:rPr>
          <w:rFonts w:ascii="Times New Roman" w:hAnsi="Times New Roman" w:cs="Times New Roman"/>
          <w:sz w:val="22"/>
          <w:szCs w:val="22"/>
        </w:rPr>
        <w:t xml:space="preserve"> training parameters and the training was for 1 iteration</w:t>
      </w:r>
      <w:r w:rsidR="00EB400E" w:rsidRPr="003011B4">
        <w:rPr>
          <w:rFonts w:ascii="Times New Roman" w:hAnsi="Times New Roman" w:cs="Times New Roman"/>
          <w:sz w:val="22"/>
          <w:szCs w:val="22"/>
        </w:rPr>
        <w:t xml:space="preserve"> (last) plus the first 2 iterations</w:t>
      </w:r>
      <w:r w:rsidR="00305952" w:rsidRPr="003011B4">
        <w:rPr>
          <w:rFonts w:ascii="Times New Roman" w:hAnsi="Times New Roman" w:cs="Times New Roman"/>
          <w:sz w:val="22"/>
          <w:szCs w:val="22"/>
        </w:rPr>
        <w:t>.</w:t>
      </w:r>
    </w:p>
    <w:p w14:paraId="353CC0F8" w14:textId="20D16503" w:rsidR="0060361D"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3.</w:t>
      </w:r>
      <w:r w:rsidR="00DA6E58" w:rsidRPr="003011B4">
        <w:rPr>
          <w:rFonts w:ascii="Times New Roman" w:hAnsi="Times New Roman" w:cs="Times New Roman"/>
          <w:b/>
          <w:color w:val="auto"/>
          <w:sz w:val="22"/>
          <w:szCs w:val="22"/>
        </w:rPr>
        <w:t xml:space="preserve"> </w:t>
      </w:r>
      <w:r w:rsidR="0060361D" w:rsidRPr="003011B4">
        <w:rPr>
          <w:rFonts w:ascii="Times New Roman" w:hAnsi="Times New Roman" w:cs="Times New Roman"/>
          <w:b/>
          <w:color w:val="auto"/>
          <w:sz w:val="22"/>
          <w:szCs w:val="22"/>
        </w:rPr>
        <w:t>Architecture of HuBERT</w:t>
      </w:r>
      <w:r w:rsidR="00D22F32" w:rsidRPr="003011B4">
        <w:rPr>
          <w:rFonts w:ascii="Times New Roman" w:hAnsi="Times New Roman" w:cs="Times New Roman"/>
          <w:b/>
          <w:color w:val="auto"/>
          <w:sz w:val="22"/>
          <w:szCs w:val="22"/>
        </w:rPr>
        <w:t xml:space="preserve"> Model</w:t>
      </w:r>
    </w:p>
    <w:p w14:paraId="45D26452" w14:textId="6FFC941F" w:rsidR="001330CD" w:rsidRPr="003011B4" w:rsidRDefault="003A34FF"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state-of-the-art HuBERT model consists of </w:t>
      </w:r>
      <w:r w:rsidR="00EB1604" w:rsidRPr="003011B4">
        <w:rPr>
          <w:rFonts w:ascii="Times New Roman" w:hAnsi="Times New Roman" w:cs="Times New Roman"/>
          <w:sz w:val="22"/>
          <w:szCs w:val="22"/>
        </w:rPr>
        <w:t xml:space="preserve">a </w:t>
      </w:r>
      <w:r w:rsidR="00336583" w:rsidRPr="003011B4">
        <w:rPr>
          <w:rFonts w:ascii="Times New Roman" w:hAnsi="Times New Roman" w:cs="Times New Roman"/>
          <w:sz w:val="22"/>
          <w:szCs w:val="22"/>
        </w:rPr>
        <w:t xml:space="preserve">convolutional encoder, </w:t>
      </w:r>
      <w:r w:rsidRPr="003011B4">
        <w:rPr>
          <w:rFonts w:ascii="Times New Roman" w:hAnsi="Times New Roman" w:cs="Times New Roman"/>
          <w:sz w:val="22"/>
          <w:szCs w:val="22"/>
        </w:rPr>
        <w:t xml:space="preserve">BERT transformer encoder, </w:t>
      </w:r>
      <w:r w:rsidR="00336583" w:rsidRPr="003011B4">
        <w:rPr>
          <w:rFonts w:ascii="Times New Roman" w:hAnsi="Times New Roman" w:cs="Times New Roman"/>
          <w:sz w:val="22"/>
          <w:szCs w:val="22"/>
        </w:rPr>
        <w:t>projection layer</w:t>
      </w:r>
      <w:r w:rsidRPr="003011B4">
        <w:rPr>
          <w:rFonts w:ascii="Times New Roman" w:hAnsi="Times New Roman" w:cs="Times New Roman"/>
          <w:sz w:val="22"/>
          <w:szCs w:val="22"/>
        </w:rPr>
        <w:t xml:space="preserve">, clustering layer, </w:t>
      </w:r>
      <w:r w:rsidR="00FE1D10" w:rsidRPr="003011B4">
        <w:rPr>
          <w:rFonts w:ascii="Times New Roman" w:hAnsi="Times New Roman" w:cs="Times New Roman"/>
          <w:sz w:val="22"/>
          <w:szCs w:val="22"/>
        </w:rPr>
        <w:t>and</w:t>
      </w:r>
      <w:r w:rsidRPr="003011B4">
        <w:rPr>
          <w:rFonts w:ascii="Times New Roman" w:hAnsi="Times New Roman" w:cs="Times New Roman"/>
          <w:sz w:val="22"/>
          <w:szCs w:val="22"/>
        </w:rPr>
        <w:t xml:space="preserve"> code embedding layer</w:t>
      </w:r>
      <w:r w:rsidR="00FE1D10"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This architecture as shown in Figure 1 consists of hidden units</w:t>
      </w:r>
      <w:r w:rsidR="00186D9B"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generation from both the output of the transformer encoder, and that of K-means clustering</w:t>
      </w:r>
      <w:r w:rsidR="00186D9B" w:rsidRPr="003011B4">
        <w:rPr>
          <w:rFonts w:ascii="Times New Roman" w:hAnsi="Times New Roman" w:cs="Times New Roman"/>
          <w:sz w:val="22"/>
          <w:szCs w:val="22"/>
        </w:rPr>
        <w:t>.</w:t>
      </w:r>
      <w:r w:rsidR="00571C9B" w:rsidRPr="003011B4">
        <w:rPr>
          <w:rFonts w:ascii="Times New Roman" w:hAnsi="Times New Roman" w:cs="Times New Roman"/>
          <w:sz w:val="22"/>
          <w:szCs w:val="22"/>
        </w:rPr>
        <w:t xml:space="preserve"> </w:t>
      </w:r>
    </w:p>
    <w:p w14:paraId="7331EDFD" w14:textId="1F760531" w:rsidR="001330CD" w:rsidRPr="003011B4" w:rsidRDefault="00494F7C" w:rsidP="000D6B37">
      <w:pPr>
        <w:spacing w:line="240" w:lineRule="auto"/>
        <w:jc w:val="center"/>
        <w:rPr>
          <w:rFonts w:ascii="Times New Roman" w:hAnsi="Times New Roman" w:cs="Times New Roman"/>
          <w:sz w:val="22"/>
          <w:szCs w:val="22"/>
        </w:rPr>
      </w:pPr>
      <w:r w:rsidRPr="003011B4">
        <w:rPr>
          <w:rFonts w:ascii="Times New Roman" w:hAnsi="Times New Roman" w:cs="Times New Roman"/>
          <w:noProof/>
          <w:sz w:val="22"/>
          <w:szCs w:val="22"/>
        </w:rPr>
        <w:drawing>
          <wp:inline distT="0" distB="0" distL="0" distR="0" wp14:anchorId="0DB1F442" wp14:editId="4355BA86">
            <wp:extent cx="4572000" cy="2057400"/>
            <wp:effectExtent l="0" t="0" r="0" b="0"/>
            <wp:docPr id="182101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9053" name=""/>
                    <pic:cNvPicPr/>
                  </pic:nvPicPr>
                  <pic:blipFill>
                    <a:blip r:embed="rId10"/>
                    <a:stretch>
                      <a:fillRect/>
                    </a:stretch>
                  </pic:blipFill>
                  <pic:spPr>
                    <a:xfrm>
                      <a:off x="0" y="0"/>
                      <a:ext cx="4572000" cy="2057400"/>
                    </a:xfrm>
                    <a:prstGeom prst="rect">
                      <a:avLst/>
                    </a:prstGeom>
                  </pic:spPr>
                </pic:pic>
              </a:graphicData>
            </a:graphic>
          </wp:inline>
        </w:drawing>
      </w:r>
    </w:p>
    <w:p w14:paraId="5939B7BC" w14:textId="0533C23D" w:rsidR="002F6EF4" w:rsidRPr="003011B4" w:rsidRDefault="002F6EF4"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lastRenderedPageBreak/>
        <w:t>Figure 1:</w:t>
      </w:r>
      <w:r w:rsidRPr="003011B4">
        <w:rPr>
          <w:rFonts w:ascii="Times New Roman" w:hAnsi="Times New Roman" w:cs="Times New Roman"/>
          <w:sz w:val="22"/>
          <w:szCs w:val="22"/>
        </w:rPr>
        <w:t xml:space="preserve"> </w:t>
      </w:r>
      <w:r w:rsidR="00590310" w:rsidRPr="003011B4">
        <w:rPr>
          <w:rFonts w:ascii="Times New Roman" w:hAnsi="Times New Roman" w:cs="Times New Roman"/>
          <w:sz w:val="22"/>
          <w:szCs w:val="22"/>
        </w:rPr>
        <w:t xml:space="preserve">The </w:t>
      </w:r>
      <w:r w:rsidRPr="003011B4">
        <w:rPr>
          <w:rFonts w:ascii="Times New Roman" w:hAnsi="Times New Roman" w:cs="Times New Roman"/>
          <w:sz w:val="22"/>
          <w:szCs w:val="22"/>
        </w:rPr>
        <w:t xml:space="preserve">HuBERT </w:t>
      </w:r>
      <w:r w:rsidR="00590310" w:rsidRPr="003011B4">
        <w:rPr>
          <w:rFonts w:ascii="Times New Roman" w:hAnsi="Times New Roman" w:cs="Times New Roman"/>
          <w:sz w:val="22"/>
          <w:szCs w:val="22"/>
        </w:rPr>
        <w:t xml:space="preserve">Model </w:t>
      </w:r>
      <w:commentRangeStart w:id="76"/>
      <w:commentRangeStart w:id="77"/>
      <w:r w:rsidRPr="003011B4">
        <w:rPr>
          <w:rFonts w:ascii="Times New Roman" w:hAnsi="Times New Roman" w:cs="Times New Roman"/>
          <w:sz w:val="22"/>
          <w:szCs w:val="22"/>
        </w:rPr>
        <w:t>Architecture</w:t>
      </w:r>
      <w:commentRangeEnd w:id="76"/>
      <w:r w:rsidR="00E173F4">
        <w:rPr>
          <w:rStyle w:val="CommentReference"/>
          <w:rFonts w:ascii="Times New Roman" w:hAnsi="Times New Roman" w:cs="Times New Roman"/>
          <w:sz w:val="22"/>
          <w:szCs w:val="22"/>
        </w:rPr>
        <w:commentReference w:id="76"/>
      </w:r>
      <w:commentRangeEnd w:id="77"/>
      <w:r w:rsidR="007F1D8E">
        <w:rPr>
          <w:rStyle w:val="CommentReference"/>
          <w:rFonts w:ascii="Times New Roman" w:hAnsi="Times New Roman" w:cs="Times New Roman"/>
          <w:sz w:val="22"/>
          <w:szCs w:val="22"/>
        </w:rPr>
        <w:commentReference w:id="77"/>
      </w:r>
      <w:r w:rsidR="00B62C47">
        <w:rPr>
          <w:rFonts w:ascii="Times New Roman" w:hAnsi="Times New Roman" w:cs="Times New Roman"/>
          <w:sz w:val="22"/>
          <w:szCs w:val="22"/>
        </w:rPr>
        <w:t xml:space="preserve"> [7]</w:t>
      </w:r>
    </w:p>
    <w:p w14:paraId="10148BAC" w14:textId="3900446F" w:rsidR="002D0B76" w:rsidRPr="003011B4" w:rsidRDefault="00BE4C16" w:rsidP="00BE4C16">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w:t>
      </w:r>
      <w:r w:rsidR="00254159" w:rsidRPr="003011B4">
        <w:rPr>
          <w:rFonts w:ascii="Times New Roman" w:hAnsi="Times New Roman" w:cs="Times New Roman"/>
          <w:b/>
          <w:bCs/>
          <w:color w:val="auto"/>
          <w:sz w:val="22"/>
          <w:szCs w:val="22"/>
        </w:rPr>
        <w:t>.</w:t>
      </w:r>
      <w:r w:rsidRPr="003011B4">
        <w:rPr>
          <w:rFonts w:ascii="Times New Roman" w:hAnsi="Times New Roman" w:cs="Times New Roman"/>
          <w:b/>
          <w:bCs/>
          <w:color w:val="auto"/>
          <w:sz w:val="22"/>
          <w:szCs w:val="22"/>
        </w:rPr>
        <w:t>1</w:t>
      </w:r>
      <w:r w:rsidR="00254159" w:rsidRPr="003011B4">
        <w:rPr>
          <w:rFonts w:ascii="Times New Roman" w:hAnsi="Times New Roman" w:cs="Times New Roman"/>
          <w:b/>
          <w:bCs/>
          <w:color w:val="auto"/>
          <w:sz w:val="22"/>
          <w:szCs w:val="22"/>
        </w:rPr>
        <w:t xml:space="preserve"> </w:t>
      </w:r>
      <w:r w:rsidR="002D0B76" w:rsidRPr="003011B4">
        <w:rPr>
          <w:rFonts w:ascii="Times New Roman" w:hAnsi="Times New Roman" w:cs="Times New Roman"/>
          <w:b/>
          <w:bCs/>
          <w:color w:val="auto"/>
          <w:sz w:val="22"/>
          <w:szCs w:val="22"/>
        </w:rPr>
        <w:t xml:space="preserve">Comparison of HuBERT Model to </w:t>
      </w:r>
      <w:r w:rsidR="003122BB" w:rsidRPr="003011B4">
        <w:rPr>
          <w:rFonts w:ascii="Times New Roman" w:hAnsi="Times New Roman" w:cs="Times New Roman"/>
          <w:b/>
          <w:bCs/>
          <w:color w:val="auto"/>
          <w:sz w:val="22"/>
          <w:szCs w:val="22"/>
        </w:rPr>
        <w:t>Wav2Vec 2.0</w:t>
      </w:r>
      <w:r w:rsidR="002D0B76" w:rsidRPr="003011B4">
        <w:rPr>
          <w:rFonts w:ascii="Times New Roman" w:hAnsi="Times New Roman" w:cs="Times New Roman"/>
          <w:b/>
          <w:bCs/>
          <w:color w:val="auto"/>
          <w:sz w:val="22"/>
          <w:szCs w:val="22"/>
        </w:rPr>
        <w:t xml:space="preserve"> Model</w:t>
      </w:r>
    </w:p>
    <w:p w14:paraId="27CFB8CE" w14:textId="47997659" w:rsidR="001661A9" w:rsidRPr="003011B4" w:rsidRDefault="00440B47"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The Architecture of </w:t>
      </w:r>
      <w:r w:rsidR="00525FA2" w:rsidRPr="003011B4">
        <w:rPr>
          <w:rFonts w:ascii="Times New Roman" w:hAnsi="Times New Roman" w:cs="Times New Roman"/>
          <w:sz w:val="22"/>
          <w:szCs w:val="22"/>
        </w:rPr>
        <w:t>HuBERT shares</w:t>
      </w:r>
      <w:r w:rsidRPr="003011B4">
        <w:rPr>
          <w:rFonts w:ascii="Times New Roman" w:hAnsi="Times New Roman" w:cs="Times New Roman"/>
          <w:sz w:val="22"/>
          <w:szCs w:val="22"/>
        </w:rPr>
        <w:t xml:space="preserve"> </w:t>
      </w:r>
      <w:r w:rsidR="00525FA2" w:rsidRPr="003011B4">
        <w:rPr>
          <w:rFonts w:ascii="Times New Roman" w:hAnsi="Times New Roman" w:cs="Times New Roman"/>
          <w:sz w:val="22"/>
          <w:szCs w:val="22"/>
        </w:rPr>
        <w:t>a relationship</w:t>
      </w:r>
      <w:r w:rsidRPr="003011B4">
        <w:rPr>
          <w:rFonts w:ascii="Times New Roman" w:hAnsi="Times New Roman" w:cs="Times New Roman"/>
          <w:sz w:val="22"/>
          <w:szCs w:val="22"/>
        </w:rPr>
        <w:t xml:space="preserve"> with the Wav2Vec 2.0 model, which is also a self-supervised model. </w:t>
      </w:r>
      <w:r w:rsidR="000D67FA" w:rsidRPr="003011B4">
        <w:rPr>
          <w:rFonts w:ascii="Times New Roman" w:hAnsi="Times New Roman" w:cs="Times New Roman"/>
          <w:sz w:val="22"/>
          <w:szCs w:val="22"/>
        </w:rPr>
        <w:t xml:space="preserve">Both are used to generate discrete representation of speech </w:t>
      </w:r>
      <w:r w:rsidR="00E650DF" w:rsidRPr="003011B4">
        <w:rPr>
          <w:rFonts w:ascii="Times New Roman" w:hAnsi="Times New Roman" w:cs="Times New Roman"/>
          <w:sz w:val="22"/>
          <w:szCs w:val="22"/>
        </w:rPr>
        <w:t>signals</w:t>
      </w:r>
      <w:r w:rsidR="000D67FA" w:rsidRPr="003011B4">
        <w:rPr>
          <w:rFonts w:ascii="Times New Roman" w:hAnsi="Times New Roman" w:cs="Times New Roman"/>
          <w:sz w:val="22"/>
          <w:szCs w:val="22"/>
        </w:rPr>
        <w:t xml:space="preserve"> used for self-supervised or unsupervised </w:t>
      </w:r>
      <w:r w:rsidR="008121CA" w:rsidRPr="003011B4">
        <w:rPr>
          <w:rFonts w:ascii="Times New Roman" w:hAnsi="Times New Roman" w:cs="Times New Roman"/>
          <w:sz w:val="22"/>
          <w:szCs w:val="22"/>
        </w:rPr>
        <w:t>training</w:t>
      </w:r>
      <w:r w:rsidR="005B0186" w:rsidRPr="003011B4">
        <w:rPr>
          <w:rFonts w:ascii="Times New Roman" w:hAnsi="Times New Roman" w:cs="Times New Roman"/>
          <w:sz w:val="22"/>
          <w:szCs w:val="22"/>
        </w:rPr>
        <w:t>, with three models: HuBERT Base, Large &amp; XLarge and Wav2Vec Base, Large, &amp; XLarge</w:t>
      </w:r>
      <w:r w:rsidR="00AA7932" w:rsidRPr="003011B4">
        <w:rPr>
          <w:rFonts w:ascii="Times New Roman" w:hAnsi="Times New Roman" w:cs="Times New Roman"/>
          <w:sz w:val="22"/>
          <w:szCs w:val="22"/>
        </w:rPr>
        <w:t>.</w:t>
      </w:r>
      <w:r w:rsidR="000D67FA" w:rsidRPr="003011B4">
        <w:rPr>
          <w:rFonts w:ascii="Times New Roman" w:hAnsi="Times New Roman" w:cs="Times New Roman"/>
          <w:sz w:val="22"/>
          <w:szCs w:val="22"/>
        </w:rPr>
        <w:t xml:space="preserve"> </w:t>
      </w:r>
      <w:r w:rsidRPr="003011B4">
        <w:rPr>
          <w:rFonts w:ascii="Times New Roman" w:hAnsi="Times New Roman" w:cs="Times New Roman"/>
          <w:sz w:val="22"/>
          <w:szCs w:val="22"/>
        </w:rPr>
        <w:t xml:space="preserve">Both use a transformer BERT encoder with convolutional layer. The major differences between HuBERT and Wav2Vec 2.0 lie in the clustering approach, </w:t>
      </w:r>
      <w:r w:rsidR="00E650DF" w:rsidRPr="003011B4">
        <w:rPr>
          <w:rFonts w:ascii="Times New Roman" w:hAnsi="Times New Roman" w:cs="Times New Roman"/>
          <w:sz w:val="22"/>
          <w:szCs w:val="22"/>
        </w:rPr>
        <w:t xml:space="preserve">and </w:t>
      </w:r>
      <w:r w:rsidRPr="003011B4">
        <w:rPr>
          <w:rFonts w:ascii="Times New Roman" w:hAnsi="Times New Roman" w:cs="Times New Roman"/>
          <w:sz w:val="22"/>
          <w:szCs w:val="22"/>
        </w:rPr>
        <w:t xml:space="preserve">the loss function computed. HuBERT utilizes </w:t>
      </w:r>
      <w:r w:rsidR="00525FA2" w:rsidRPr="003011B4">
        <w:rPr>
          <w:rFonts w:ascii="Times New Roman" w:hAnsi="Times New Roman" w:cs="Times New Roman"/>
          <w:sz w:val="22"/>
          <w:szCs w:val="22"/>
        </w:rPr>
        <w:t>separate</w:t>
      </w:r>
      <w:r w:rsidRPr="003011B4">
        <w:rPr>
          <w:rFonts w:ascii="Times New Roman" w:hAnsi="Times New Roman" w:cs="Times New Roman"/>
          <w:sz w:val="22"/>
          <w:szCs w:val="22"/>
        </w:rPr>
        <w:t xml:space="preserve"> clustering from training (off-line clustering)</w:t>
      </w:r>
      <w:r w:rsidR="00A0096C" w:rsidRPr="003011B4">
        <w:rPr>
          <w:rFonts w:ascii="Times New Roman" w:hAnsi="Times New Roman" w:cs="Times New Roman"/>
          <w:sz w:val="22"/>
          <w:szCs w:val="22"/>
        </w:rPr>
        <w:t xml:space="preserve"> with K-means clustering</w:t>
      </w:r>
      <w:r w:rsidRPr="003011B4">
        <w:rPr>
          <w:rFonts w:ascii="Times New Roman" w:hAnsi="Times New Roman" w:cs="Times New Roman"/>
          <w:sz w:val="22"/>
          <w:szCs w:val="22"/>
        </w:rPr>
        <w:t xml:space="preserve"> while Wav2Vec 2.0 uses the output of the CNN network obtained during pre-training for clustering</w:t>
      </w:r>
      <w:r w:rsidR="00A0096C" w:rsidRPr="003011B4">
        <w:rPr>
          <w:rFonts w:ascii="Times New Roman" w:hAnsi="Times New Roman" w:cs="Times New Roman"/>
          <w:sz w:val="22"/>
          <w:szCs w:val="22"/>
        </w:rPr>
        <w:t xml:space="preserve"> using Gumbel SoftMax approach</w:t>
      </w:r>
      <w:r w:rsidRPr="003011B4">
        <w:rPr>
          <w:rFonts w:ascii="Times New Roman" w:hAnsi="Times New Roman" w:cs="Times New Roman"/>
          <w:sz w:val="22"/>
          <w:szCs w:val="22"/>
        </w:rPr>
        <w:t>. HuBERT uses the mel-spectrogram of the raw audio for the first iteration</w:t>
      </w:r>
      <w:r w:rsidR="00D818FD" w:rsidRPr="003011B4">
        <w:rPr>
          <w:rFonts w:ascii="Times New Roman" w:hAnsi="Times New Roman" w:cs="Times New Roman"/>
          <w:sz w:val="22"/>
          <w:szCs w:val="22"/>
        </w:rPr>
        <w:t>. It also uses</w:t>
      </w:r>
      <w:r w:rsidRPr="003011B4">
        <w:rPr>
          <w:rFonts w:ascii="Times New Roman" w:hAnsi="Times New Roman" w:cs="Times New Roman"/>
          <w:sz w:val="22"/>
          <w:szCs w:val="22"/>
        </w:rPr>
        <w:t xml:space="preserve"> the</w:t>
      </w:r>
      <w:r w:rsidR="00A0096C" w:rsidRPr="003011B4">
        <w:rPr>
          <w:rFonts w:ascii="Times New Roman" w:hAnsi="Times New Roman" w:cs="Times New Roman"/>
          <w:sz w:val="22"/>
          <w:szCs w:val="22"/>
        </w:rPr>
        <w:t xml:space="preserve"> intermediate</w:t>
      </w:r>
      <w:r w:rsidRPr="003011B4">
        <w:rPr>
          <w:rFonts w:ascii="Times New Roman" w:hAnsi="Times New Roman" w:cs="Times New Roman"/>
          <w:sz w:val="22"/>
          <w:szCs w:val="22"/>
        </w:rPr>
        <w:t xml:space="preserve"> 6</w:t>
      </w:r>
      <w:r w:rsidRPr="003011B4">
        <w:rPr>
          <w:rFonts w:ascii="Times New Roman" w:hAnsi="Times New Roman" w:cs="Times New Roman"/>
          <w:sz w:val="22"/>
          <w:szCs w:val="22"/>
          <w:vertAlign w:val="superscript"/>
        </w:rPr>
        <w:t>th</w:t>
      </w:r>
      <w:r w:rsidRPr="003011B4">
        <w:rPr>
          <w:rFonts w:ascii="Times New Roman" w:hAnsi="Times New Roman" w:cs="Times New Roman"/>
          <w:sz w:val="22"/>
          <w:szCs w:val="22"/>
        </w:rPr>
        <w:t xml:space="preserve">  and 9</w:t>
      </w:r>
      <w:r w:rsidRPr="003011B4">
        <w:rPr>
          <w:rFonts w:ascii="Times New Roman" w:hAnsi="Times New Roman" w:cs="Times New Roman"/>
          <w:sz w:val="22"/>
          <w:szCs w:val="22"/>
          <w:vertAlign w:val="superscript"/>
        </w:rPr>
        <w:t>th</w:t>
      </w:r>
      <w:r w:rsidRPr="003011B4">
        <w:rPr>
          <w:rFonts w:ascii="Times New Roman" w:hAnsi="Times New Roman" w:cs="Times New Roman"/>
          <w:sz w:val="22"/>
          <w:szCs w:val="22"/>
        </w:rPr>
        <w:t xml:space="preserve"> layers </w:t>
      </w:r>
      <w:r w:rsidR="00D818FD" w:rsidRPr="003011B4">
        <w:rPr>
          <w:rFonts w:ascii="Times New Roman" w:hAnsi="Times New Roman" w:cs="Times New Roman"/>
          <w:sz w:val="22"/>
          <w:szCs w:val="22"/>
        </w:rPr>
        <w:t xml:space="preserve">of </w:t>
      </w:r>
      <w:r w:rsidRPr="003011B4">
        <w:rPr>
          <w:rFonts w:ascii="Times New Roman" w:hAnsi="Times New Roman" w:cs="Times New Roman"/>
          <w:sz w:val="22"/>
          <w:szCs w:val="22"/>
        </w:rPr>
        <w:t>BERT transformer outputs of the previous iteration</w:t>
      </w:r>
      <w:r w:rsidR="00D818FD" w:rsidRPr="003011B4">
        <w:rPr>
          <w:rFonts w:ascii="Times New Roman" w:hAnsi="Times New Roman" w:cs="Times New Roman"/>
          <w:sz w:val="22"/>
          <w:szCs w:val="22"/>
        </w:rPr>
        <w:t>s</w:t>
      </w:r>
      <w:r w:rsidRPr="003011B4">
        <w:rPr>
          <w:rFonts w:ascii="Times New Roman" w:hAnsi="Times New Roman" w:cs="Times New Roman"/>
          <w:sz w:val="22"/>
          <w:szCs w:val="22"/>
        </w:rPr>
        <w:t xml:space="preserve"> 1 and 2 for iteration</w:t>
      </w:r>
      <w:r w:rsidR="009418A3" w:rsidRPr="003011B4">
        <w:rPr>
          <w:rFonts w:ascii="Times New Roman" w:hAnsi="Times New Roman" w:cs="Times New Roman"/>
          <w:sz w:val="22"/>
          <w:szCs w:val="22"/>
        </w:rPr>
        <w:t>s</w:t>
      </w:r>
      <w:r w:rsidRPr="003011B4">
        <w:rPr>
          <w:rFonts w:ascii="Times New Roman" w:hAnsi="Times New Roman" w:cs="Times New Roman"/>
          <w:sz w:val="22"/>
          <w:szCs w:val="22"/>
        </w:rPr>
        <w:t xml:space="preserve"> 2 and 3 </w:t>
      </w:r>
      <w:r w:rsidR="00350E15" w:rsidRPr="003011B4">
        <w:rPr>
          <w:rFonts w:ascii="Times New Roman" w:hAnsi="Times New Roman" w:cs="Times New Roman"/>
          <w:sz w:val="22"/>
          <w:szCs w:val="22"/>
        </w:rPr>
        <w:t>clustering</w:t>
      </w:r>
      <w:r w:rsidRPr="003011B4">
        <w:rPr>
          <w:rFonts w:ascii="Times New Roman" w:hAnsi="Times New Roman" w:cs="Times New Roman"/>
          <w:sz w:val="22"/>
          <w:szCs w:val="22"/>
        </w:rPr>
        <w:t xml:space="preserve"> respectively.  </w:t>
      </w:r>
      <w:r w:rsidR="00350E15" w:rsidRPr="003011B4">
        <w:rPr>
          <w:rFonts w:ascii="Times New Roman" w:hAnsi="Times New Roman" w:cs="Times New Roman"/>
          <w:sz w:val="22"/>
          <w:szCs w:val="22"/>
        </w:rPr>
        <w:t xml:space="preserve">HuBERT uses a predictive cross entropy loss function while Wav2Vec 2.0 utilises a contrastive loss function. </w:t>
      </w:r>
      <w:r w:rsidR="00AA7932" w:rsidRPr="003011B4">
        <w:rPr>
          <w:rFonts w:ascii="Times New Roman" w:hAnsi="Times New Roman" w:cs="Times New Roman"/>
          <w:sz w:val="22"/>
          <w:szCs w:val="22"/>
        </w:rPr>
        <w:t xml:space="preserve">Table 1 compares HuBERT and Wav2Vec 2.0 models while </w:t>
      </w:r>
      <w:r w:rsidR="00683A33" w:rsidRPr="003011B4">
        <w:rPr>
          <w:rFonts w:ascii="Times New Roman" w:hAnsi="Times New Roman" w:cs="Times New Roman"/>
          <w:sz w:val="22"/>
          <w:szCs w:val="22"/>
        </w:rPr>
        <w:t xml:space="preserve">Table </w:t>
      </w:r>
      <w:r w:rsidR="00AA7932" w:rsidRPr="003011B4">
        <w:rPr>
          <w:rFonts w:ascii="Times New Roman" w:hAnsi="Times New Roman" w:cs="Times New Roman"/>
          <w:sz w:val="22"/>
          <w:szCs w:val="22"/>
        </w:rPr>
        <w:t>2</w:t>
      </w:r>
      <w:r w:rsidR="00683A33" w:rsidRPr="003011B4">
        <w:rPr>
          <w:rFonts w:ascii="Times New Roman" w:hAnsi="Times New Roman" w:cs="Times New Roman"/>
          <w:sz w:val="22"/>
          <w:szCs w:val="22"/>
        </w:rPr>
        <w:t xml:space="preserve"> highlights the strengths and weaknesses of HuBERT in comparison to other discrete unit model generations.</w:t>
      </w:r>
    </w:p>
    <w:p w14:paraId="33FE45D2" w14:textId="2FBF711C" w:rsidR="00EC319B" w:rsidRPr="003011B4" w:rsidRDefault="00EC319B" w:rsidP="00A27E23">
      <w:pPr>
        <w:jc w:val="both"/>
        <w:rPr>
          <w:rFonts w:ascii="Times New Roman" w:hAnsi="Times New Roman" w:cs="Times New Roman"/>
          <w:sz w:val="22"/>
          <w:szCs w:val="22"/>
        </w:rPr>
      </w:pPr>
      <w:r w:rsidRPr="003011B4">
        <w:rPr>
          <w:rFonts w:ascii="Times New Roman" w:hAnsi="Times New Roman" w:cs="Times New Roman"/>
          <w:b/>
          <w:bCs/>
          <w:sz w:val="22"/>
          <w:szCs w:val="22"/>
        </w:rPr>
        <w:t>Table 1:</w:t>
      </w:r>
      <w:r w:rsidRPr="003011B4">
        <w:rPr>
          <w:rFonts w:ascii="Times New Roman" w:hAnsi="Times New Roman" w:cs="Times New Roman"/>
          <w:sz w:val="22"/>
          <w:szCs w:val="22"/>
        </w:rPr>
        <w:t xml:space="preserve"> Comparison of HuBERT and Wav2Vec Models</w:t>
      </w:r>
    </w:p>
    <w:tbl>
      <w:tblPr>
        <w:tblStyle w:val="TableGrid"/>
        <w:tblW w:w="0" w:type="auto"/>
        <w:jc w:val="center"/>
        <w:tblLook w:val="04A0" w:firstRow="1" w:lastRow="0" w:firstColumn="1" w:lastColumn="0" w:noHBand="0" w:noVBand="1"/>
      </w:tblPr>
      <w:tblGrid>
        <w:gridCol w:w="812"/>
        <w:gridCol w:w="2775"/>
        <w:gridCol w:w="2713"/>
        <w:gridCol w:w="3050"/>
      </w:tblGrid>
      <w:tr w:rsidR="00AA7932" w:rsidRPr="003011B4" w14:paraId="30B0A453" w14:textId="77777777" w:rsidTr="00B474AB">
        <w:trPr>
          <w:jc w:val="center"/>
        </w:trPr>
        <w:tc>
          <w:tcPr>
            <w:tcW w:w="812" w:type="dxa"/>
          </w:tcPr>
          <w:p w14:paraId="0F792BA5" w14:textId="1B6D044C" w:rsidR="00AA7932" w:rsidRPr="003011B4" w:rsidRDefault="00AA7932" w:rsidP="00A27E23">
            <w:pPr>
              <w:jc w:val="both"/>
              <w:rPr>
                <w:rFonts w:ascii="Times New Roman" w:hAnsi="Times New Roman" w:cs="Times New Roman"/>
                <w:b/>
                <w:bCs/>
                <w:sz w:val="22"/>
                <w:szCs w:val="22"/>
              </w:rPr>
            </w:pPr>
            <w:r w:rsidRPr="003011B4">
              <w:rPr>
                <w:rFonts w:ascii="Times New Roman" w:hAnsi="Times New Roman" w:cs="Times New Roman"/>
                <w:b/>
                <w:bCs/>
                <w:sz w:val="22"/>
                <w:szCs w:val="22"/>
              </w:rPr>
              <w:t>S/N</w:t>
            </w:r>
          </w:p>
        </w:tc>
        <w:tc>
          <w:tcPr>
            <w:tcW w:w="2775" w:type="dxa"/>
          </w:tcPr>
          <w:p w14:paraId="368C0C1E" w14:textId="617F7B34" w:rsidR="00AA7932" w:rsidRPr="003011B4" w:rsidRDefault="008B6FAD" w:rsidP="00436370">
            <w:pPr>
              <w:jc w:val="center"/>
              <w:rPr>
                <w:rFonts w:ascii="Times New Roman" w:hAnsi="Times New Roman" w:cs="Times New Roman"/>
                <w:b/>
                <w:bCs/>
                <w:sz w:val="22"/>
                <w:szCs w:val="22"/>
              </w:rPr>
            </w:pPr>
            <w:r>
              <w:rPr>
                <w:rFonts w:ascii="Times New Roman" w:hAnsi="Times New Roman" w:cs="Times New Roman"/>
                <w:b/>
                <w:bCs/>
                <w:sz w:val="22"/>
                <w:szCs w:val="22"/>
              </w:rPr>
              <w:t>Parameters</w:t>
            </w:r>
          </w:p>
        </w:tc>
        <w:tc>
          <w:tcPr>
            <w:tcW w:w="2713" w:type="dxa"/>
          </w:tcPr>
          <w:p w14:paraId="4187FA4F" w14:textId="55577A28" w:rsidR="00AA7932" w:rsidRPr="003011B4" w:rsidRDefault="00923F11" w:rsidP="00436370">
            <w:pPr>
              <w:jc w:val="center"/>
              <w:rPr>
                <w:rFonts w:ascii="Times New Roman" w:hAnsi="Times New Roman" w:cs="Times New Roman"/>
                <w:b/>
                <w:bCs/>
                <w:sz w:val="22"/>
                <w:szCs w:val="22"/>
              </w:rPr>
            </w:pPr>
            <w:r w:rsidRPr="003011B4">
              <w:rPr>
                <w:rFonts w:ascii="Times New Roman" w:hAnsi="Times New Roman" w:cs="Times New Roman"/>
                <w:b/>
                <w:bCs/>
                <w:sz w:val="22"/>
                <w:szCs w:val="22"/>
              </w:rPr>
              <w:t>HuBERT</w:t>
            </w:r>
          </w:p>
        </w:tc>
        <w:tc>
          <w:tcPr>
            <w:tcW w:w="3050" w:type="dxa"/>
          </w:tcPr>
          <w:p w14:paraId="35B9B710" w14:textId="79EAD8B1" w:rsidR="00AA7932" w:rsidRPr="003011B4" w:rsidRDefault="00AA7932" w:rsidP="00436370">
            <w:pPr>
              <w:jc w:val="center"/>
              <w:rPr>
                <w:rFonts w:ascii="Times New Roman" w:hAnsi="Times New Roman" w:cs="Times New Roman"/>
                <w:b/>
                <w:bCs/>
                <w:sz w:val="22"/>
                <w:szCs w:val="22"/>
              </w:rPr>
            </w:pPr>
            <w:r w:rsidRPr="003011B4">
              <w:rPr>
                <w:rFonts w:ascii="Times New Roman" w:hAnsi="Times New Roman" w:cs="Times New Roman"/>
                <w:b/>
                <w:bCs/>
                <w:sz w:val="22"/>
                <w:szCs w:val="22"/>
              </w:rPr>
              <w:t>Wav2Vec 2.0</w:t>
            </w:r>
          </w:p>
        </w:tc>
      </w:tr>
      <w:tr w:rsidR="00AA7932" w:rsidRPr="003011B4" w14:paraId="14DB2E14" w14:textId="77777777" w:rsidTr="00B474AB">
        <w:trPr>
          <w:jc w:val="center"/>
        </w:trPr>
        <w:tc>
          <w:tcPr>
            <w:tcW w:w="812" w:type="dxa"/>
          </w:tcPr>
          <w:p w14:paraId="039CD0E2" w14:textId="404AA2D6" w:rsidR="00AA7932" w:rsidRPr="003011B4" w:rsidRDefault="00AA7932" w:rsidP="00A27E23">
            <w:pPr>
              <w:jc w:val="both"/>
              <w:rPr>
                <w:rFonts w:ascii="Times New Roman" w:hAnsi="Times New Roman" w:cs="Times New Roman"/>
                <w:sz w:val="22"/>
                <w:szCs w:val="22"/>
              </w:rPr>
            </w:pPr>
            <w:r w:rsidRPr="003011B4">
              <w:rPr>
                <w:rFonts w:ascii="Times New Roman" w:hAnsi="Times New Roman" w:cs="Times New Roman"/>
                <w:sz w:val="22"/>
                <w:szCs w:val="22"/>
              </w:rPr>
              <w:t>1</w:t>
            </w:r>
          </w:p>
        </w:tc>
        <w:tc>
          <w:tcPr>
            <w:tcW w:w="2775" w:type="dxa"/>
          </w:tcPr>
          <w:p w14:paraId="32062194" w14:textId="68DE1F29"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Models</w:t>
            </w:r>
          </w:p>
        </w:tc>
        <w:tc>
          <w:tcPr>
            <w:tcW w:w="2713" w:type="dxa"/>
          </w:tcPr>
          <w:p w14:paraId="40638DCA" w14:textId="1EEA47E9"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Base, Large, and XLarge,</w:t>
            </w:r>
          </w:p>
          <w:p w14:paraId="785B5326" w14:textId="1BCD7D37" w:rsidR="00923F11" w:rsidRPr="003011B4" w:rsidRDefault="00923F11" w:rsidP="000032CC">
            <w:pPr>
              <w:rPr>
                <w:rFonts w:ascii="Times New Roman" w:hAnsi="Times New Roman" w:cs="Times New Roman"/>
                <w:sz w:val="22"/>
                <w:szCs w:val="22"/>
              </w:rPr>
            </w:pPr>
          </w:p>
        </w:tc>
        <w:tc>
          <w:tcPr>
            <w:tcW w:w="3050" w:type="dxa"/>
          </w:tcPr>
          <w:p w14:paraId="0FF8984A" w14:textId="77777777"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Base, Large, and XLarge</w:t>
            </w:r>
          </w:p>
          <w:p w14:paraId="755BD281" w14:textId="77777777" w:rsidR="000032CC" w:rsidRPr="003011B4" w:rsidRDefault="000032CC" w:rsidP="00A27E23">
            <w:pPr>
              <w:jc w:val="both"/>
              <w:rPr>
                <w:rFonts w:ascii="Times New Roman" w:hAnsi="Times New Roman" w:cs="Times New Roman"/>
                <w:sz w:val="22"/>
                <w:szCs w:val="22"/>
              </w:rPr>
            </w:pPr>
          </w:p>
          <w:p w14:paraId="3042FC70" w14:textId="7547235F" w:rsidR="000032CC" w:rsidRPr="003011B4" w:rsidRDefault="000032CC" w:rsidP="00A27E23">
            <w:pPr>
              <w:jc w:val="both"/>
              <w:rPr>
                <w:rFonts w:ascii="Times New Roman" w:hAnsi="Times New Roman" w:cs="Times New Roman"/>
                <w:sz w:val="22"/>
                <w:szCs w:val="22"/>
              </w:rPr>
            </w:pPr>
          </w:p>
        </w:tc>
      </w:tr>
      <w:tr w:rsidR="000032CC" w:rsidRPr="003011B4" w14:paraId="4F6B8331" w14:textId="77777777" w:rsidTr="00B474AB">
        <w:trPr>
          <w:jc w:val="center"/>
        </w:trPr>
        <w:tc>
          <w:tcPr>
            <w:tcW w:w="812" w:type="dxa"/>
          </w:tcPr>
          <w:p w14:paraId="6C9ED0CC" w14:textId="6A94C484" w:rsidR="000032CC"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2</w:t>
            </w:r>
          </w:p>
        </w:tc>
        <w:tc>
          <w:tcPr>
            <w:tcW w:w="2775" w:type="dxa"/>
          </w:tcPr>
          <w:p w14:paraId="23BD058B" w14:textId="6487CA12" w:rsidR="000032CC"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Self-Supervision / Clustering approach </w:t>
            </w:r>
          </w:p>
        </w:tc>
        <w:tc>
          <w:tcPr>
            <w:tcW w:w="2713" w:type="dxa"/>
          </w:tcPr>
          <w:p w14:paraId="258A5A79" w14:textId="6B37776C" w:rsidR="000032CC" w:rsidRPr="003011B4" w:rsidRDefault="009046A5" w:rsidP="00A27E23">
            <w:pPr>
              <w:jc w:val="both"/>
              <w:rPr>
                <w:rFonts w:ascii="Times New Roman" w:hAnsi="Times New Roman" w:cs="Times New Roman"/>
                <w:sz w:val="22"/>
                <w:szCs w:val="22"/>
              </w:rPr>
            </w:pPr>
            <w:r w:rsidRPr="003011B4">
              <w:rPr>
                <w:rFonts w:ascii="Times New Roman" w:hAnsi="Times New Roman" w:cs="Times New Roman"/>
                <w:sz w:val="22"/>
                <w:szCs w:val="22"/>
              </w:rPr>
              <w:t>Yes,</w:t>
            </w:r>
            <w:r w:rsidR="000032CC" w:rsidRPr="003011B4">
              <w:rPr>
                <w:rFonts w:ascii="Times New Roman" w:hAnsi="Times New Roman" w:cs="Times New Roman"/>
                <w:sz w:val="22"/>
                <w:szCs w:val="22"/>
              </w:rPr>
              <w:t xml:space="preserve"> with K-means clustering</w:t>
            </w:r>
            <w:r w:rsidR="008265F3" w:rsidRPr="003011B4">
              <w:rPr>
                <w:rFonts w:ascii="Times New Roman" w:hAnsi="Times New Roman" w:cs="Times New Roman"/>
                <w:sz w:val="22"/>
                <w:szCs w:val="22"/>
              </w:rPr>
              <w:t>, a separate off-line clustering approach</w:t>
            </w:r>
          </w:p>
        </w:tc>
        <w:tc>
          <w:tcPr>
            <w:tcW w:w="3050" w:type="dxa"/>
          </w:tcPr>
          <w:p w14:paraId="47BD978B" w14:textId="3AEB1B68" w:rsidR="000032CC" w:rsidRPr="003011B4" w:rsidRDefault="009046A5" w:rsidP="00A27E23">
            <w:pPr>
              <w:jc w:val="both"/>
              <w:rPr>
                <w:rFonts w:ascii="Times New Roman" w:hAnsi="Times New Roman" w:cs="Times New Roman"/>
                <w:sz w:val="22"/>
                <w:szCs w:val="22"/>
              </w:rPr>
            </w:pPr>
            <w:r w:rsidRPr="003011B4">
              <w:rPr>
                <w:rFonts w:ascii="Times New Roman" w:hAnsi="Times New Roman" w:cs="Times New Roman"/>
                <w:sz w:val="22"/>
                <w:szCs w:val="22"/>
              </w:rPr>
              <w:t>Yes,</w:t>
            </w:r>
            <w:r w:rsidR="000032CC" w:rsidRPr="003011B4">
              <w:rPr>
                <w:rFonts w:ascii="Times New Roman" w:hAnsi="Times New Roman" w:cs="Times New Roman"/>
                <w:sz w:val="22"/>
                <w:szCs w:val="22"/>
              </w:rPr>
              <w:t xml:space="preserve"> with Gumbel-SoftMax</w:t>
            </w:r>
            <w:r w:rsidR="008265F3" w:rsidRPr="003011B4">
              <w:rPr>
                <w:rFonts w:ascii="Times New Roman" w:hAnsi="Times New Roman" w:cs="Times New Roman"/>
                <w:sz w:val="22"/>
                <w:szCs w:val="22"/>
              </w:rPr>
              <w:t xml:space="preserve">, a clustering </w:t>
            </w:r>
            <w:r w:rsidR="000032CC" w:rsidRPr="003011B4">
              <w:rPr>
                <w:rFonts w:ascii="Times New Roman" w:hAnsi="Times New Roman" w:cs="Times New Roman"/>
                <w:sz w:val="22"/>
                <w:szCs w:val="22"/>
              </w:rPr>
              <w:t>approach</w:t>
            </w:r>
            <w:r w:rsidR="008265F3" w:rsidRPr="003011B4">
              <w:rPr>
                <w:rFonts w:ascii="Times New Roman" w:hAnsi="Times New Roman" w:cs="Times New Roman"/>
                <w:sz w:val="22"/>
                <w:szCs w:val="22"/>
              </w:rPr>
              <w:t xml:space="preserve"> that was part of the training</w:t>
            </w:r>
            <w:r w:rsidR="000032CC" w:rsidRPr="003011B4">
              <w:rPr>
                <w:rFonts w:ascii="Times New Roman" w:hAnsi="Times New Roman" w:cs="Times New Roman"/>
                <w:sz w:val="22"/>
                <w:szCs w:val="22"/>
              </w:rPr>
              <w:t>.</w:t>
            </w:r>
          </w:p>
        </w:tc>
      </w:tr>
      <w:tr w:rsidR="003D1A58" w:rsidRPr="003011B4" w14:paraId="6381F2DD" w14:textId="77777777" w:rsidTr="00B474AB">
        <w:trPr>
          <w:jc w:val="center"/>
        </w:trPr>
        <w:tc>
          <w:tcPr>
            <w:tcW w:w="812" w:type="dxa"/>
          </w:tcPr>
          <w:p w14:paraId="2421B87D" w14:textId="2124BF75" w:rsidR="003D1A58"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3</w:t>
            </w:r>
          </w:p>
        </w:tc>
        <w:tc>
          <w:tcPr>
            <w:tcW w:w="2775" w:type="dxa"/>
          </w:tcPr>
          <w:p w14:paraId="3CAF5D5D" w14:textId="27FBFC0E"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Architecture </w:t>
            </w:r>
          </w:p>
        </w:tc>
        <w:tc>
          <w:tcPr>
            <w:tcW w:w="2713" w:type="dxa"/>
          </w:tcPr>
          <w:p w14:paraId="3E945686" w14:textId="77777777"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Complex architecture</w:t>
            </w:r>
          </w:p>
          <w:p w14:paraId="2E9D9D57" w14:textId="27051726" w:rsidR="000032CC" w:rsidRPr="003011B4" w:rsidRDefault="000032CC" w:rsidP="000032CC">
            <w:pPr>
              <w:rPr>
                <w:rFonts w:ascii="Times New Roman" w:hAnsi="Times New Roman" w:cs="Times New Roman"/>
                <w:sz w:val="22"/>
                <w:szCs w:val="22"/>
              </w:rPr>
            </w:pPr>
            <w:r w:rsidRPr="003011B4">
              <w:rPr>
                <w:rFonts w:ascii="Times New Roman" w:hAnsi="Times New Roman" w:cs="Times New Roman"/>
                <w:sz w:val="22"/>
                <w:szCs w:val="22"/>
              </w:rPr>
              <w:t>HuBERT Base and large have the same architecture as wav2vec 2.0 base and large.</w:t>
            </w:r>
          </w:p>
        </w:tc>
        <w:tc>
          <w:tcPr>
            <w:tcW w:w="3050" w:type="dxa"/>
          </w:tcPr>
          <w:p w14:paraId="37BB3F6E" w14:textId="77777777" w:rsidR="003D1A58"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Simple architecture</w:t>
            </w:r>
          </w:p>
          <w:p w14:paraId="50FB9681" w14:textId="77777777" w:rsidR="008265F3" w:rsidRPr="003011B4" w:rsidRDefault="008265F3" w:rsidP="00A27E23">
            <w:pPr>
              <w:jc w:val="both"/>
              <w:rPr>
                <w:rFonts w:ascii="Times New Roman" w:hAnsi="Times New Roman" w:cs="Times New Roman"/>
                <w:sz w:val="22"/>
                <w:szCs w:val="22"/>
              </w:rPr>
            </w:pPr>
          </w:p>
          <w:p w14:paraId="6FA9E34D" w14:textId="5EC9B8FD" w:rsidR="008265F3" w:rsidRPr="003011B4" w:rsidRDefault="008265F3" w:rsidP="00A27E23">
            <w:pPr>
              <w:jc w:val="both"/>
              <w:rPr>
                <w:rFonts w:ascii="Times New Roman" w:hAnsi="Times New Roman" w:cs="Times New Roman"/>
                <w:sz w:val="22"/>
                <w:szCs w:val="22"/>
              </w:rPr>
            </w:pPr>
            <w:r w:rsidRPr="003011B4">
              <w:rPr>
                <w:rFonts w:ascii="Times New Roman" w:hAnsi="Times New Roman" w:cs="Times New Roman"/>
                <w:sz w:val="22"/>
                <w:szCs w:val="22"/>
              </w:rPr>
              <w:t>Uses the same convolutional encoder, and transformer encoder as HuBERT</w:t>
            </w:r>
          </w:p>
        </w:tc>
      </w:tr>
      <w:tr w:rsidR="00AA7932" w:rsidRPr="003011B4" w14:paraId="6B988FB2" w14:textId="77777777" w:rsidTr="00B474AB">
        <w:trPr>
          <w:jc w:val="center"/>
        </w:trPr>
        <w:tc>
          <w:tcPr>
            <w:tcW w:w="812" w:type="dxa"/>
          </w:tcPr>
          <w:p w14:paraId="3783837E" w14:textId="1CC0D2D8"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4</w:t>
            </w:r>
          </w:p>
        </w:tc>
        <w:tc>
          <w:tcPr>
            <w:tcW w:w="2775" w:type="dxa"/>
          </w:tcPr>
          <w:p w14:paraId="4B584487" w14:textId="08EAEB9B"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Quantisation (Clustering)</w:t>
            </w:r>
          </w:p>
        </w:tc>
        <w:tc>
          <w:tcPr>
            <w:tcW w:w="2713" w:type="dxa"/>
          </w:tcPr>
          <w:p w14:paraId="107E30A2" w14:textId="6647C653" w:rsidR="00AA7932"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It quantises the intermediate layer output of the BERT transformer encoder</w:t>
            </w:r>
          </w:p>
        </w:tc>
        <w:tc>
          <w:tcPr>
            <w:tcW w:w="3050" w:type="dxa"/>
          </w:tcPr>
          <w:p w14:paraId="1449BB06" w14:textId="2DE569FD" w:rsidR="00AA7932" w:rsidRPr="003011B4" w:rsidRDefault="00950DA9" w:rsidP="00A27E23">
            <w:pPr>
              <w:jc w:val="both"/>
              <w:rPr>
                <w:rFonts w:ascii="Times New Roman" w:hAnsi="Times New Roman" w:cs="Times New Roman"/>
                <w:sz w:val="22"/>
                <w:szCs w:val="22"/>
              </w:rPr>
            </w:pPr>
            <w:r w:rsidRPr="003011B4">
              <w:rPr>
                <w:rFonts w:ascii="Times New Roman" w:hAnsi="Times New Roman" w:cs="Times New Roman"/>
                <w:sz w:val="22"/>
                <w:szCs w:val="22"/>
              </w:rPr>
              <w:t>it quantises the output of the convolutional encoder</w:t>
            </w:r>
          </w:p>
        </w:tc>
      </w:tr>
      <w:tr w:rsidR="00AA7932" w:rsidRPr="003011B4" w14:paraId="6EE68C8A" w14:textId="77777777" w:rsidTr="00B474AB">
        <w:trPr>
          <w:jc w:val="center"/>
        </w:trPr>
        <w:tc>
          <w:tcPr>
            <w:tcW w:w="812" w:type="dxa"/>
          </w:tcPr>
          <w:p w14:paraId="56CD9A8C" w14:textId="4BC0D3D4"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5</w:t>
            </w:r>
          </w:p>
        </w:tc>
        <w:tc>
          <w:tcPr>
            <w:tcW w:w="2775" w:type="dxa"/>
          </w:tcPr>
          <w:p w14:paraId="28AEC281" w14:textId="50DD04C5"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Loss function</w:t>
            </w:r>
          </w:p>
        </w:tc>
        <w:tc>
          <w:tcPr>
            <w:tcW w:w="2713" w:type="dxa"/>
          </w:tcPr>
          <w:p w14:paraId="600B56FD" w14:textId="6C4E9CA1" w:rsidR="00AA7932" w:rsidRPr="003011B4" w:rsidRDefault="00923F11" w:rsidP="00A27E23">
            <w:pPr>
              <w:jc w:val="both"/>
              <w:rPr>
                <w:rFonts w:ascii="Times New Roman" w:hAnsi="Times New Roman" w:cs="Times New Roman"/>
                <w:sz w:val="22"/>
                <w:szCs w:val="22"/>
              </w:rPr>
            </w:pPr>
            <w:r w:rsidRPr="003011B4">
              <w:rPr>
                <w:rFonts w:ascii="Times New Roman" w:hAnsi="Times New Roman" w:cs="Times New Roman"/>
                <w:sz w:val="22"/>
                <w:szCs w:val="22"/>
              </w:rPr>
              <w:t>It uses predictive loss (cross entropy loss) function</w:t>
            </w:r>
          </w:p>
        </w:tc>
        <w:tc>
          <w:tcPr>
            <w:tcW w:w="3050" w:type="dxa"/>
          </w:tcPr>
          <w:p w14:paraId="536899F1" w14:textId="4F3149C8" w:rsidR="00AA7932" w:rsidRPr="003011B4" w:rsidRDefault="00FC1DEA" w:rsidP="00A27E23">
            <w:pPr>
              <w:jc w:val="both"/>
              <w:rPr>
                <w:rFonts w:ascii="Times New Roman" w:hAnsi="Times New Roman" w:cs="Times New Roman"/>
                <w:sz w:val="22"/>
                <w:szCs w:val="22"/>
              </w:rPr>
            </w:pPr>
            <w:r w:rsidRPr="003011B4">
              <w:rPr>
                <w:rFonts w:ascii="Times New Roman" w:hAnsi="Times New Roman" w:cs="Times New Roman"/>
                <w:sz w:val="22"/>
                <w:szCs w:val="22"/>
              </w:rPr>
              <w:t>It uses contrastive loss + diversity loss function</w:t>
            </w:r>
          </w:p>
        </w:tc>
      </w:tr>
      <w:tr w:rsidR="00AA7932" w:rsidRPr="003011B4" w14:paraId="18CAD714" w14:textId="77777777" w:rsidTr="00B474AB">
        <w:trPr>
          <w:jc w:val="center"/>
        </w:trPr>
        <w:tc>
          <w:tcPr>
            <w:tcW w:w="812" w:type="dxa"/>
          </w:tcPr>
          <w:p w14:paraId="1DAA69BE" w14:textId="5FD533C5" w:rsidR="00AA7932" w:rsidRPr="003011B4" w:rsidRDefault="000032CC" w:rsidP="00A27E23">
            <w:pPr>
              <w:jc w:val="both"/>
              <w:rPr>
                <w:rFonts w:ascii="Times New Roman" w:hAnsi="Times New Roman" w:cs="Times New Roman"/>
                <w:sz w:val="22"/>
                <w:szCs w:val="22"/>
              </w:rPr>
            </w:pPr>
            <w:r w:rsidRPr="003011B4">
              <w:rPr>
                <w:rFonts w:ascii="Times New Roman" w:hAnsi="Times New Roman" w:cs="Times New Roman"/>
                <w:sz w:val="22"/>
                <w:szCs w:val="22"/>
              </w:rPr>
              <w:t>6</w:t>
            </w:r>
          </w:p>
        </w:tc>
        <w:tc>
          <w:tcPr>
            <w:tcW w:w="2775" w:type="dxa"/>
          </w:tcPr>
          <w:p w14:paraId="2DA76F2C" w14:textId="59AE6FAC" w:rsidR="00AA7932" w:rsidRPr="003011B4" w:rsidRDefault="003D1A58"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Performance </w:t>
            </w:r>
          </w:p>
        </w:tc>
        <w:tc>
          <w:tcPr>
            <w:tcW w:w="2713" w:type="dxa"/>
          </w:tcPr>
          <w:p w14:paraId="7A85EB2A" w14:textId="113ACC49" w:rsidR="00AA7932" w:rsidRPr="003011B4" w:rsidRDefault="00950DA9" w:rsidP="00A27E23">
            <w:pPr>
              <w:jc w:val="both"/>
              <w:rPr>
                <w:rFonts w:ascii="Times New Roman" w:hAnsi="Times New Roman" w:cs="Times New Roman"/>
                <w:sz w:val="22"/>
                <w:szCs w:val="22"/>
              </w:rPr>
            </w:pPr>
            <w:r w:rsidRPr="003011B4">
              <w:rPr>
                <w:rFonts w:ascii="Times New Roman" w:hAnsi="Times New Roman" w:cs="Times New Roman"/>
                <w:sz w:val="22"/>
                <w:szCs w:val="22"/>
              </w:rPr>
              <w:t>The performance</w:t>
            </w:r>
            <w:r w:rsidR="003D1A58" w:rsidRPr="003011B4">
              <w:rPr>
                <w:rFonts w:ascii="Times New Roman" w:hAnsi="Times New Roman" w:cs="Times New Roman"/>
                <w:sz w:val="22"/>
                <w:szCs w:val="22"/>
              </w:rPr>
              <w:t xml:space="preserve"> of HuBERT is better than wav2vec 2.0.</w:t>
            </w:r>
          </w:p>
        </w:tc>
        <w:tc>
          <w:tcPr>
            <w:tcW w:w="3050" w:type="dxa"/>
          </w:tcPr>
          <w:p w14:paraId="0B60B9F6" w14:textId="23FDCAB0" w:rsidR="00AA7932" w:rsidRPr="003011B4" w:rsidRDefault="007F6137" w:rsidP="00A27E23">
            <w:pPr>
              <w:jc w:val="both"/>
              <w:rPr>
                <w:rFonts w:ascii="Times New Roman" w:hAnsi="Times New Roman" w:cs="Times New Roman"/>
                <w:sz w:val="22"/>
                <w:szCs w:val="22"/>
              </w:rPr>
            </w:pPr>
            <w:r w:rsidRPr="003011B4">
              <w:rPr>
                <w:rFonts w:ascii="Times New Roman" w:hAnsi="Times New Roman" w:cs="Times New Roman"/>
                <w:sz w:val="22"/>
                <w:szCs w:val="22"/>
              </w:rPr>
              <w:t xml:space="preserve">It has </w:t>
            </w:r>
            <w:r w:rsidR="00167353" w:rsidRPr="003011B4">
              <w:rPr>
                <w:rFonts w:ascii="Times New Roman" w:hAnsi="Times New Roman" w:cs="Times New Roman"/>
                <w:sz w:val="22"/>
                <w:szCs w:val="22"/>
              </w:rPr>
              <w:t>less</w:t>
            </w:r>
            <w:r w:rsidRPr="003011B4">
              <w:rPr>
                <w:rFonts w:ascii="Times New Roman" w:hAnsi="Times New Roman" w:cs="Times New Roman"/>
                <w:sz w:val="22"/>
                <w:szCs w:val="22"/>
              </w:rPr>
              <w:t xml:space="preserve"> performance when compared to HuBERT.</w:t>
            </w:r>
          </w:p>
        </w:tc>
      </w:tr>
    </w:tbl>
    <w:p w14:paraId="63D12579" w14:textId="77777777" w:rsidR="00AA7932" w:rsidRPr="003011B4" w:rsidRDefault="00AA7932" w:rsidP="00A27E23">
      <w:pPr>
        <w:jc w:val="both"/>
        <w:rPr>
          <w:rFonts w:ascii="Times New Roman" w:hAnsi="Times New Roman" w:cs="Times New Roman"/>
          <w:sz w:val="22"/>
          <w:szCs w:val="22"/>
        </w:rPr>
      </w:pPr>
    </w:p>
    <w:p w14:paraId="1AFE03F7" w14:textId="6E972D7B" w:rsidR="00440B47" w:rsidRPr="003011B4" w:rsidRDefault="001661A9" w:rsidP="00A27E23">
      <w:pPr>
        <w:jc w:val="both"/>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3E0445" w:rsidRPr="003011B4">
        <w:rPr>
          <w:rFonts w:ascii="Times New Roman" w:hAnsi="Times New Roman" w:cs="Times New Roman"/>
          <w:b/>
          <w:bCs/>
          <w:sz w:val="22"/>
          <w:szCs w:val="22"/>
        </w:rPr>
        <w:t>2</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Strengths and Weakness of HuBERT and other Discrete Unit Generat</w:t>
      </w:r>
      <w:r w:rsidR="00701EA4" w:rsidRPr="003011B4">
        <w:rPr>
          <w:rFonts w:ascii="Times New Roman" w:hAnsi="Times New Roman" w:cs="Times New Roman"/>
          <w:sz w:val="22"/>
          <w:szCs w:val="22"/>
        </w:rPr>
        <w:t>ion</w:t>
      </w:r>
      <w:r w:rsidRPr="003011B4">
        <w:rPr>
          <w:rFonts w:ascii="Times New Roman" w:hAnsi="Times New Roman" w:cs="Times New Roman"/>
          <w:sz w:val="22"/>
          <w:szCs w:val="22"/>
        </w:rPr>
        <w:t xml:space="preserve"> Models</w:t>
      </w:r>
      <w:r w:rsidR="00683A33" w:rsidRPr="003011B4">
        <w:rPr>
          <w:rFonts w:ascii="Times New Roman" w:hAnsi="Times New Roman" w:cs="Times New Roman"/>
          <w:sz w:val="22"/>
          <w:szCs w:val="22"/>
        </w:rPr>
        <w:t xml:space="preserve"> </w:t>
      </w:r>
    </w:p>
    <w:tbl>
      <w:tblPr>
        <w:tblStyle w:val="TableGrid"/>
        <w:tblW w:w="5000" w:type="pct"/>
        <w:jc w:val="center"/>
        <w:tblLook w:val="04A0" w:firstRow="1" w:lastRow="0" w:firstColumn="1" w:lastColumn="0" w:noHBand="0" w:noVBand="1"/>
      </w:tblPr>
      <w:tblGrid>
        <w:gridCol w:w="559"/>
        <w:gridCol w:w="2350"/>
        <w:gridCol w:w="3718"/>
        <w:gridCol w:w="2723"/>
      </w:tblGrid>
      <w:tr w:rsidR="0090284F" w:rsidRPr="003011B4" w14:paraId="0E977CE0" w14:textId="77777777" w:rsidTr="00547E0F">
        <w:trPr>
          <w:jc w:val="center"/>
        </w:trPr>
        <w:tc>
          <w:tcPr>
            <w:tcW w:w="299" w:type="pct"/>
          </w:tcPr>
          <w:p w14:paraId="30235315" w14:textId="654B2337"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S/N</w:t>
            </w:r>
          </w:p>
        </w:tc>
        <w:tc>
          <w:tcPr>
            <w:tcW w:w="1257" w:type="pct"/>
          </w:tcPr>
          <w:p w14:paraId="5637298A" w14:textId="6C3D2218"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Hidden Units Generation Models</w:t>
            </w:r>
          </w:p>
        </w:tc>
        <w:tc>
          <w:tcPr>
            <w:tcW w:w="1988" w:type="pct"/>
          </w:tcPr>
          <w:p w14:paraId="1D4175F7" w14:textId="1AD3C631"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Strengths</w:t>
            </w:r>
          </w:p>
        </w:tc>
        <w:tc>
          <w:tcPr>
            <w:tcW w:w="1456" w:type="pct"/>
          </w:tcPr>
          <w:p w14:paraId="73574E9B" w14:textId="760147F6" w:rsidR="0090284F" w:rsidRPr="003011B4" w:rsidRDefault="0090284F" w:rsidP="00827F74">
            <w:pPr>
              <w:rPr>
                <w:rFonts w:ascii="Times New Roman" w:hAnsi="Times New Roman" w:cs="Times New Roman"/>
                <w:b/>
                <w:bCs/>
                <w:sz w:val="22"/>
                <w:szCs w:val="22"/>
              </w:rPr>
            </w:pPr>
            <w:r w:rsidRPr="003011B4">
              <w:rPr>
                <w:rFonts w:ascii="Times New Roman" w:hAnsi="Times New Roman" w:cs="Times New Roman"/>
                <w:b/>
                <w:bCs/>
                <w:sz w:val="22"/>
                <w:szCs w:val="22"/>
              </w:rPr>
              <w:t>Weakness</w:t>
            </w:r>
          </w:p>
        </w:tc>
      </w:tr>
      <w:tr w:rsidR="0090284F" w:rsidRPr="003011B4" w14:paraId="3CBA3E5E" w14:textId="77777777" w:rsidTr="00547E0F">
        <w:trPr>
          <w:jc w:val="center"/>
        </w:trPr>
        <w:tc>
          <w:tcPr>
            <w:tcW w:w="299" w:type="pct"/>
          </w:tcPr>
          <w:p w14:paraId="649E4935" w14:textId="4878ACC5"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1</w:t>
            </w:r>
          </w:p>
        </w:tc>
        <w:tc>
          <w:tcPr>
            <w:tcW w:w="1257" w:type="pct"/>
          </w:tcPr>
          <w:p w14:paraId="276B5A0F" w14:textId="5F99B4C7"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HuBERT</w:t>
            </w:r>
          </w:p>
        </w:tc>
        <w:tc>
          <w:tcPr>
            <w:tcW w:w="1988" w:type="pct"/>
          </w:tcPr>
          <w:p w14:paraId="71F93847" w14:textId="63A13308" w:rsidR="0090284F" w:rsidRPr="003011B4" w:rsidRDefault="0090284F" w:rsidP="00575A3E">
            <w:pPr>
              <w:rPr>
                <w:rFonts w:ascii="Times New Roman" w:hAnsi="Times New Roman" w:cs="Times New Roman"/>
                <w:sz w:val="22"/>
                <w:szCs w:val="22"/>
              </w:rPr>
            </w:pPr>
            <w:r w:rsidRPr="003011B4">
              <w:rPr>
                <w:rFonts w:ascii="Times New Roman" w:hAnsi="Times New Roman" w:cs="Times New Roman"/>
                <w:sz w:val="22"/>
                <w:szCs w:val="22"/>
              </w:rPr>
              <w:t>Better feature learning scalable</w:t>
            </w:r>
          </w:p>
          <w:p w14:paraId="576663A7" w14:textId="77777777" w:rsidR="0090284F" w:rsidRPr="003011B4" w:rsidRDefault="0090284F" w:rsidP="00E8497F">
            <w:pPr>
              <w:rPr>
                <w:rFonts w:ascii="Times New Roman" w:hAnsi="Times New Roman" w:cs="Times New Roman"/>
                <w:sz w:val="22"/>
                <w:szCs w:val="22"/>
              </w:rPr>
            </w:pPr>
          </w:p>
          <w:p w14:paraId="5C6AC930" w14:textId="7BC96091" w:rsidR="0090284F" w:rsidRPr="003011B4" w:rsidRDefault="0090284F" w:rsidP="00E8497F">
            <w:pPr>
              <w:rPr>
                <w:rFonts w:ascii="Times New Roman" w:hAnsi="Times New Roman" w:cs="Times New Roman"/>
                <w:sz w:val="22"/>
                <w:szCs w:val="22"/>
              </w:rPr>
            </w:pPr>
          </w:p>
        </w:tc>
        <w:tc>
          <w:tcPr>
            <w:tcW w:w="1456" w:type="pct"/>
          </w:tcPr>
          <w:p w14:paraId="50887DEF" w14:textId="2A7D377E" w:rsidR="0090284F" w:rsidRPr="003011B4" w:rsidRDefault="0090284F" w:rsidP="00575A3E">
            <w:pPr>
              <w:rPr>
                <w:rFonts w:ascii="Times New Roman" w:hAnsi="Times New Roman" w:cs="Times New Roman"/>
                <w:sz w:val="22"/>
                <w:szCs w:val="22"/>
              </w:rPr>
            </w:pPr>
            <w:r w:rsidRPr="003011B4">
              <w:rPr>
                <w:rFonts w:ascii="Times New Roman" w:hAnsi="Times New Roman" w:cs="Times New Roman"/>
                <w:sz w:val="22"/>
                <w:szCs w:val="22"/>
              </w:rPr>
              <w:t>Heavy training setup, noisy labels</w:t>
            </w:r>
          </w:p>
          <w:p w14:paraId="07B52B2E" w14:textId="33911684"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 xml:space="preserve">, </w:t>
            </w:r>
          </w:p>
        </w:tc>
      </w:tr>
      <w:tr w:rsidR="0090284F" w:rsidRPr="003011B4" w14:paraId="789B2A7E" w14:textId="77777777" w:rsidTr="00547E0F">
        <w:trPr>
          <w:trHeight w:val="1430"/>
          <w:jc w:val="center"/>
        </w:trPr>
        <w:tc>
          <w:tcPr>
            <w:tcW w:w="299" w:type="pct"/>
          </w:tcPr>
          <w:p w14:paraId="4FF77DC8" w14:textId="656E8466"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lastRenderedPageBreak/>
              <w:t>2</w:t>
            </w:r>
          </w:p>
        </w:tc>
        <w:tc>
          <w:tcPr>
            <w:tcW w:w="1257" w:type="pct"/>
          </w:tcPr>
          <w:p w14:paraId="64A12F21" w14:textId="10199559"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Wav2Vec 2.0</w:t>
            </w:r>
          </w:p>
        </w:tc>
        <w:tc>
          <w:tcPr>
            <w:tcW w:w="1988" w:type="pct"/>
          </w:tcPr>
          <w:p w14:paraId="212725BF" w14:textId="5E46F8D2"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Simpler pipeline, effective.</w:t>
            </w:r>
          </w:p>
          <w:p w14:paraId="2812DCCC" w14:textId="77777777" w:rsidR="0090284F" w:rsidRPr="003011B4" w:rsidRDefault="0090284F" w:rsidP="004A1507">
            <w:pPr>
              <w:rPr>
                <w:rFonts w:ascii="Times New Roman" w:hAnsi="Times New Roman" w:cs="Times New Roman"/>
                <w:sz w:val="22"/>
                <w:szCs w:val="22"/>
              </w:rPr>
            </w:pPr>
          </w:p>
          <w:p w14:paraId="1699FE26" w14:textId="56759ECD" w:rsidR="0090284F" w:rsidRPr="003011B4" w:rsidRDefault="0090284F" w:rsidP="004A1507">
            <w:pPr>
              <w:rPr>
                <w:rFonts w:ascii="Times New Roman" w:hAnsi="Times New Roman" w:cs="Times New Roman"/>
                <w:sz w:val="22"/>
                <w:szCs w:val="22"/>
              </w:rPr>
            </w:pPr>
          </w:p>
        </w:tc>
        <w:tc>
          <w:tcPr>
            <w:tcW w:w="1456" w:type="pct"/>
          </w:tcPr>
          <w:p w14:paraId="6972F41F" w14:textId="488CA681" w:rsidR="0090284F" w:rsidRPr="003011B4" w:rsidRDefault="0090284F" w:rsidP="00BD699B">
            <w:pPr>
              <w:rPr>
                <w:rFonts w:ascii="Times New Roman" w:hAnsi="Times New Roman" w:cs="Times New Roman"/>
                <w:sz w:val="22"/>
                <w:szCs w:val="22"/>
              </w:rPr>
            </w:pPr>
            <w:r w:rsidRPr="003011B4">
              <w:rPr>
                <w:rFonts w:ascii="Times New Roman" w:hAnsi="Times New Roman" w:cs="Times New Roman"/>
                <w:sz w:val="22"/>
                <w:szCs w:val="22"/>
              </w:rPr>
              <w:t>Slightly worst performance on some tasks.</w:t>
            </w:r>
          </w:p>
          <w:p w14:paraId="2CB7C6A1" w14:textId="138F03DA" w:rsidR="0090284F" w:rsidRPr="003011B4" w:rsidRDefault="0090284F" w:rsidP="00D27ED4">
            <w:pPr>
              <w:rPr>
                <w:rFonts w:ascii="Times New Roman" w:hAnsi="Times New Roman" w:cs="Times New Roman"/>
                <w:sz w:val="22"/>
                <w:szCs w:val="22"/>
              </w:rPr>
            </w:pPr>
          </w:p>
        </w:tc>
      </w:tr>
      <w:tr w:rsidR="0090284F" w:rsidRPr="003011B4" w14:paraId="0FF36D60" w14:textId="77777777" w:rsidTr="00547E0F">
        <w:trPr>
          <w:jc w:val="center"/>
        </w:trPr>
        <w:tc>
          <w:tcPr>
            <w:tcW w:w="299" w:type="pct"/>
          </w:tcPr>
          <w:p w14:paraId="388909E4" w14:textId="08B7C36F"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3</w:t>
            </w:r>
          </w:p>
        </w:tc>
        <w:tc>
          <w:tcPr>
            <w:tcW w:w="1257" w:type="pct"/>
          </w:tcPr>
          <w:p w14:paraId="7C4D4C23" w14:textId="591D101D"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WavLM</w:t>
            </w:r>
          </w:p>
        </w:tc>
        <w:tc>
          <w:tcPr>
            <w:tcW w:w="1988" w:type="pct"/>
          </w:tcPr>
          <w:p w14:paraId="3C6ED287" w14:textId="702C294D"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HuBERT + speech enhancement + masking</w:t>
            </w:r>
          </w:p>
        </w:tc>
        <w:tc>
          <w:tcPr>
            <w:tcW w:w="1456" w:type="pct"/>
          </w:tcPr>
          <w:p w14:paraId="028F499B" w14:textId="5D6F363F"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Even heavier computation</w:t>
            </w:r>
          </w:p>
        </w:tc>
      </w:tr>
      <w:tr w:rsidR="0090284F" w:rsidRPr="003011B4" w14:paraId="3CF2CB03" w14:textId="77777777" w:rsidTr="00547E0F">
        <w:trPr>
          <w:jc w:val="center"/>
        </w:trPr>
        <w:tc>
          <w:tcPr>
            <w:tcW w:w="299" w:type="pct"/>
          </w:tcPr>
          <w:p w14:paraId="1E856CDF" w14:textId="0CD13EB6"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4</w:t>
            </w:r>
          </w:p>
        </w:tc>
        <w:tc>
          <w:tcPr>
            <w:tcW w:w="1257" w:type="pct"/>
          </w:tcPr>
          <w:p w14:paraId="7FAE5A56" w14:textId="35829B97" w:rsidR="0090284F" w:rsidRPr="003011B4" w:rsidRDefault="0090284F" w:rsidP="00D75220">
            <w:pPr>
              <w:rPr>
                <w:rFonts w:ascii="Times New Roman" w:hAnsi="Times New Roman" w:cs="Times New Roman"/>
                <w:b/>
                <w:bCs/>
                <w:sz w:val="22"/>
                <w:szCs w:val="22"/>
              </w:rPr>
            </w:pPr>
            <w:r w:rsidRPr="003011B4">
              <w:rPr>
                <w:rFonts w:ascii="Times New Roman" w:hAnsi="Times New Roman" w:cs="Times New Roman"/>
                <w:b/>
                <w:bCs/>
                <w:sz w:val="22"/>
                <w:szCs w:val="22"/>
              </w:rPr>
              <w:t xml:space="preserve">Whisper </w:t>
            </w:r>
          </w:p>
        </w:tc>
        <w:tc>
          <w:tcPr>
            <w:tcW w:w="1988" w:type="pct"/>
          </w:tcPr>
          <w:p w14:paraId="5ECC7F57" w14:textId="79AF9207"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Fully supervised multilingual ASR</w:t>
            </w:r>
          </w:p>
        </w:tc>
        <w:tc>
          <w:tcPr>
            <w:tcW w:w="1456" w:type="pct"/>
          </w:tcPr>
          <w:p w14:paraId="663E0E3C" w14:textId="4CCD8CCA"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Needs transcribed data</w:t>
            </w:r>
          </w:p>
        </w:tc>
      </w:tr>
      <w:tr w:rsidR="0090284F" w:rsidRPr="003011B4" w14:paraId="107B087D" w14:textId="77777777" w:rsidTr="00547E0F">
        <w:trPr>
          <w:jc w:val="center"/>
        </w:trPr>
        <w:tc>
          <w:tcPr>
            <w:tcW w:w="299" w:type="pct"/>
          </w:tcPr>
          <w:p w14:paraId="73BA2E03" w14:textId="3A1EA9D3"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5</w:t>
            </w:r>
            <w:r w:rsidR="00CF6226" w:rsidRPr="003011B4">
              <w:rPr>
                <w:rFonts w:ascii="Times New Roman" w:hAnsi="Times New Roman" w:cs="Times New Roman"/>
                <w:sz w:val="22"/>
                <w:szCs w:val="22"/>
              </w:rPr>
              <w:t xml:space="preserve">    </w:t>
            </w:r>
          </w:p>
        </w:tc>
        <w:tc>
          <w:tcPr>
            <w:tcW w:w="1257" w:type="pct"/>
          </w:tcPr>
          <w:p w14:paraId="48842E3D" w14:textId="5A2E0BBE"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DeCoAR 2.0</w:t>
            </w:r>
          </w:p>
        </w:tc>
        <w:tc>
          <w:tcPr>
            <w:tcW w:w="1988" w:type="pct"/>
          </w:tcPr>
          <w:p w14:paraId="11EEAB76" w14:textId="35360A9E" w:rsidR="0090284F" w:rsidRPr="003011B4" w:rsidRDefault="00CF6226" w:rsidP="00D75220">
            <w:pPr>
              <w:rPr>
                <w:rFonts w:ascii="Times New Roman" w:hAnsi="Times New Roman" w:cs="Times New Roman"/>
                <w:sz w:val="22"/>
                <w:szCs w:val="22"/>
              </w:rPr>
            </w:pPr>
            <w:r w:rsidRPr="003011B4">
              <w:rPr>
                <w:rFonts w:ascii="Times New Roman" w:hAnsi="Times New Roman" w:cs="Times New Roman"/>
                <w:sz w:val="22"/>
                <w:szCs w:val="22"/>
              </w:rPr>
              <w:t xml:space="preserve">It is robust in speech recognition </w:t>
            </w:r>
            <w:r w:rsidR="007C5B74" w:rsidRPr="003011B4">
              <w:rPr>
                <w:rFonts w:ascii="Times New Roman" w:hAnsi="Times New Roman" w:cs="Times New Roman"/>
                <w:sz w:val="22"/>
                <w:szCs w:val="22"/>
              </w:rPr>
              <w:t>tasks;</w:t>
            </w:r>
            <w:r w:rsidRPr="003011B4">
              <w:rPr>
                <w:rFonts w:ascii="Times New Roman" w:hAnsi="Times New Roman" w:cs="Times New Roman"/>
                <w:sz w:val="22"/>
                <w:szCs w:val="22"/>
              </w:rPr>
              <w:t xml:space="preserve"> acoustic variations are well captured.</w:t>
            </w:r>
            <w:r w:rsidR="00B71DA6" w:rsidRPr="003011B4">
              <w:rPr>
                <w:rFonts w:ascii="Times New Roman" w:hAnsi="Times New Roman" w:cs="Times New Roman"/>
                <w:sz w:val="22"/>
                <w:szCs w:val="22"/>
              </w:rPr>
              <w:t xml:space="preserve"> It uses unsupervised learning for discrete unit extractions.</w:t>
            </w:r>
          </w:p>
        </w:tc>
        <w:tc>
          <w:tcPr>
            <w:tcW w:w="1456" w:type="pct"/>
          </w:tcPr>
          <w:p w14:paraId="0C34846B" w14:textId="06855737" w:rsidR="0090284F" w:rsidRPr="003011B4" w:rsidRDefault="00A05527" w:rsidP="00D75220">
            <w:pPr>
              <w:rPr>
                <w:rFonts w:ascii="Times New Roman" w:hAnsi="Times New Roman" w:cs="Times New Roman"/>
                <w:sz w:val="22"/>
                <w:szCs w:val="22"/>
              </w:rPr>
            </w:pPr>
            <w:r w:rsidRPr="003011B4">
              <w:rPr>
                <w:rFonts w:ascii="Times New Roman" w:hAnsi="Times New Roman" w:cs="Times New Roman"/>
                <w:sz w:val="22"/>
                <w:szCs w:val="22"/>
              </w:rPr>
              <w:t xml:space="preserve">It is limited in control over discrete </w:t>
            </w:r>
            <w:r w:rsidR="007C5B74" w:rsidRPr="003011B4">
              <w:rPr>
                <w:rFonts w:ascii="Times New Roman" w:hAnsi="Times New Roman" w:cs="Times New Roman"/>
                <w:sz w:val="22"/>
                <w:szCs w:val="22"/>
              </w:rPr>
              <w:t>units;</w:t>
            </w:r>
            <w:r w:rsidRPr="003011B4">
              <w:rPr>
                <w:rFonts w:ascii="Times New Roman" w:hAnsi="Times New Roman" w:cs="Times New Roman"/>
                <w:sz w:val="22"/>
                <w:szCs w:val="22"/>
              </w:rPr>
              <w:t xml:space="preserve"> it underperforms in tonal languages.</w:t>
            </w:r>
          </w:p>
        </w:tc>
      </w:tr>
      <w:tr w:rsidR="0090284F" w:rsidRPr="003011B4" w14:paraId="6EAB2A7A" w14:textId="77777777" w:rsidTr="00547E0F">
        <w:trPr>
          <w:jc w:val="center"/>
        </w:trPr>
        <w:tc>
          <w:tcPr>
            <w:tcW w:w="299" w:type="pct"/>
          </w:tcPr>
          <w:p w14:paraId="5B015AA2" w14:textId="28696E41"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6</w:t>
            </w:r>
          </w:p>
        </w:tc>
        <w:tc>
          <w:tcPr>
            <w:tcW w:w="1257" w:type="pct"/>
          </w:tcPr>
          <w:p w14:paraId="5DFECDAB" w14:textId="19EBC086"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DiscreteBERT</w:t>
            </w:r>
          </w:p>
        </w:tc>
        <w:tc>
          <w:tcPr>
            <w:tcW w:w="1988" w:type="pct"/>
          </w:tcPr>
          <w:p w14:paraId="13250AA4" w14:textId="3F101F65" w:rsidR="0090284F" w:rsidRPr="003011B4" w:rsidRDefault="00190B6B" w:rsidP="00D75220">
            <w:pPr>
              <w:rPr>
                <w:rFonts w:ascii="Times New Roman" w:hAnsi="Times New Roman" w:cs="Times New Roman"/>
                <w:sz w:val="22"/>
                <w:szCs w:val="22"/>
              </w:rPr>
            </w:pPr>
            <w:r w:rsidRPr="003011B4">
              <w:rPr>
                <w:rFonts w:ascii="Times New Roman" w:hAnsi="Times New Roman" w:cs="Times New Roman"/>
                <w:sz w:val="22"/>
                <w:szCs w:val="22"/>
              </w:rPr>
              <w:t>It leverages on the powerful effect of the capabilities of language modeling.</w:t>
            </w:r>
          </w:p>
        </w:tc>
        <w:tc>
          <w:tcPr>
            <w:tcW w:w="1456" w:type="pct"/>
          </w:tcPr>
          <w:p w14:paraId="0F15F02D" w14:textId="19AA746B" w:rsidR="0090284F" w:rsidRPr="003011B4" w:rsidRDefault="00190B6B" w:rsidP="00D75220">
            <w:pPr>
              <w:rPr>
                <w:rFonts w:ascii="Times New Roman" w:hAnsi="Times New Roman" w:cs="Times New Roman"/>
                <w:sz w:val="22"/>
                <w:szCs w:val="22"/>
              </w:rPr>
            </w:pPr>
            <w:r w:rsidRPr="003011B4">
              <w:rPr>
                <w:rFonts w:ascii="Times New Roman" w:hAnsi="Times New Roman" w:cs="Times New Roman"/>
                <w:sz w:val="22"/>
                <w:szCs w:val="22"/>
              </w:rPr>
              <w:t>It may not generalize well to unseen data in training.</w:t>
            </w:r>
          </w:p>
        </w:tc>
      </w:tr>
      <w:tr w:rsidR="0090284F" w:rsidRPr="003011B4" w14:paraId="306E4465" w14:textId="77777777" w:rsidTr="00547E0F">
        <w:trPr>
          <w:jc w:val="center"/>
        </w:trPr>
        <w:tc>
          <w:tcPr>
            <w:tcW w:w="299" w:type="pct"/>
          </w:tcPr>
          <w:p w14:paraId="37897C23" w14:textId="6B875D2E"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7</w:t>
            </w:r>
          </w:p>
        </w:tc>
        <w:tc>
          <w:tcPr>
            <w:tcW w:w="1257" w:type="pct"/>
          </w:tcPr>
          <w:p w14:paraId="306C2142" w14:textId="2C65BC8F" w:rsidR="0090284F" w:rsidRPr="00970AA4" w:rsidRDefault="007115DB" w:rsidP="00D75220">
            <w:pPr>
              <w:rPr>
                <w:rFonts w:ascii="Times New Roman" w:hAnsi="Times New Roman" w:cs="Times New Roman"/>
                <w:b/>
                <w:bCs/>
                <w:sz w:val="22"/>
                <w:szCs w:val="22"/>
              </w:rPr>
            </w:pPr>
            <w:r w:rsidRPr="00970AA4">
              <w:rPr>
                <w:rFonts w:ascii="Times New Roman" w:hAnsi="Times New Roman" w:cs="Times New Roman"/>
                <w:b/>
                <w:bCs/>
                <w:sz w:val="22"/>
                <w:szCs w:val="22"/>
              </w:rPr>
              <w:t>Universal Speech Model (</w:t>
            </w:r>
            <w:r w:rsidR="0090284F" w:rsidRPr="00970AA4">
              <w:rPr>
                <w:rFonts w:ascii="Times New Roman" w:hAnsi="Times New Roman" w:cs="Times New Roman"/>
                <w:b/>
                <w:bCs/>
                <w:sz w:val="22"/>
                <w:szCs w:val="22"/>
              </w:rPr>
              <w:t>USM-v1</w:t>
            </w:r>
            <w:r w:rsidRPr="00970AA4">
              <w:rPr>
                <w:rFonts w:ascii="Times New Roman" w:hAnsi="Times New Roman" w:cs="Times New Roman"/>
                <w:b/>
                <w:bCs/>
                <w:sz w:val="22"/>
                <w:szCs w:val="22"/>
              </w:rPr>
              <w:t>, USM-v2)</w:t>
            </w:r>
          </w:p>
        </w:tc>
        <w:tc>
          <w:tcPr>
            <w:tcW w:w="1988" w:type="pct"/>
          </w:tcPr>
          <w:p w14:paraId="3F44B2F3" w14:textId="71A43A6A" w:rsidR="0090284F" w:rsidRPr="003011B4" w:rsidRDefault="007115DB" w:rsidP="00D75220">
            <w:pPr>
              <w:rPr>
                <w:rFonts w:ascii="Times New Roman" w:hAnsi="Times New Roman" w:cs="Times New Roman"/>
                <w:sz w:val="22"/>
                <w:szCs w:val="22"/>
              </w:rPr>
            </w:pPr>
            <w:r w:rsidRPr="003011B4">
              <w:rPr>
                <w:rFonts w:ascii="Times New Roman" w:hAnsi="Times New Roman" w:cs="Times New Roman"/>
                <w:sz w:val="22"/>
                <w:szCs w:val="22"/>
              </w:rPr>
              <w:t xml:space="preserve">It has </w:t>
            </w:r>
            <w:r w:rsidR="000204E2">
              <w:rPr>
                <w:rFonts w:ascii="Times New Roman" w:hAnsi="Times New Roman" w:cs="Times New Roman"/>
                <w:sz w:val="22"/>
                <w:szCs w:val="22"/>
              </w:rPr>
              <w:t xml:space="preserve">a </w:t>
            </w:r>
            <w:r w:rsidR="000204E2" w:rsidRPr="003011B4">
              <w:rPr>
                <w:rFonts w:ascii="Times New Roman" w:hAnsi="Times New Roman" w:cs="Times New Roman"/>
                <w:sz w:val="22"/>
                <w:szCs w:val="22"/>
              </w:rPr>
              <w:t>flexible</w:t>
            </w:r>
            <w:r w:rsidRPr="003011B4">
              <w:rPr>
                <w:rFonts w:ascii="Times New Roman" w:hAnsi="Times New Roman" w:cs="Times New Roman"/>
                <w:sz w:val="22"/>
                <w:szCs w:val="22"/>
              </w:rPr>
              <w:t xml:space="preserve"> </w:t>
            </w:r>
            <w:r w:rsidR="007C5B74" w:rsidRPr="003011B4">
              <w:rPr>
                <w:rFonts w:ascii="Times New Roman" w:hAnsi="Times New Roman" w:cs="Times New Roman"/>
                <w:sz w:val="22"/>
                <w:szCs w:val="22"/>
              </w:rPr>
              <w:t>architecture,</w:t>
            </w:r>
            <w:r w:rsidRPr="003011B4">
              <w:rPr>
                <w:rFonts w:ascii="Times New Roman" w:hAnsi="Times New Roman" w:cs="Times New Roman"/>
                <w:sz w:val="22"/>
                <w:szCs w:val="22"/>
              </w:rPr>
              <w:t xml:space="preserve"> and it results in SOTA results when utilized for multiple speech tasks.</w:t>
            </w:r>
          </w:p>
        </w:tc>
        <w:tc>
          <w:tcPr>
            <w:tcW w:w="1456" w:type="pct"/>
          </w:tcPr>
          <w:p w14:paraId="4991E32D" w14:textId="0D1AD226" w:rsidR="0090284F" w:rsidRPr="003011B4" w:rsidRDefault="00EB4A95" w:rsidP="00D75220">
            <w:pPr>
              <w:rPr>
                <w:rFonts w:ascii="Times New Roman" w:hAnsi="Times New Roman" w:cs="Times New Roman"/>
                <w:sz w:val="22"/>
                <w:szCs w:val="22"/>
              </w:rPr>
            </w:pPr>
            <w:r w:rsidRPr="003011B4">
              <w:rPr>
                <w:rFonts w:ascii="Times New Roman" w:hAnsi="Times New Roman" w:cs="Times New Roman"/>
                <w:sz w:val="22"/>
                <w:szCs w:val="22"/>
              </w:rPr>
              <w:t xml:space="preserve">It requires large volume of training data, and it </w:t>
            </w:r>
            <w:r w:rsidR="007C5B74" w:rsidRPr="003011B4">
              <w:rPr>
                <w:rFonts w:ascii="Times New Roman" w:hAnsi="Times New Roman" w:cs="Times New Roman"/>
                <w:sz w:val="22"/>
                <w:szCs w:val="22"/>
              </w:rPr>
              <w:t>is computationally</w:t>
            </w:r>
            <w:r w:rsidRPr="003011B4">
              <w:rPr>
                <w:rFonts w:ascii="Times New Roman" w:hAnsi="Times New Roman" w:cs="Times New Roman"/>
                <w:sz w:val="22"/>
                <w:szCs w:val="22"/>
              </w:rPr>
              <w:t xml:space="preserve"> expensive.</w:t>
            </w:r>
          </w:p>
        </w:tc>
      </w:tr>
      <w:tr w:rsidR="0090284F" w:rsidRPr="003011B4" w14:paraId="3A8077E9" w14:textId="77777777" w:rsidTr="00547E0F">
        <w:trPr>
          <w:jc w:val="center"/>
        </w:trPr>
        <w:tc>
          <w:tcPr>
            <w:tcW w:w="299" w:type="pct"/>
          </w:tcPr>
          <w:p w14:paraId="54862379" w14:textId="2064731C"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8</w:t>
            </w:r>
          </w:p>
        </w:tc>
        <w:tc>
          <w:tcPr>
            <w:tcW w:w="1257" w:type="pct"/>
          </w:tcPr>
          <w:p w14:paraId="390BB6FE" w14:textId="5234B01F" w:rsidR="0090284F" w:rsidRPr="00970AA4" w:rsidRDefault="0090284F" w:rsidP="00D75220">
            <w:pPr>
              <w:rPr>
                <w:rFonts w:ascii="Times New Roman" w:hAnsi="Times New Roman" w:cs="Times New Roman"/>
                <w:b/>
                <w:bCs/>
                <w:sz w:val="22"/>
                <w:szCs w:val="22"/>
              </w:rPr>
            </w:pPr>
            <w:r w:rsidRPr="00970AA4">
              <w:rPr>
                <w:rFonts w:ascii="Times New Roman" w:hAnsi="Times New Roman" w:cs="Times New Roman"/>
                <w:b/>
                <w:bCs/>
                <w:sz w:val="22"/>
                <w:szCs w:val="22"/>
              </w:rPr>
              <w:t>USM-v2</w:t>
            </w:r>
          </w:p>
        </w:tc>
        <w:tc>
          <w:tcPr>
            <w:tcW w:w="1988" w:type="pct"/>
          </w:tcPr>
          <w:p w14:paraId="1178068B" w14:textId="77777777" w:rsidR="0090284F" w:rsidRPr="003011B4" w:rsidRDefault="0090284F" w:rsidP="00D75220">
            <w:pPr>
              <w:rPr>
                <w:rFonts w:ascii="Times New Roman" w:hAnsi="Times New Roman" w:cs="Times New Roman"/>
                <w:sz w:val="22"/>
                <w:szCs w:val="22"/>
              </w:rPr>
            </w:pPr>
          </w:p>
        </w:tc>
        <w:tc>
          <w:tcPr>
            <w:tcW w:w="1456" w:type="pct"/>
          </w:tcPr>
          <w:p w14:paraId="449FB4EC" w14:textId="77777777" w:rsidR="0090284F" w:rsidRPr="003011B4" w:rsidRDefault="0090284F" w:rsidP="00D75220">
            <w:pPr>
              <w:rPr>
                <w:rFonts w:ascii="Times New Roman" w:hAnsi="Times New Roman" w:cs="Times New Roman"/>
                <w:sz w:val="22"/>
                <w:szCs w:val="22"/>
              </w:rPr>
            </w:pPr>
          </w:p>
        </w:tc>
      </w:tr>
      <w:tr w:rsidR="0090284F" w:rsidRPr="003011B4" w14:paraId="6F909660" w14:textId="77777777" w:rsidTr="00547E0F">
        <w:trPr>
          <w:jc w:val="center"/>
        </w:trPr>
        <w:tc>
          <w:tcPr>
            <w:tcW w:w="299" w:type="pct"/>
          </w:tcPr>
          <w:p w14:paraId="61B9ADF2" w14:textId="57E3C447" w:rsidR="0090284F" w:rsidRPr="003011B4" w:rsidRDefault="0090284F" w:rsidP="00D75220">
            <w:pPr>
              <w:rPr>
                <w:rFonts w:ascii="Times New Roman" w:hAnsi="Times New Roman" w:cs="Times New Roman"/>
                <w:sz w:val="22"/>
                <w:szCs w:val="22"/>
              </w:rPr>
            </w:pPr>
            <w:r w:rsidRPr="003011B4">
              <w:rPr>
                <w:rFonts w:ascii="Times New Roman" w:hAnsi="Times New Roman" w:cs="Times New Roman"/>
                <w:sz w:val="22"/>
                <w:szCs w:val="22"/>
              </w:rPr>
              <w:t>9</w:t>
            </w:r>
          </w:p>
        </w:tc>
        <w:tc>
          <w:tcPr>
            <w:tcW w:w="1257" w:type="pct"/>
          </w:tcPr>
          <w:p w14:paraId="2B52FEB2" w14:textId="64FD75AD" w:rsidR="0090284F" w:rsidRPr="002F2594" w:rsidRDefault="002B0798" w:rsidP="00D75220">
            <w:pPr>
              <w:rPr>
                <w:rFonts w:ascii="Times New Roman" w:hAnsi="Times New Roman" w:cs="Times New Roman"/>
                <w:b/>
                <w:bCs/>
                <w:sz w:val="22"/>
                <w:szCs w:val="22"/>
                <w:lang w:val="fr-FR"/>
                <w:rPrChange w:id="78" w:author="Olutoyin Olaitan" w:date="2026-06-10T12:59:00Z" w16du:dateUtc="2026-06-10T10:59:00Z">
                  <w:rPr>
                    <w:rFonts w:ascii="Times New Roman" w:hAnsi="Times New Roman" w:cs="Times New Roman"/>
                    <w:b/>
                    <w:bCs/>
                    <w:sz w:val="22"/>
                    <w:szCs w:val="22"/>
                  </w:rPr>
                </w:rPrChange>
              </w:rPr>
            </w:pPr>
            <w:r w:rsidRPr="002F2594">
              <w:rPr>
                <w:rFonts w:ascii="Times New Roman" w:hAnsi="Times New Roman" w:cs="Times New Roman"/>
                <w:b/>
                <w:bCs/>
                <w:sz w:val="22"/>
                <w:szCs w:val="22"/>
                <w:lang w:val="fr-FR"/>
                <w:rPrChange w:id="79" w:author="Olutoyin Olaitan" w:date="2026-06-10T12:59:00Z" w16du:dateUtc="2026-06-10T10:59:00Z">
                  <w:rPr>
                    <w:rFonts w:ascii="Times New Roman" w:hAnsi="Times New Roman" w:cs="Times New Roman"/>
                    <w:b/>
                    <w:bCs/>
                    <w:sz w:val="22"/>
                    <w:szCs w:val="22"/>
                  </w:rPr>
                </w:rPrChange>
              </w:rPr>
              <w:t>Vector Quantization Variational Autoencoder (</w:t>
            </w:r>
            <w:r w:rsidR="0090284F" w:rsidRPr="002F2594">
              <w:rPr>
                <w:rFonts w:ascii="Times New Roman" w:hAnsi="Times New Roman" w:cs="Times New Roman"/>
                <w:b/>
                <w:bCs/>
                <w:sz w:val="22"/>
                <w:szCs w:val="22"/>
                <w:lang w:val="fr-FR"/>
                <w:rPrChange w:id="80" w:author="Olutoyin Olaitan" w:date="2026-06-10T12:59:00Z" w16du:dateUtc="2026-06-10T10:59:00Z">
                  <w:rPr>
                    <w:rFonts w:ascii="Times New Roman" w:hAnsi="Times New Roman" w:cs="Times New Roman"/>
                    <w:b/>
                    <w:bCs/>
                    <w:sz w:val="22"/>
                    <w:szCs w:val="22"/>
                  </w:rPr>
                </w:rPrChange>
              </w:rPr>
              <w:t>VQ-VAE</w:t>
            </w:r>
            <w:r w:rsidRPr="002F2594">
              <w:rPr>
                <w:rFonts w:ascii="Times New Roman" w:hAnsi="Times New Roman" w:cs="Times New Roman"/>
                <w:b/>
                <w:bCs/>
                <w:sz w:val="22"/>
                <w:szCs w:val="22"/>
                <w:lang w:val="fr-FR"/>
                <w:rPrChange w:id="81" w:author="Olutoyin Olaitan" w:date="2026-06-10T12:59:00Z" w16du:dateUtc="2026-06-10T10:59:00Z">
                  <w:rPr>
                    <w:rFonts w:ascii="Times New Roman" w:hAnsi="Times New Roman" w:cs="Times New Roman"/>
                    <w:b/>
                    <w:bCs/>
                    <w:sz w:val="22"/>
                    <w:szCs w:val="22"/>
                  </w:rPr>
                </w:rPrChange>
              </w:rPr>
              <w:t>)</w:t>
            </w:r>
          </w:p>
        </w:tc>
        <w:tc>
          <w:tcPr>
            <w:tcW w:w="1988" w:type="pct"/>
          </w:tcPr>
          <w:p w14:paraId="2A01CE14" w14:textId="3E6204D1" w:rsidR="0090284F" w:rsidRPr="003011B4" w:rsidRDefault="00D5074C" w:rsidP="00D75220">
            <w:pPr>
              <w:rPr>
                <w:rFonts w:ascii="Times New Roman" w:hAnsi="Times New Roman" w:cs="Times New Roman"/>
                <w:sz w:val="22"/>
                <w:szCs w:val="22"/>
              </w:rPr>
            </w:pPr>
            <w:r w:rsidRPr="003011B4">
              <w:rPr>
                <w:rFonts w:ascii="Times New Roman" w:hAnsi="Times New Roman" w:cs="Times New Roman"/>
                <w:sz w:val="22"/>
                <w:szCs w:val="22"/>
              </w:rPr>
              <w:t>Its</w:t>
            </w:r>
            <w:r w:rsidR="00B91295" w:rsidRPr="003011B4">
              <w:rPr>
                <w:rFonts w:ascii="Times New Roman" w:hAnsi="Times New Roman" w:cs="Times New Roman"/>
                <w:sz w:val="22"/>
                <w:szCs w:val="22"/>
              </w:rPr>
              <w:t xml:space="preserve"> architecture is flexible, and it is effective in discrete representations capturing.</w:t>
            </w:r>
            <w:r w:rsidR="00F02BA6" w:rsidRPr="003011B4">
              <w:rPr>
                <w:rFonts w:ascii="Times New Roman" w:hAnsi="Times New Roman" w:cs="Times New Roman"/>
                <w:sz w:val="22"/>
                <w:szCs w:val="22"/>
              </w:rPr>
              <w:t xml:space="preserve"> It uses unsupervised approach to extract discrete units</w:t>
            </w:r>
            <w:r w:rsidR="007C703B" w:rsidRPr="003011B4">
              <w:rPr>
                <w:rFonts w:ascii="Times New Roman" w:hAnsi="Times New Roman" w:cs="Times New Roman"/>
                <w:sz w:val="22"/>
                <w:szCs w:val="22"/>
              </w:rPr>
              <w:t xml:space="preserve"> </w:t>
            </w:r>
            <w:r w:rsidR="007C703B" w:rsidRPr="003011B4">
              <w:rPr>
                <w:rFonts w:ascii="Times New Roman" w:eastAsia="Times New Roman" w:hAnsi="Times New Roman" w:cs="Times New Roman"/>
                <w:sz w:val="22"/>
                <w:szCs w:val="22"/>
              </w:rPr>
              <w:t>[8].</w:t>
            </w:r>
          </w:p>
        </w:tc>
        <w:tc>
          <w:tcPr>
            <w:tcW w:w="1456" w:type="pct"/>
          </w:tcPr>
          <w:p w14:paraId="224B9FD2" w14:textId="18C35DC2" w:rsidR="0090284F" w:rsidRPr="003011B4" w:rsidRDefault="00B91295" w:rsidP="00D75220">
            <w:pPr>
              <w:rPr>
                <w:rFonts w:ascii="Times New Roman" w:hAnsi="Times New Roman" w:cs="Times New Roman"/>
                <w:sz w:val="22"/>
                <w:szCs w:val="22"/>
              </w:rPr>
            </w:pPr>
            <w:r w:rsidRPr="003011B4">
              <w:rPr>
                <w:rFonts w:ascii="Times New Roman" w:hAnsi="Times New Roman" w:cs="Times New Roman"/>
                <w:sz w:val="22"/>
                <w:szCs w:val="22"/>
              </w:rPr>
              <w:t>It has limitation of codebook collapse.</w:t>
            </w:r>
          </w:p>
        </w:tc>
      </w:tr>
    </w:tbl>
    <w:p w14:paraId="60C0B55A" w14:textId="77777777" w:rsidR="00827F74" w:rsidRPr="003011B4" w:rsidRDefault="00827F74" w:rsidP="00E97A3C">
      <w:pPr>
        <w:rPr>
          <w:rFonts w:ascii="Times New Roman" w:hAnsi="Times New Roman" w:cs="Times New Roman"/>
          <w:sz w:val="22"/>
          <w:szCs w:val="22"/>
        </w:rPr>
      </w:pPr>
    </w:p>
    <w:p w14:paraId="7B627EB2" w14:textId="5FFC8FF3" w:rsidR="007901E6" w:rsidRPr="003011B4" w:rsidRDefault="00BE4C16"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3.2 </w:t>
      </w:r>
      <w:r w:rsidR="007901E6" w:rsidRPr="003011B4">
        <w:rPr>
          <w:rFonts w:ascii="Times New Roman" w:hAnsi="Times New Roman" w:cs="Times New Roman"/>
          <w:b/>
          <w:bCs/>
          <w:color w:val="auto"/>
          <w:sz w:val="22"/>
          <w:szCs w:val="22"/>
        </w:rPr>
        <w:t>Advantages of HuBERT</w:t>
      </w:r>
    </w:p>
    <w:p w14:paraId="713C83B9" w14:textId="760F1285" w:rsidR="00A56774" w:rsidRPr="003011B4" w:rsidRDefault="00C00C1D" w:rsidP="008819FF">
      <w:pPr>
        <w:pStyle w:val="ListParagraph"/>
        <w:numPr>
          <w:ilvl w:val="0"/>
          <w:numId w:val="2"/>
        </w:numPr>
        <w:jc w:val="both"/>
        <w:rPr>
          <w:rFonts w:ascii="Times New Roman" w:hAnsi="Times New Roman" w:cs="Times New Roman"/>
          <w:sz w:val="22"/>
          <w:szCs w:val="22"/>
        </w:rPr>
      </w:pPr>
      <w:r w:rsidRPr="003011B4">
        <w:rPr>
          <w:rFonts w:ascii="Times New Roman" w:hAnsi="Times New Roman" w:cs="Times New Roman"/>
          <w:sz w:val="22"/>
          <w:szCs w:val="22"/>
        </w:rPr>
        <w:t>An efficient clustering step</w:t>
      </w:r>
      <w:r w:rsidR="00DA56D1" w:rsidRPr="003011B4">
        <w:rPr>
          <w:rFonts w:ascii="Times New Roman" w:hAnsi="Times New Roman" w:cs="Times New Roman"/>
          <w:sz w:val="22"/>
          <w:szCs w:val="22"/>
        </w:rPr>
        <w:t xml:space="preserve"> for better target capturing</w:t>
      </w:r>
      <w:r w:rsidRPr="003011B4">
        <w:rPr>
          <w:rFonts w:ascii="Times New Roman" w:hAnsi="Times New Roman" w:cs="Times New Roman"/>
          <w:sz w:val="22"/>
          <w:szCs w:val="22"/>
        </w:rPr>
        <w:t>.</w:t>
      </w:r>
    </w:p>
    <w:p w14:paraId="2E053698" w14:textId="6674259A" w:rsidR="00C00C1D" w:rsidRPr="003011B4" w:rsidRDefault="00DA56D1" w:rsidP="008819FF">
      <w:pPr>
        <w:pStyle w:val="ListParagraph"/>
        <w:numPr>
          <w:ilvl w:val="0"/>
          <w:numId w:val="2"/>
        </w:numPr>
        <w:jc w:val="both"/>
        <w:rPr>
          <w:rFonts w:ascii="Times New Roman" w:hAnsi="Times New Roman" w:cs="Times New Roman"/>
          <w:sz w:val="22"/>
          <w:szCs w:val="22"/>
        </w:rPr>
      </w:pPr>
      <w:r w:rsidRPr="003011B4">
        <w:rPr>
          <w:rFonts w:ascii="Times New Roman" w:hAnsi="Times New Roman" w:cs="Times New Roman"/>
          <w:sz w:val="22"/>
          <w:szCs w:val="22"/>
        </w:rPr>
        <w:t>Enhanced performance</w:t>
      </w:r>
      <w:r w:rsidR="001B2450" w:rsidRPr="003011B4">
        <w:rPr>
          <w:rFonts w:ascii="Times New Roman" w:hAnsi="Times New Roman" w:cs="Times New Roman"/>
          <w:sz w:val="22"/>
          <w:szCs w:val="22"/>
        </w:rPr>
        <w:t xml:space="preserve"> as a result of its masking approach</w:t>
      </w:r>
      <w:r w:rsidR="007B135E">
        <w:rPr>
          <w:rFonts w:ascii="Times New Roman" w:hAnsi="Times New Roman" w:cs="Times New Roman"/>
          <w:sz w:val="22"/>
          <w:szCs w:val="22"/>
        </w:rPr>
        <w:t xml:space="preserve"> </w:t>
      </w:r>
      <w:r w:rsidR="007B135E" w:rsidRPr="007B135E">
        <w:rPr>
          <w:rFonts w:ascii="Times New Roman" w:eastAsia="Times New Roman" w:hAnsi="Times New Roman" w:cs="Times New Roman"/>
          <w:sz w:val="22"/>
          <w:szCs w:val="22"/>
          <w:highlight w:val="yellow"/>
          <w:rPrChange w:id="82" w:author="SOBOLA GABRIEL" w:date="2026-06-14T17:55:00Z" w16du:dateUtc="2026-06-15T00:55:00Z">
            <w:rPr>
              <w:rFonts w:ascii="Times New Roman" w:eastAsia="Times New Roman" w:hAnsi="Times New Roman" w:cs="Times New Roman"/>
              <w:sz w:val="22"/>
              <w:szCs w:val="22"/>
            </w:rPr>
          </w:rPrChange>
        </w:rPr>
        <w:t>[</w:t>
      </w:r>
      <w:r w:rsidR="007B135E">
        <w:rPr>
          <w:rFonts w:ascii="Times New Roman" w:eastAsia="Times New Roman" w:hAnsi="Times New Roman" w:cs="Times New Roman"/>
          <w:sz w:val="22"/>
          <w:szCs w:val="22"/>
          <w:highlight w:val="yellow"/>
        </w:rPr>
        <w:t xml:space="preserve">7, 10, </w:t>
      </w:r>
      <w:r w:rsidR="007B135E" w:rsidRPr="007B135E">
        <w:rPr>
          <w:rFonts w:ascii="Times New Roman" w:eastAsia="Times New Roman" w:hAnsi="Times New Roman" w:cs="Times New Roman"/>
          <w:sz w:val="22"/>
          <w:szCs w:val="22"/>
          <w:highlight w:val="yellow"/>
          <w:rPrChange w:id="83" w:author="SOBOLA GABRIEL" w:date="2026-06-14T17:55:00Z" w16du:dateUtc="2026-06-15T00:55:00Z">
            <w:rPr>
              <w:rFonts w:ascii="Times New Roman" w:eastAsia="Times New Roman" w:hAnsi="Times New Roman" w:cs="Times New Roman"/>
              <w:sz w:val="22"/>
              <w:szCs w:val="22"/>
            </w:rPr>
          </w:rPrChange>
        </w:rPr>
        <w:t>23]</w:t>
      </w:r>
      <w:r w:rsidR="001B2450" w:rsidRPr="007B135E">
        <w:rPr>
          <w:rFonts w:ascii="Times New Roman" w:hAnsi="Times New Roman" w:cs="Times New Roman"/>
          <w:sz w:val="22"/>
          <w:szCs w:val="22"/>
          <w:highlight w:val="yellow"/>
          <w:rPrChange w:id="84" w:author="SOBOLA GABRIEL" w:date="2026-06-14T17:55:00Z" w16du:dateUtc="2026-06-15T00:55:00Z">
            <w:rPr>
              <w:rFonts w:ascii="Times New Roman" w:hAnsi="Times New Roman" w:cs="Times New Roman"/>
              <w:sz w:val="22"/>
              <w:szCs w:val="22"/>
            </w:rPr>
          </w:rPrChange>
        </w:rPr>
        <w:t>.</w:t>
      </w:r>
    </w:p>
    <w:p w14:paraId="2DA06476" w14:textId="17841120" w:rsidR="007901E6" w:rsidRPr="003011B4" w:rsidRDefault="00BE4C16"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3.3 </w:t>
      </w:r>
      <w:r w:rsidR="00EE0026" w:rsidRPr="003011B4">
        <w:rPr>
          <w:rFonts w:ascii="Times New Roman" w:hAnsi="Times New Roman" w:cs="Times New Roman"/>
          <w:b/>
          <w:bCs/>
          <w:color w:val="auto"/>
          <w:sz w:val="22"/>
          <w:szCs w:val="22"/>
        </w:rPr>
        <w:t>Limitation of HuBERT</w:t>
      </w:r>
      <w:r w:rsidR="0029184B" w:rsidRPr="003011B4">
        <w:rPr>
          <w:rFonts w:ascii="Times New Roman" w:hAnsi="Times New Roman" w:cs="Times New Roman"/>
          <w:b/>
          <w:bCs/>
          <w:color w:val="auto"/>
          <w:sz w:val="22"/>
          <w:szCs w:val="22"/>
        </w:rPr>
        <w:t xml:space="preserve"> </w:t>
      </w:r>
      <w:r w:rsidR="00B6607E" w:rsidRPr="003011B4">
        <w:rPr>
          <w:rFonts w:ascii="Times New Roman" w:hAnsi="Times New Roman" w:cs="Times New Roman"/>
          <w:b/>
          <w:bCs/>
          <w:color w:val="auto"/>
          <w:sz w:val="22"/>
          <w:szCs w:val="22"/>
        </w:rPr>
        <w:t xml:space="preserve"> </w:t>
      </w:r>
    </w:p>
    <w:p w14:paraId="24D4B5E4" w14:textId="08766716" w:rsidR="00106D2E" w:rsidRPr="003011B4" w:rsidRDefault="00801CF5"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 has limited control on the discrete units, as the model does not perform well if the acoustic variations are not well captured.</w:t>
      </w:r>
    </w:p>
    <w:p w14:paraId="1D4EF9B9" w14:textId="385AF2E3" w:rsidR="00FA37D3" w:rsidRPr="003011B4" w:rsidRDefault="0042361C" w:rsidP="008819FF">
      <w:pPr>
        <w:pStyle w:val="ListParagraph"/>
        <w:numPr>
          <w:ilvl w:val="0"/>
          <w:numId w:val="3"/>
        </w:numPr>
        <w:jc w:val="both"/>
        <w:rPr>
          <w:rFonts w:ascii="Times New Roman" w:hAnsi="Times New Roman" w:cs="Times New Roman"/>
          <w:sz w:val="22"/>
          <w:szCs w:val="22"/>
        </w:rPr>
      </w:pPr>
      <w:r w:rsidRPr="0042361C">
        <w:rPr>
          <w:rFonts w:ascii="Times New Roman" w:hAnsi="Times New Roman" w:cs="Times New Roman"/>
          <w:sz w:val="22"/>
          <w:szCs w:val="22"/>
        </w:rPr>
        <w:t>The performance quality of the model depends on the quality of the discrete units</w:t>
      </w:r>
      <w:r>
        <w:rPr>
          <w:rFonts w:ascii="Times New Roman" w:hAnsi="Times New Roman" w:cs="Times New Roman"/>
          <w:sz w:val="22"/>
          <w:szCs w:val="22"/>
        </w:rPr>
        <w:t>.</w:t>
      </w:r>
      <w:commentRangeStart w:id="85"/>
      <w:commentRangeStart w:id="86"/>
      <w:r w:rsidR="00FC601A" w:rsidRPr="003011B4">
        <w:rPr>
          <w:rFonts w:ascii="Times New Roman" w:hAnsi="Times New Roman" w:cs="Times New Roman"/>
          <w:sz w:val="22"/>
          <w:szCs w:val="22"/>
        </w:rPr>
        <w:t>.</w:t>
      </w:r>
      <w:commentRangeEnd w:id="85"/>
      <w:r w:rsidRPr="003011B4">
        <w:rPr>
          <w:rStyle w:val="CommentReference"/>
          <w:rFonts w:ascii="Times New Roman" w:hAnsi="Times New Roman" w:cs="Times New Roman"/>
          <w:sz w:val="22"/>
          <w:szCs w:val="22"/>
        </w:rPr>
        <w:commentReference w:id="85"/>
      </w:r>
      <w:commentRangeEnd w:id="86"/>
      <w:r w:rsidRPr="003011B4">
        <w:rPr>
          <w:rStyle w:val="CommentReference"/>
          <w:rFonts w:ascii="Times New Roman" w:hAnsi="Times New Roman" w:cs="Times New Roman"/>
          <w:sz w:val="22"/>
          <w:szCs w:val="22"/>
        </w:rPr>
        <w:commentReference w:id="86"/>
      </w:r>
    </w:p>
    <w:p w14:paraId="2C073E9E" w14:textId="3E93D2B2" w:rsidR="00FC601A" w:rsidRPr="003011B4" w:rsidRDefault="00644E3D"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Its training is computationally expensive.</w:t>
      </w:r>
    </w:p>
    <w:p w14:paraId="4A7C3F63" w14:textId="2C84029D" w:rsidR="00644E3D" w:rsidRPr="003011B4" w:rsidRDefault="00644E3D"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 requires large volume of unlabeled speech data during training to learn effective representation.</w:t>
      </w:r>
    </w:p>
    <w:p w14:paraId="19DD0144" w14:textId="020A81F6" w:rsidR="005F24F3" w:rsidRPr="003011B4" w:rsidRDefault="005F24F3" w:rsidP="008819FF">
      <w:pPr>
        <w:pStyle w:val="ListParagraph"/>
        <w:numPr>
          <w:ilvl w:val="0"/>
          <w:numId w:val="3"/>
        </w:numPr>
        <w:jc w:val="both"/>
        <w:rPr>
          <w:rFonts w:ascii="Times New Roman" w:hAnsi="Times New Roman" w:cs="Times New Roman"/>
          <w:sz w:val="22"/>
          <w:szCs w:val="22"/>
        </w:rPr>
      </w:pPr>
      <w:r w:rsidRPr="003011B4">
        <w:rPr>
          <w:rFonts w:ascii="Times New Roman" w:hAnsi="Times New Roman" w:cs="Times New Roman"/>
          <w:sz w:val="22"/>
          <w:szCs w:val="22"/>
        </w:rPr>
        <w:t>Its performance may degrade on unseen data during training.</w:t>
      </w:r>
    </w:p>
    <w:p w14:paraId="48C41977" w14:textId="0C95FFCC" w:rsidR="00FA37D3" w:rsidRPr="003011B4" w:rsidRDefault="00FA37D3" w:rsidP="008819FF">
      <w:pPr>
        <w:pStyle w:val="Heading2"/>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 Components of the HuBERT Architecture</w:t>
      </w:r>
    </w:p>
    <w:p w14:paraId="4888B87D" w14:textId="5E9F5E9F" w:rsidR="00FA37D3" w:rsidRPr="003011B4" w:rsidRDefault="00BC0363" w:rsidP="008819FF">
      <w:pPr>
        <w:jc w:val="both"/>
        <w:rPr>
          <w:rFonts w:ascii="Times New Roman" w:hAnsi="Times New Roman" w:cs="Times New Roman"/>
          <w:sz w:val="22"/>
          <w:szCs w:val="22"/>
        </w:rPr>
      </w:pPr>
      <w:r w:rsidRPr="003011B4">
        <w:rPr>
          <w:rFonts w:ascii="Times New Roman" w:hAnsi="Times New Roman" w:cs="Times New Roman"/>
          <w:sz w:val="22"/>
          <w:szCs w:val="22"/>
        </w:rPr>
        <w:t>The parts of the HuBERT architecture including the convolutional layer encoder, BERT transformer encoder, projection layer, code embedding layer, and clustering layer are explained in this section.</w:t>
      </w:r>
    </w:p>
    <w:p w14:paraId="2F343E73" w14:textId="280C3454" w:rsidR="009C0095" w:rsidRPr="003011B4" w:rsidRDefault="00B60E5B" w:rsidP="008819FF">
      <w:pPr>
        <w:pStyle w:val="Heading3"/>
        <w:jc w:val="both"/>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3.4.1</w:t>
      </w:r>
      <w:r w:rsidR="00AF7F66" w:rsidRPr="003011B4">
        <w:rPr>
          <w:rFonts w:ascii="Times New Roman" w:hAnsi="Times New Roman" w:cs="Times New Roman"/>
          <w:b/>
          <w:bCs/>
          <w:color w:val="auto"/>
          <w:sz w:val="22"/>
          <w:szCs w:val="22"/>
        </w:rPr>
        <w:t xml:space="preserve"> </w:t>
      </w:r>
      <w:r w:rsidR="009C0095" w:rsidRPr="003011B4">
        <w:rPr>
          <w:rFonts w:ascii="Times New Roman" w:hAnsi="Times New Roman" w:cs="Times New Roman"/>
          <w:b/>
          <w:bCs/>
          <w:color w:val="auto"/>
          <w:sz w:val="22"/>
          <w:szCs w:val="22"/>
        </w:rPr>
        <w:t>Convolutional Encoder</w:t>
      </w:r>
    </w:p>
    <w:p w14:paraId="4CCAD48A" w14:textId="05E43A78" w:rsidR="009C0095" w:rsidRPr="003011B4" w:rsidRDefault="005479AB"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The convolutional encoder whose job is to reduce the dimension of the input data, i</w:t>
      </w:r>
      <w:r w:rsidR="009C0095" w:rsidRPr="003011B4">
        <w:rPr>
          <w:rFonts w:ascii="Times New Roman" w:hAnsi="Times New Roman" w:cs="Times New Roman"/>
          <w:sz w:val="22"/>
          <w:szCs w:val="22"/>
        </w:rPr>
        <w:t xml:space="preserve">s a seven-layer convolutional block that has each block consisting of 512 channels. The kernel width of each layer </w:t>
      </w:r>
      <w:r w:rsidRPr="003011B4">
        <w:rPr>
          <w:rFonts w:ascii="Times New Roman" w:hAnsi="Times New Roman" w:cs="Times New Roman"/>
          <w:sz w:val="22"/>
          <w:szCs w:val="22"/>
        </w:rPr>
        <w:t xml:space="preserve">or 512 block channels </w:t>
      </w:r>
      <w:r w:rsidR="009C0095" w:rsidRPr="003011B4">
        <w:rPr>
          <w:rFonts w:ascii="Times New Roman" w:hAnsi="Times New Roman" w:cs="Times New Roman"/>
          <w:sz w:val="22"/>
          <w:szCs w:val="22"/>
        </w:rPr>
        <w:t>is given as (10, 3, 3, 3, 3, 2, 2), and their respective strides are (5, 2, 2, 2, 2, 2, 2). The input to the convolutional encoder is the raw input speech</w:t>
      </w:r>
      <w:r w:rsidR="008C42A0" w:rsidRPr="003011B4">
        <w:rPr>
          <w:rFonts w:ascii="Times New Roman" w:hAnsi="Times New Roman" w:cs="Times New Roman"/>
          <w:sz w:val="22"/>
          <w:szCs w:val="22"/>
        </w:rPr>
        <w:t xml:space="preserve"> </w:t>
      </w:r>
      <m:oMath>
        <m:r>
          <w:rPr>
            <w:rFonts w:ascii="Cambria Math" w:hAnsi="Cambria Math" w:cs="Times New Roman"/>
            <w:sz w:val="22"/>
            <w:szCs w:val="22"/>
          </w:rPr>
          <m:t>X,</m:t>
        </m:r>
      </m:oMath>
      <w:r w:rsidR="008C42A0" w:rsidRPr="003011B4">
        <w:rPr>
          <w:rFonts w:ascii="Times New Roman" w:eastAsiaTheme="minorEastAsia" w:hAnsi="Times New Roman" w:cs="Times New Roman"/>
          <w:sz w:val="22"/>
          <w:szCs w:val="22"/>
        </w:rPr>
        <w:t xml:space="preserve"> </w:t>
      </w:r>
      <w:r w:rsidR="009C0095" w:rsidRPr="003011B4">
        <w:rPr>
          <w:rFonts w:ascii="Times New Roman" w:hAnsi="Times New Roman" w:cs="Times New Roman"/>
          <w:sz w:val="22"/>
          <w:szCs w:val="22"/>
        </w:rPr>
        <w:t xml:space="preserve">which is then converted into latent speech representation vectors, </w:t>
      </w:r>
      <m:oMath>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3</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T</m:t>
            </m:r>
          </m:sub>
        </m:sSub>
      </m:oMath>
      <w:r w:rsidR="00243946" w:rsidRPr="003011B4">
        <w:rPr>
          <w:rFonts w:ascii="Times New Roman" w:eastAsiaTheme="minorEastAsia" w:hAnsi="Times New Roman" w:cs="Times New Roman"/>
          <w:sz w:val="22"/>
          <w:szCs w:val="22"/>
        </w:rPr>
        <w:t xml:space="preserve"> for T time-step, with each time-step having 512 channels. </w:t>
      </w:r>
      <w:r w:rsidR="00EF7BA6" w:rsidRPr="003011B4">
        <w:rPr>
          <w:rFonts w:ascii="Times New Roman" w:eastAsiaTheme="minorEastAsia" w:hAnsi="Times New Roman" w:cs="Times New Roman"/>
          <w:sz w:val="22"/>
          <w:szCs w:val="22"/>
        </w:rPr>
        <w:t xml:space="preserve">The down-sampling factor of this encoder is 320x </w:t>
      </w:r>
      <w:sdt>
        <w:sdtPr>
          <w:rPr>
            <w:rFonts w:ascii="Times New Roman" w:eastAsiaTheme="minorEastAsia" w:hAnsi="Times New Roman" w:cs="Times New Roman"/>
            <w:sz w:val="22"/>
            <w:szCs w:val="22"/>
          </w:rPr>
          <w:tag w:val="MENDELEY_CITATION_v3_eyJjaXRhdGlvbklEIjoiTUVOREVMRVlfQ0lUQVRJT05fNGI2OWU3OGYtMzFjYy00NGUyLWIyYWUtMjMwODhhYjQxYmY3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7589244"/>
          <w:placeholder>
            <w:docPart w:val="DefaultPlaceholder_-1854013440"/>
          </w:placeholder>
        </w:sdtPr>
        <w:sdtContent>
          <w:r w:rsidR="005E5395" w:rsidRPr="003011B4">
            <w:rPr>
              <w:rFonts w:ascii="Times New Roman" w:eastAsiaTheme="minorEastAsia" w:hAnsi="Times New Roman" w:cs="Times New Roman"/>
              <w:sz w:val="22"/>
              <w:szCs w:val="22"/>
            </w:rPr>
            <w:t>[7]</w:t>
          </w:r>
        </w:sdtContent>
      </w:sdt>
      <w:r w:rsidR="00693FC5" w:rsidRPr="003011B4">
        <w:rPr>
          <w:rFonts w:ascii="Times New Roman" w:eastAsiaTheme="minorEastAsia" w:hAnsi="Times New Roman" w:cs="Times New Roman"/>
          <w:sz w:val="22"/>
          <w:szCs w:val="22"/>
        </w:rPr>
        <w:t xml:space="preserve"> </w:t>
      </w:r>
      <w:r w:rsidR="00EF7BA6" w:rsidRPr="003011B4">
        <w:rPr>
          <w:rFonts w:ascii="Times New Roman" w:eastAsiaTheme="minorEastAsia" w:hAnsi="Times New Roman" w:cs="Times New Roman"/>
          <w:sz w:val="22"/>
          <w:szCs w:val="22"/>
        </w:rPr>
        <w:t xml:space="preserve">which results in an encoder with about 20 ms stride, 49 Hz output frequency, and 400 input samples receptive field. The output of this encoder </w:t>
      </w:r>
      <w:r w:rsidR="00EE65AB" w:rsidRPr="003011B4">
        <w:rPr>
          <w:rFonts w:ascii="Times New Roman" w:eastAsiaTheme="minorEastAsia" w:hAnsi="Times New Roman" w:cs="Times New Roman"/>
          <w:sz w:val="22"/>
          <w:szCs w:val="22"/>
        </w:rPr>
        <w:t>is</w:t>
      </w:r>
      <w:r w:rsidR="00EF7BA6" w:rsidRPr="003011B4">
        <w:rPr>
          <w:rFonts w:ascii="Times New Roman" w:eastAsiaTheme="minorEastAsia" w:hAnsi="Times New Roman" w:cs="Times New Roman"/>
          <w:sz w:val="22"/>
          <w:szCs w:val="22"/>
        </w:rPr>
        <w:t xml:space="preserve"> masked at certain </w:t>
      </w:r>
      <w:r w:rsidR="00EF7BA6" w:rsidRPr="003011B4">
        <w:rPr>
          <w:rFonts w:ascii="Times New Roman" w:eastAsiaTheme="minorEastAsia" w:hAnsi="Times New Roman" w:cs="Times New Roman"/>
          <w:sz w:val="22"/>
          <w:szCs w:val="22"/>
        </w:rPr>
        <w:lastRenderedPageBreak/>
        <w:t xml:space="preserve">spans </w:t>
      </w:r>
      <w:r w:rsidR="005A73B9" w:rsidRPr="003011B4">
        <w:rPr>
          <w:rFonts w:ascii="Times New Roman" w:eastAsiaTheme="minorEastAsia" w:hAnsi="Times New Roman" w:cs="Times New Roman"/>
          <w:sz w:val="22"/>
          <w:szCs w:val="22"/>
        </w:rPr>
        <w:t>(p %</w:t>
      </w:r>
      <w:r w:rsidR="00722AD5" w:rsidRPr="003011B4">
        <w:rPr>
          <w:rFonts w:ascii="Times New Roman" w:eastAsiaTheme="minorEastAsia" w:hAnsi="Times New Roman" w:cs="Times New Roman"/>
          <w:sz w:val="22"/>
          <w:szCs w:val="22"/>
        </w:rPr>
        <w:t xml:space="preserve"> e.g.</w:t>
      </w:r>
      <w:r w:rsidR="00A67B23" w:rsidRPr="003011B4">
        <w:rPr>
          <w:rFonts w:ascii="Times New Roman" w:eastAsiaTheme="minorEastAsia" w:hAnsi="Times New Roman" w:cs="Times New Roman"/>
          <w:sz w:val="22"/>
          <w:szCs w:val="22"/>
        </w:rPr>
        <w:t>,</w:t>
      </w:r>
      <w:r w:rsidR="00722AD5" w:rsidRPr="003011B4">
        <w:rPr>
          <w:rFonts w:ascii="Times New Roman" w:eastAsiaTheme="minorEastAsia" w:hAnsi="Times New Roman" w:cs="Times New Roman"/>
          <w:sz w:val="22"/>
          <w:szCs w:val="22"/>
        </w:rPr>
        <w:t xml:space="preserve"> 8%</w:t>
      </w:r>
      <w:r w:rsidR="005A73B9" w:rsidRPr="003011B4">
        <w:rPr>
          <w:rFonts w:ascii="Times New Roman" w:eastAsiaTheme="minorEastAsia" w:hAnsi="Times New Roman" w:cs="Times New Roman"/>
          <w:sz w:val="22"/>
          <w:szCs w:val="22"/>
        </w:rPr>
        <w:t xml:space="preserve"> are randomly selected within each timestep and span covering l </w:t>
      </w:r>
      <w:r w:rsidR="00722AD5" w:rsidRPr="003011B4">
        <w:rPr>
          <w:rFonts w:ascii="Times New Roman" w:eastAsiaTheme="minorEastAsia" w:hAnsi="Times New Roman" w:cs="Times New Roman"/>
          <w:sz w:val="22"/>
          <w:szCs w:val="22"/>
        </w:rPr>
        <w:t>e.g.</w:t>
      </w:r>
      <w:r w:rsidR="00A67B23" w:rsidRPr="003011B4">
        <w:rPr>
          <w:rFonts w:ascii="Times New Roman" w:eastAsiaTheme="minorEastAsia" w:hAnsi="Times New Roman" w:cs="Times New Roman"/>
          <w:sz w:val="22"/>
          <w:szCs w:val="22"/>
        </w:rPr>
        <w:t>,</w:t>
      </w:r>
      <w:r w:rsidR="00722AD5" w:rsidRPr="003011B4">
        <w:rPr>
          <w:rFonts w:ascii="Times New Roman" w:eastAsiaTheme="minorEastAsia" w:hAnsi="Times New Roman" w:cs="Times New Roman"/>
          <w:sz w:val="22"/>
          <w:szCs w:val="22"/>
        </w:rPr>
        <w:t xml:space="preserve"> 10 </w:t>
      </w:r>
      <w:r w:rsidR="005A73B9" w:rsidRPr="003011B4">
        <w:rPr>
          <w:rFonts w:ascii="Times New Roman" w:eastAsiaTheme="minorEastAsia" w:hAnsi="Times New Roman" w:cs="Times New Roman"/>
          <w:sz w:val="22"/>
          <w:szCs w:val="22"/>
        </w:rPr>
        <w:t xml:space="preserve">steps are masked) </w:t>
      </w:r>
      <w:r w:rsidR="00EF7BA6" w:rsidRPr="003011B4">
        <w:rPr>
          <w:rFonts w:ascii="Times New Roman" w:eastAsiaTheme="minorEastAsia" w:hAnsi="Times New Roman" w:cs="Times New Roman"/>
          <w:sz w:val="22"/>
          <w:szCs w:val="22"/>
        </w:rPr>
        <w:t>within the samples and fed as input to the BERT encoder</w:t>
      </w:r>
      <w:r w:rsidR="00B11EC3">
        <w:rPr>
          <w:rFonts w:ascii="Times New Roman" w:eastAsiaTheme="minorEastAsia" w:hAnsi="Times New Roman" w:cs="Times New Roman"/>
          <w:sz w:val="22"/>
          <w:szCs w:val="22"/>
        </w:rPr>
        <w:t>,</w:t>
      </w:r>
      <w:r w:rsidR="00EF7BA6" w:rsidRPr="003011B4">
        <w:rPr>
          <w:rFonts w:ascii="Times New Roman" w:eastAsiaTheme="minorEastAsia" w:hAnsi="Times New Roman" w:cs="Times New Roman"/>
          <w:sz w:val="22"/>
          <w:szCs w:val="22"/>
        </w:rPr>
        <w:t xml:space="preserve"> where their respective hidden </w:t>
      </w:r>
      <w:r w:rsidR="00EE65AB" w:rsidRPr="003011B4">
        <w:rPr>
          <w:rFonts w:ascii="Times New Roman" w:eastAsiaTheme="minorEastAsia" w:hAnsi="Times New Roman" w:cs="Times New Roman"/>
          <w:sz w:val="22"/>
          <w:szCs w:val="22"/>
        </w:rPr>
        <w:t>unit</w:t>
      </w:r>
      <w:r w:rsidR="00EF7BA6" w:rsidRPr="003011B4">
        <w:rPr>
          <w:rFonts w:ascii="Times New Roman" w:eastAsiaTheme="minorEastAsia" w:hAnsi="Times New Roman" w:cs="Times New Roman"/>
          <w:sz w:val="22"/>
          <w:szCs w:val="22"/>
        </w:rPr>
        <w:t xml:space="preserve"> representations are obtained.</w:t>
      </w:r>
    </w:p>
    <w:p w14:paraId="23CEB044" w14:textId="3F98DA2E" w:rsidR="003A34FF" w:rsidRPr="003011B4" w:rsidRDefault="00B60E5B" w:rsidP="00BC0363">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3.4.2</w:t>
      </w:r>
      <w:r w:rsidR="00AF7F66" w:rsidRPr="003011B4">
        <w:rPr>
          <w:rFonts w:ascii="Times New Roman" w:hAnsi="Times New Roman" w:cs="Times New Roman"/>
          <w:b/>
          <w:bCs/>
          <w:color w:val="auto"/>
          <w:sz w:val="22"/>
          <w:szCs w:val="22"/>
        </w:rPr>
        <w:t xml:space="preserve"> </w:t>
      </w:r>
      <w:r w:rsidR="003A34FF" w:rsidRPr="003011B4">
        <w:rPr>
          <w:rFonts w:ascii="Times New Roman" w:hAnsi="Times New Roman" w:cs="Times New Roman"/>
          <w:b/>
          <w:bCs/>
          <w:color w:val="auto"/>
          <w:sz w:val="22"/>
          <w:szCs w:val="22"/>
        </w:rPr>
        <w:t>BERT Transformer Encoder</w:t>
      </w:r>
    </w:p>
    <w:p w14:paraId="4BAA3B9A" w14:textId="3687A2CE" w:rsidR="00241CCE" w:rsidRPr="003011B4" w:rsidRDefault="00D52A7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BERT </w:t>
      </w:r>
      <w:r w:rsidR="001203FF" w:rsidRPr="003011B4">
        <w:rPr>
          <w:rFonts w:ascii="Times New Roman" w:hAnsi="Times New Roman" w:cs="Times New Roman"/>
          <w:sz w:val="22"/>
          <w:szCs w:val="22"/>
        </w:rPr>
        <w:t>transformer,</w:t>
      </w:r>
      <w:r w:rsidRPr="003011B4">
        <w:rPr>
          <w:rFonts w:ascii="Times New Roman" w:hAnsi="Times New Roman" w:cs="Times New Roman"/>
          <w:sz w:val="22"/>
          <w:szCs w:val="22"/>
        </w:rPr>
        <w:t xml:space="preserve"> </w:t>
      </w:r>
      <w:r w:rsidR="003D7EBA" w:rsidRPr="003011B4">
        <w:rPr>
          <w:rFonts w:ascii="Times New Roman" w:hAnsi="Times New Roman" w:cs="Times New Roman"/>
          <w:sz w:val="22"/>
          <w:szCs w:val="22"/>
        </w:rPr>
        <w:t xml:space="preserve">which is the core of the HuBERT architecture, </w:t>
      </w:r>
      <w:r w:rsidRPr="003011B4">
        <w:rPr>
          <w:rFonts w:ascii="Times New Roman" w:hAnsi="Times New Roman" w:cs="Times New Roman"/>
          <w:sz w:val="22"/>
          <w:szCs w:val="22"/>
        </w:rPr>
        <w:t xml:space="preserve">used in the original BERT </w:t>
      </w:r>
      <w:r w:rsidR="00A67B23" w:rsidRPr="003011B4">
        <w:rPr>
          <w:rFonts w:ascii="Times New Roman" w:hAnsi="Times New Roman" w:cs="Times New Roman"/>
          <w:sz w:val="22"/>
          <w:szCs w:val="22"/>
        </w:rPr>
        <w:t xml:space="preserve">research study </w:t>
      </w:r>
      <w:r w:rsidRPr="003011B4">
        <w:rPr>
          <w:rFonts w:ascii="Times New Roman" w:hAnsi="Times New Roman" w:cs="Times New Roman"/>
          <w:sz w:val="22"/>
          <w:szCs w:val="22"/>
        </w:rPr>
        <w:t>by google</w:t>
      </w:r>
      <w:r w:rsidR="00A34DF6"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jMwOTliZjctZDk0OS00NWI1LWJkZTAtZGMxNjBkODI2NjBk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
          <w:id w:val="-1854327466"/>
          <w:placeholder>
            <w:docPart w:val="DefaultPlaceholder_-1854013440"/>
          </w:placeholder>
        </w:sdtPr>
        <w:sdtContent>
          <w:r w:rsidR="005E5395" w:rsidRPr="003011B4">
            <w:rPr>
              <w:rFonts w:ascii="Times New Roman" w:hAnsi="Times New Roman" w:cs="Times New Roman"/>
              <w:sz w:val="22"/>
              <w:szCs w:val="22"/>
            </w:rPr>
            <w:t>[11]</w:t>
          </w:r>
        </w:sdtContent>
      </w:sdt>
      <w:r w:rsidRPr="003011B4">
        <w:rPr>
          <w:rFonts w:ascii="Times New Roman" w:hAnsi="Times New Roman" w:cs="Times New Roman"/>
          <w:sz w:val="22"/>
          <w:szCs w:val="22"/>
        </w:rPr>
        <w:t xml:space="preserve"> was utilised for the training of the HuBERT</w:t>
      </w:r>
      <w:r w:rsidR="003D7EBA"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NTkwZmY2OTctODIzOS00Y2IzLWJjNzYtNzU4NmExNGNkMzc2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003098063"/>
          <w:placeholder>
            <w:docPart w:val="DefaultPlaceholder_-1854013440"/>
          </w:placeholder>
        </w:sdtPr>
        <w:sdtContent>
          <w:r w:rsidR="005E5395" w:rsidRPr="003011B4">
            <w:rPr>
              <w:rFonts w:ascii="Times New Roman" w:hAnsi="Times New Roman" w:cs="Times New Roman"/>
              <w:sz w:val="22"/>
              <w:szCs w:val="22"/>
            </w:rPr>
            <w:t>[7]</w:t>
          </w:r>
        </w:sdtContent>
      </w:sdt>
      <w:r w:rsidRPr="003011B4">
        <w:rPr>
          <w:rFonts w:ascii="Times New Roman" w:hAnsi="Times New Roman" w:cs="Times New Roman"/>
          <w:sz w:val="22"/>
          <w:szCs w:val="22"/>
        </w:rPr>
        <w:t xml:space="preserve">. The </w:t>
      </w:r>
      <w:r w:rsidR="00810113" w:rsidRPr="003011B4">
        <w:rPr>
          <w:rFonts w:ascii="Times New Roman" w:hAnsi="Times New Roman" w:cs="Times New Roman"/>
          <w:sz w:val="22"/>
          <w:szCs w:val="22"/>
        </w:rPr>
        <w:t>input to the transformer is the masked latent vectors from the convolutional network layer and the output is the masked hidden unit representation of the audio speech waveforms, to be predicted by the hidden unit generated by the clustering steps. The 512</w:t>
      </w:r>
      <w:r w:rsidR="001203F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dimensional size latent vector obtained from the convolutional network </w:t>
      </w:r>
      <w:commentRangeStart w:id="87"/>
      <w:commentRangeStart w:id="88"/>
      <w:r w:rsidR="001203FF" w:rsidRPr="003011B4">
        <w:rPr>
          <w:rFonts w:ascii="Times New Roman" w:hAnsi="Times New Roman" w:cs="Times New Roman"/>
          <w:sz w:val="22"/>
          <w:szCs w:val="22"/>
        </w:rPr>
        <w:t>is</w:t>
      </w:r>
      <w:r w:rsidR="00810113" w:rsidRPr="003011B4">
        <w:rPr>
          <w:rFonts w:ascii="Times New Roman" w:hAnsi="Times New Roman" w:cs="Times New Roman"/>
          <w:sz w:val="22"/>
          <w:szCs w:val="22"/>
        </w:rPr>
        <w:t xml:space="preserve"> first scaled to 768, 1024, and 1280 for HuBERT </w:t>
      </w:r>
      <w:r w:rsidR="005D5402" w:rsidRPr="003011B4">
        <w:rPr>
          <w:rFonts w:ascii="Times New Roman" w:hAnsi="Times New Roman" w:cs="Times New Roman"/>
          <w:sz w:val="22"/>
          <w:szCs w:val="22"/>
        </w:rPr>
        <w:t>Base</w:t>
      </w:r>
      <w:r w:rsidR="00810113"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810113" w:rsidRPr="003011B4">
        <w:rPr>
          <w:rFonts w:ascii="Times New Roman" w:hAnsi="Times New Roman" w:cs="Times New Roman"/>
          <w:sz w:val="22"/>
          <w:szCs w:val="22"/>
        </w:rPr>
        <w:t xml:space="preserve">arge and X-large respectively </w:t>
      </w:r>
      <w:commentRangeEnd w:id="87"/>
      <w:r w:rsidR="00A67B23" w:rsidRPr="003011B4">
        <w:rPr>
          <w:rStyle w:val="CommentReference"/>
          <w:rFonts w:ascii="Times New Roman" w:hAnsi="Times New Roman" w:cs="Times New Roman"/>
          <w:sz w:val="22"/>
          <w:szCs w:val="22"/>
        </w:rPr>
        <w:commentReference w:id="87"/>
      </w:r>
      <w:commentRangeEnd w:id="88"/>
      <w:r w:rsidR="00EE6F70" w:rsidRPr="003011B4">
        <w:rPr>
          <w:rStyle w:val="CommentReference"/>
          <w:rFonts w:ascii="Times New Roman" w:hAnsi="Times New Roman" w:cs="Times New Roman"/>
          <w:sz w:val="22"/>
          <w:szCs w:val="22"/>
        </w:rPr>
        <w:commentReference w:id="88"/>
      </w:r>
      <w:r w:rsidR="00810113" w:rsidRPr="003011B4">
        <w:rPr>
          <w:rFonts w:ascii="Times New Roman" w:hAnsi="Times New Roman" w:cs="Times New Roman"/>
          <w:sz w:val="22"/>
          <w:szCs w:val="22"/>
        </w:rPr>
        <w:t>by the projection layer</w:t>
      </w:r>
      <w:r w:rsidR="00EE6F70" w:rsidRPr="003011B4">
        <w:rPr>
          <w:rFonts w:ascii="Times New Roman" w:hAnsi="Times New Roman" w:cs="Times New Roman"/>
          <w:sz w:val="22"/>
          <w:szCs w:val="22"/>
        </w:rPr>
        <w:t xml:space="preserve"> </w:t>
      </w:r>
      <w:r w:rsidR="00EE6F70" w:rsidRPr="00547E0F">
        <w:rPr>
          <w:rFonts w:ascii="Times New Roman" w:hAnsi="Times New Roman" w:cs="Times New Roman"/>
          <w:sz w:val="22"/>
          <w:szCs w:val="22"/>
        </w:rPr>
        <w:t xml:space="preserve">to equal the </w:t>
      </w:r>
      <w:r w:rsidR="00BE3BD7" w:rsidRPr="00547E0F">
        <w:rPr>
          <w:rFonts w:ascii="Times New Roman" w:hAnsi="Times New Roman" w:cs="Times New Roman"/>
          <w:sz w:val="22"/>
          <w:szCs w:val="22"/>
        </w:rPr>
        <w:t xml:space="preserve">embedding layer size of the </w:t>
      </w:r>
      <w:r w:rsidR="00EE6F70" w:rsidRPr="00547E0F">
        <w:rPr>
          <w:rFonts w:ascii="Times New Roman" w:hAnsi="Times New Roman" w:cs="Times New Roman"/>
          <w:sz w:val="22"/>
          <w:szCs w:val="22"/>
        </w:rPr>
        <w:t>BERT transformer</w:t>
      </w:r>
      <w:r w:rsidR="00810113" w:rsidRPr="00547E0F">
        <w:rPr>
          <w:rFonts w:ascii="Times New Roman" w:hAnsi="Times New Roman" w:cs="Times New Roman"/>
          <w:sz w:val="22"/>
          <w:szCs w:val="22"/>
        </w:rPr>
        <w:t xml:space="preserve"> and then fed to the multi-head attention layer of the BERT transformer. HuBERT </w:t>
      </w:r>
      <w:r w:rsidR="005D5402" w:rsidRPr="00547E0F">
        <w:rPr>
          <w:rFonts w:ascii="Times New Roman" w:hAnsi="Times New Roman" w:cs="Times New Roman"/>
          <w:sz w:val="22"/>
          <w:szCs w:val="22"/>
        </w:rPr>
        <w:t>Base</w:t>
      </w:r>
      <w:r w:rsidR="00810113" w:rsidRPr="00547E0F">
        <w:rPr>
          <w:rFonts w:ascii="Times New Roman" w:hAnsi="Times New Roman" w:cs="Times New Roman"/>
          <w:sz w:val="22"/>
          <w:szCs w:val="22"/>
        </w:rPr>
        <w:t xml:space="preserve">, </w:t>
      </w:r>
      <w:r w:rsidR="005D5402" w:rsidRPr="00547E0F">
        <w:rPr>
          <w:rFonts w:ascii="Times New Roman" w:hAnsi="Times New Roman" w:cs="Times New Roman"/>
          <w:sz w:val="22"/>
          <w:szCs w:val="22"/>
        </w:rPr>
        <w:t>L</w:t>
      </w:r>
      <w:r w:rsidR="00810113" w:rsidRPr="00547E0F">
        <w:rPr>
          <w:rFonts w:ascii="Times New Roman" w:hAnsi="Times New Roman" w:cs="Times New Roman"/>
          <w:sz w:val="22"/>
          <w:szCs w:val="22"/>
        </w:rPr>
        <w:t xml:space="preserve">arge, and X-large each has </w:t>
      </w:r>
      <w:r w:rsidR="0066665F" w:rsidRPr="00547E0F">
        <w:rPr>
          <w:rFonts w:ascii="Times New Roman" w:hAnsi="Times New Roman" w:cs="Times New Roman"/>
          <w:sz w:val="22"/>
          <w:szCs w:val="22"/>
        </w:rPr>
        <w:t>12-layer</w:t>
      </w:r>
      <w:r w:rsidR="00810113" w:rsidRPr="00547E0F">
        <w:rPr>
          <w:rFonts w:ascii="Times New Roman" w:hAnsi="Times New Roman" w:cs="Times New Roman"/>
          <w:sz w:val="22"/>
          <w:szCs w:val="22"/>
        </w:rPr>
        <w:t xml:space="preserve"> 8 head, 24</w:t>
      </w:r>
      <w:r w:rsidR="0066665F" w:rsidRPr="00547E0F">
        <w:rPr>
          <w:rFonts w:ascii="Times New Roman" w:hAnsi="Times New Roman" w:cs="Times New Roman"/>
          <w:sz w:val="22"/>
          <w:szCs w:val="22"/>
        </w:rPr>
        <w:t>-</w:t>
      </w:r>
      <w:r w:rsidR="00810113" w:rsidRPr="00547E0F">
        <w:rPr>
          <w:rFonts w:ascii="Times New Roman" w:hAnsi="Times New Roman" w:cs="Times New Roman"/>
          <w:sz w:val="22"/>
          <w:szCs w:val="22"/>
        </w:rPr>
        <w:t>lay</w:t>
      </w:r>
      <w:r w:rsidR="00810113" w:rsidRPr="003011B4">
        <w:rPr>
          <w:rFonts w:ascii="Times New Roman" w:hAnsi="Times New Roman" w:cs="Times New Roman"/>
          <w:sz w:val="22"/>
          <w:szCs w:val="22"/>
        </w:rPr>
        <w:t>er 16 head, and 48</w:t>
      </w:r>
      <w:r w:rsidR="0066665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layer </w:t>
      </w:r>
      <w:r w:rsidR="00811F70" w:rsidRPr="003011B4">
        <w:rPr>
          <w:rFonts w:ascii="Times New Roman" w:hAnsi="Times New Roman" w:cs="Times New Roman"/>
          <w:sz w:val="22"/>
          <w:szCs w:val="22"/>
        </w:rPr>
        <w:t>16</w:t>
      </w:r>
      <w:r w:rsidR="00810113" w:rsidRPr="003011B4">
        <w:rPr>
          <w:rFonts w:ascii="Times New Roman" w:hAnsi="Times New Roman" w:cs="Times New Roman"/>
          <w:sz w:val="22"/>
          <w:szCs w:val="22"/>
        </w:rPr>
        <w:t xml:space="preserve"> head</w:t>
      </w:r>
      <w:r w:rsidR="00A67B23"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 respectively. The output of the multi-head attention </w:t>
      </w:r>
      <w:r w:rsidR="001203FF" w:rsidRPr="003011B4">
        <w:rPr>
          <w:rFonts w:ascii="Times New Roman" w:hAnsi="Times New Roman" w:cs="Times New Roman"/>
          <w:sz w:val="22"/>
          <w:szCs w:val="22"/>
        </w:rPr>
        <w:t>is</w:t>
      </w:r>
      <w:r w:rsidR="00810113" w:rsidRPr="003011B4">
        <w:rPr>
          <w:rFonts w:ascii="Times New Roman" w:hAnsi="Times New Roman" w:cs="Times New Roman"/>
          <w:sz w:val="22"/>
          <w:szCs w:val="22"/>
        </w:rPr>
        <w:t xml:space="preserve"> fed to the </w:t>
      </w:r>
      <w:r w:rsidR="001203FF" w:rsidRPr="003011B4">
        <w:rPr>
          <w:rFonts w:ascii="Times New Roman" w:hAnsi="Times New Roman" w:cs="Times New Roman"/>
          <w:sz w:val="22"/>
          <w:szCs w:val="22"/>
        </w:rPr>
        <w:t>F</w:t>
      </w:r>
      <w:r w:rsidR="00810113" w:rsidRPr="003011B4">
        <w:rPr>
          <w:rFonts w:ascii="Times New Roman" w:hAnsi="Times New Roman" w:cs="Times New Roman"/>
          <w:sz w:val="22"/>
          <w:szCs w:val="22"/>
        </w:rPr>
        <w:t xml:space="preserve">eed </w:t>
      </w:r>
      <w:r w:rsidR="001203FF" w:rsidRPr="003011B4">
        <w:rPr>
          <w:rFonts w:ascii="Times New Roman" w:hAnsi="Times New Roman" w:cs="Times New Roman"/>
          <w:sz w:val="22"/>
          <w:szCs w:val="22"/>
        </w:rPr>
        <w:t>F</w:t>
      </w:r>
      <w:r w:rsidR="00810113" w:rsidRPr="003011B4">
        <w:rPr>
          <w:rFonts w:ascii="Times New Roman" w:hAnsi="Times New Roman" w:cs="Times New Roman"/>
          <w:sz w:val="22"/>
          <w:szCs w:val="22"/>
        </w:rPr>
        <w:t>orward</w:t>
      </w:r>
      <w:r w:rsidR="001203FF" w:rsidRPr="003011B4">
        <w:rPr>
          <w:rFonts w:ascii="Times New Roman" w:hAnsi="Times New Roman" w:cs="Times New Roman"/>
          <w:sz w:val="22"/>
          <w:szCs w:val="22"/>
        </w:rPr>
        <w:t xml:space="preserve"> </w:t>
      </w:r>
      <w:r w:rsidR="00E11A3A" w:rsidRPr="003011B4">
        <w:rPr>
          <w:rFonts w:ascii="Times New Roman" w:hAnsi="Times New Roman" w:cs="Times New Roman"/>
          <w:sz w:val="22"/>
          <w:szCs w:val="22"/>
        </w:rPr>
        <w:t xml:space="preserve">Network </w:t>
      </w:r>
      <w:r w:rsidR="001203FF" w:rsidRPr="003011B4">
        <w:rPr>
          <w:rFonts w:ascii="Times New Roman" w:hAnsi="Times New Roman" w:cs="Times New Roman"/>
          <w:sz w:val="22"/>
          <w:szCs w:val="22"/>
        </w:rPr>
        <w:t>(FF</w:t>
      </w:r>
      <w:r w:rsidR="00E11A3A" w:rsidRPr="003011B4">
        <w:rPr>
          <w:rFonts w:ascii="Times New Roman" w:hAnsi="Times New Roman" w:cs="Times New Roman"/>
          <w:sz w:val="22"/>
          <w:szCs w:val="22"/>
        </w:rPr>
        <w:t>N</w:t>
      </w:r>
      <w:r w:rsidR="001203FF" w:rsidRPr="003011B4">
        <w:rPr>
          <w:rFonts w:ascii="Times New Roman" w:hAnsi="Times New Roman" w:cs="Times New Roman"/>
          <w:sz w:val="22"/>
          <w:szCs w:val="22"/>
        </w:rPr>
        <w:t>)</w:t>
      </w:r>
      <w:r w:rsidR="00810113" w:rsidRPr="003011B4">
        <w:rPr>
          <w:rFonts w:ascii="Times New Roman" w:hAnsi="Times New Roman" w:cs="Times New Roman"/>
          <w:sz w:val="22"/>
          <w:szCs w:val="22"/>
        </w:rPr>
        <w:t xml:space="preserve"> </w:t>
      </w:r>
      <w:r w:rsidR="00E11A3A" w:rsidRPr="003011B4">
        <w:rPr>
          <w:rFonts w:ascii="Times New Roman" w:hAnsi="Times New Roman" w:cs="Times New Roman"/>
          <w:sz w:val="22"/>
          <w:szCs w:val="22"/>
        </w:rPr>
        <w:t xml:space="preserve">layer </w:t>
      </w:r>
      <w:r w:rsidR="00810113" w:rsidRPr="003011B4">
        <w:rPr>
          <w:rFonts w:ascii="Times New Roman" w:hAnsi="Times New Roman" w:cs="Times New Roman"/>
          <w:sz w:val="22"/>
          <w:szCs w:val="22"/>
        </w:rPr>
        <w:t xml:space="preserve">of the BERT transformer where </w:t>
      </w:r>
      <w:r w:rsidR="001203FF" w:rsidRPr="003011B4">
        <w:rPr>
          <w:rFonts w:ascii="Times New Roman" w:hAnsi="Times New Roman" w:cs="Times New Roman"/>
          <w:sz w:val="22"/>
          <w:szCs w:val="22"/>
        </w:rPr>
        <w:t xml:space="preserve">it is </w:t>
      </w:r>
      <w:r w:rsidR="00810113" w:rsidRPr="003011B4">
        <w:rPr>
          <w:rFonts w:ascii="Times New Roman" w:hAnsi="Times New Roman" w:cs="Times New Roman"/>
          <w:sz w:val="22"/>
          <w:szCs w:val="22"/>
        </w:rPr>
        <w:t xml:space="preserve">further scaled by 4 to size </w:t>
      </w:r>
      <w:r w:rsidR="00DC38A5" w:rsidRPr="003011B4">
        <w:rPr>
          <w:rFonts w:ascii="Times New Roman" w:hAnsi="Times New Roman" w:cs="Times New Roman"/>
          <w:sz w:val="22"/>
          <w:szCs w:val="22"/>
        </w:rPr>
        <w:t xml:space="preserve">3072, 4096, and 5120 for HuBERT </w:t>
      </w:r>
      <w:r w:rsidR="005D5402" w:rsidRPr="003011B4">
        <w:rPr>
          <w:rFonts w:ascii="Times New Roman" w:hAnsi="Times New Roman" w:cs="Times New Roman"/>
          <w:sz w:val="22"/>
          <w:szCs w:val="22"/>
        </w:rPr>
        <w:t>Base</w:t>
      </w:r>
      <w:r w:rsidR="00DC38A5"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DC38A5" w:rsidRPr="003011B4">
        <w:rPr>
          <w:rFonts w:ascii="Times New Roman" w:hAnsi="Times New Roman" w:cs="Times New Roman"/>
          <w:sz w:val="22"/>
          <w:szCs w:val="22"/>
        </w:rPr>
        <w:t>arge, and X-large</w:t>
      </w:r>
      <w:r w:rsidR="008F7E00" w:rsidRPr="003011B4">
        <w:rPr>
          <w:rFonts w:ascii="Times New Roman" w:hAnsi="Times New Roman" w:cs="Times New Roman"/>
          <w:sz w:val="22"/>
          <w:szCs w:val="22"/>
        </w:rPr>
        <w:t>,</w:t>
      </w:r>
      <w:r w:rsidR="00DC38A5" w:rsidRPr="003011B4">
        <w:rPr>
          <w:rFonts w:ascii="Times New Roman" w:hAnsi="Times New Roman" w:cs="Times New Roman"/>
          <w:sz w:val="22"/>
          <w:szCs w:val="22"/>
        </w:rPr>
        <w:t xml:space="preserve"> respectively.</w:t>
      </w:r>
    </w:p>
    <w:p w14:paraId="5117675C" w14:textId="77777777" w:rsidR="006F34F5" w:rsidRPr="003011B4" w:rsidRDefault="006F34F5" w:rsidP="006F34F5">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3.4.3 Projection Layer</w:t>
      </w:r>
    </w:p>
    <w:p w14:paraId="09E5275E" w14:textId="77777777" w:rsidR="006F34F5" w:rsidRPr="003011B4" w:rsidRDefault="006F34F5" w:rsidP="006F34F5">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The projection layer serves two functions: one is to increase the dimensions of the output of the convolutional layer from 512 to 768, 1024, and 1280 for HuBERT Base, Large, and X-large respectively before being fed to the BERT encoder. Its second function is to reduce the scaled BERT encoder output from 3072, 4096, and 5120 to 256, 768, and 1024 respectively to equal the hidden units embedding dimension from clustering steps so that the two hidden units can be compared. The cosine similarity of these two units is computed to obtain the prediction logits, after which cross entropy loss function is computed to penalise false predictions.</w:t>
      </w:r>
    </w:p>
    <w:p w14:paraId="5CD21268" w14:textId="33ABF455" w:rsidR="00A3318D" w:rsidRPr="003011B4" w:rsidRDefault="00B60E5B" w:rsidP="0083613E">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3.4.4</w:t>
      </w:r>
      <w:r w:rsidR="00AF7F66" w:rsidRPr="003011B4">
        <w:rPr>
          <w:rFonts w:ascii="Times New Roman" w:hAnsi="Times New Roman" w:cs="Times New Roman"/>
          <w:b/>
          <w:bCs/>
          <w:color w:val="auto"/>
          <w:sz w:val="22"/>
          <w:szCs w:val="22"/>
        </w:rPr>
        <w:t xml:space="preserve"> </w:t>
      </w:r>
      <w:r w:rsidR="00A3318D" w:rsidRPr="003011B4">
        <w:rPr>
          <w:rFonts w:ascii="Times New Roman" w:hAnsi="Times New Roman" w:cs="Times New Roman"/>
          <w:b/>
          <w:bCs/>
          <w:color w:val="auto"/>
          <w:sz w:val="22"/>
          <w:szCs w:val="22"/>
        </w:rPr>
        <w:t xml:space="preserve">Clustering </w:t>
      </w:r>
      <w:r w:rsidR="00BF5892" w:rsidRPr="003011B4">
        <w:rPr>
          <w:rFonts w:ascii="Times New Roman" w:hAnsi="Times New Roman" w:cs="Times New Roman"/>
          <w:b/>
          <w:bCs/>
          <w:color w:val="auto"/>
          <w:sz w:val="22"/>
          <w:szCs w:val="22"/>
        </w:rPr>
        <w:t>L</w:t>
      </w:r>
      <w:r w:rsidR="00A3318D" w:rsidRPr="003011B4">
        <w:rPr>
          <w:rFonts w:ascii="Times New Roman" w:hAnsi="Times New Roman" w:cs="Times New Roman"/>
          <w:b/>
          <w:bCs/>
          <w:color w:val="auto"/>
          <w:sz w:val="22"/>
          <w:szCs w:val="22"/>
        </w:rPr>
        <w:t>ayer</w:t>
      </w:r>
    </w:p>
    <w:p w14:paraId="148FB139" w14:textId="54CA5491" w:rsidR="00A3318D" w:rsidRPr="003011B4" w:rsidRDefault="002F748B"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This uses the k-means clustering to cluster or group Mel-spectrogram speech features into hidden unit representation where each cluster value represents the hidden unit representation. During HuBERT </w:t>
      </w:r>
      <w:r w:rsidR="008F7E00"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training, in the first iteration, Mel-spectrogram speech features are clustered. In the second and third iterations</w:t>
      </w:r>
      <w:r w:rsidR="00E203C9" w:rsidRPr="003011B4">
        <w:rPr>
          <w:rFonts w:ascii="Times New Roman" w:hAnsi="Times New Roman" w:cs="Times New Roman"/>
          <w:sz w:val="22"/>
          <w:szCs w:val="22"/>
        </w:rPr>
        <w:t xml:space="preserve">, </w:t>
      </w:r>
      <w:r w:rsidR="008F7E00" w:rsidRPr="003011B4">
        <w:rPr>
          <w:rFonts w:ascii="Times New Roman" w:hAnsi="Times New Roman" w:cs="Times New Roman"/>
          <w:sz w:val="22"/>
          <w:szCs w:val="22"/>
        </w:rPr>
        <w:t xml:space="preserve">the </w:t>
      </w:r>
      <w:r w:rsidR="00E203C9" w:rsidRPr="003011B4">
        <w:rPr>
          <w:rFonts w:ascii="Times New Roman" w:hAnsi="Times New Roman" w:cs="Times New Roman"/>
          <w:sz w:val="22"/>
          <w:szCs w:val="22"/>
        </w:rPr>
        <w:t>intermediate layers i.e.</w:t>
      </w:r>
      <w:r w:rsidR="008F7E00" w:rsidRPr="003011B4">
        <w:rPr>
          <w:rFonts w:ascii="Times New Roman" w:hAnsi="Times New Roman" w:cs="Times New Roman"/>
          <w:sz w:val="22"/>
          <w:szCs w:val="22"/>
        </w:rPr>
        <w:t>,</w:t>
      </w:r>
      <w:r w:rsidR="00E203C9" w:rsidRPr="003011B4">
        <w:rPr>
          <w:rFonts w:ascii="Times New Roman" w:hAnsi="Times New Roman" w:cs="Times New Roman"/>
          <w:sz w:val="22"/>
          <w:szCs w:val="22"/>
        </w:rPr>
        <w:t xml:space="preserve"> </w:t>
      </w:r>
      <w:r w:rsidRPr="003011B4">
        <w:rPr>
          <w:rFonts w:ascii="Times New Roman" w:hAnsi="Times New Roman" w:cs="Times New Roman"/>
          <w:sz w:val="22"/>
          <w:szCs w:val="22"/>
        </w:rPr>
        <w:t xml:space="preserve">6th BERT transformer layer output of the previous iteration 1 and 9th </w:t>
      </w:r>
      <w:r w:rsidR="00E203C9" w:rsidRPr="003011B4">
        <w:rPr>
          <w:rFonts w:ascii="Times New Roman" w:hAnsi="Times New Roman" w:cs="Times New Roman"/>
          <w:sz w:val="22"/>
          <w:szCs w:val="22"/>
        </w:rPr>
        <w:t xml:space="preserve">BERT transformer layer output of the previous iteration 2 respectively are utilised for clustering. </w:t>
      </w:r>
      <w:r w:rsidR="00C94DF2" w:rsidRPr="003011B4">
        <w:rPr>
          <w:rFonts w:ascii="Times New Roman" w:hAnsi="Times New Roman" w:cs="Times New Roman"/>
          <w:sz w:val="22"/>
          <w:szCs w:val="22"/>
        </w:rPr>
        <w:t>This ensures</w:t>
      </w:r>
      <w:r w:rsidR="00E203C9" w:rsidRPr="003011B4">
        <w:rPr>
          <w:rFonts w:ascii="Times New Roman" w:hAnsi="Times New Roman" w:cs="Times New Roman"/>
          <w:sz w:val="22"/>
          <w:szCs w:val="22"/>
        </w:rPr>
        <w:t xml:space="preserve"> better target quality. </w:t>
      </w:r>
    </w:p>
    <w:p w14:paraId="7F0334EB" w14:textId="1D30C065" w:rsidR="00E203C9" w:rsidRPr="003011B4" w:rsidRDefault="00B60E5B" w:rsidP="0083613E">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3.4</w:t>
      </w:r>
      <w:r w:rsidR="00AF7F66" w:rsidRPr="003011B4">
        <w:rPr>
          <w:rFonts w:ascii="Times New Roman" w:hAnsi="Times New Roman" w:cs="Times New Roman"/>
          <w:b/>
          <w:bCs/>
          <w:color w:val="auto"/>
          <w:sz w:val="22"/>
          <w:szCs w:val="22"/>
        </w:rPr>
        <w:t>.</w:t>
      </w:r>
      <w:r w:rsidRPr="003011B4">
        <w:rPr>
          <w:rFonts w:ascii="Times New Roman" w:hAnsi="Times New Roman" w:cs="Times New Roman"/>
          <w:b/>
          <w:bCs/>
          <w:color w:val="auto"/>
          <w:sz w:val="22"/>
          <w:szCs w:val="22"/>
        </w:rPr>
        <w:t>5</w:t>
      </w:r>
      <w:r w:rsidR="00AF7F66" w:rsidRPr="003011B4">
        <w:rPr>
          <w:rFonts w:ascii="Times New Roman" w:hAnsi="Times New Roman" w:cs="Times New Roman"/>
          <w:b/>
          <w:bCs/>
          <w:color w:val="auto"/>
          <w:sz w:val="22"/>
          <w:szCs w:val="22"/>
        </w:rPr>
        <w:t xml:space="preserve"> </w:t>
      </w:r>
      <w:r w:rsidR="00E203C9" w:rsidRPr="003011B4">
        <w:rPr>
          <w:rFonts w:ascii="Times New Roman" w:hAnsi="Times New Roman" w:cs="Times New Roman"/>
          <w:b/>
          <w:bCs/>
          <w:color w:val="auto"/>
          <w:sz w:val="22"/>
          <w:szCs w:val="22"/>
        </w:rPr>
        <w:t>Code Embedding Layer</w:t>
      </w:r>
    </w:p>
    <w:p w14:paraId="4D91AD69" w14:textId="37B5A37B" w:rsidR="00201A77" w:rsidRPr="003011B4" w:rsidRDefault="00E203C9"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This serves to embed the hidden units</w:t>
      </w:r>
      <w:r w:rsidR="00216F9D" w:rsidRPr="003011B4">
        <w:rPr>
          <w:rFonts w:ascii="Times New Roman" w:hAnsi="Times New Roman" w:cs="Times New Roman"/>
          <w:sz w:val="22"/>
          <w:szCs w:val="22"/>
        </w:rPr>
        <w:t>’</w:t>
      </w:r>
      <w:r w:rsidRPr="003011B4">
        <w:rPr>
          <w:rFonts w:ascii="Times New Roman" w:hAnsi="Times New Roman" w:cs="Times New Roman"/>
          <w:sz w:val="22"/>
          <w:szCs w:val="22"/>
        </w:rPr>
        <w:t xml:space="preserve"> vector into the hidden units embedding where the output of the embedding layer are 256, 768, and 1024 for HuBERT </w:t>
      </w:r>
      <w:r w:rsidR="005D5402" w:rsidRPr="003011B4">
        <w:rPr>
          <w:rFonts w:ascii="Times New Roman" w:hAnsi="Times New Roman" w:cs="Times New Roman"/>
          <w:sz w:val="22"/>
          <w:szCs w:val="22"/>
        </w:rPr>
        <w:t>Base</w:t>
      </w:r>
      <w:r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Pr="003011B4">
        <w:rPr>
          <w:rFonts w:ascii="Times New Roman" w:hAnsi="Times New Roman" w:cs="Times New Roman"/>
          <w:sz w:val="22"/>
          <w:szCs w:val="22"/>
        </w:rPr>
        <w:t xml:space="preserve">arge, and X-large respectively. </w:t>
      </w:r>
      <w:r w:rsidR="00201A77" w:rsidRPr="003011B4">
        <w:rPr>
          <w:rFonts w:ascii="Times New Roman" w:hAnsi="Times New Roman" w:cs="Times New Roman"/>
          <w:sz w:val="22"/>
          <w:szCs w:val="22"/>
        </w:rPr>
        <w:t xml:space="preserve">The hidden unit embedding is utilised to make </w:t>
      </w:r>
      <w:r w:rsidR="0066665F" w:rsidRPr="003011B4">
        <w:rPr>
          <w:rFonts w:ascii="Times New Roman" w:hAnsi="Times New Roman" w:cs="Times New Roman"/>
          <w:sz w:val="22"/>
          <w:szCs w:val="22"/>
        </w:rPr>
        <w:t>predictions</w:t>
      </w:r>
      <w:r w:rsidR="00201A77" w:rsidRPr="003011B4">
        <w:rPr>
          <w:rFonts w:ascii="Times New Roman" w:hAnsi="Times New Roman" w:cs="Times New Roman"/>
          <w:sz w:val="22"/>
          <w:szCs w:val="22"/>
        </w:rPr>
        <w:t xml:space="preserve"> of the </w:t>
      </w:r>
      <w:r w:rsidR="00EE02C2" w:rsidRPr="003011B4">
        <w:rPr>
          <w:rFonts w:ascii="Times New Roman" w:hAnsi="Times New Roman" w:cs="Times New Roman"/>
          <w:sz w:val="22"/>
          <w:szCs w:val="22"/>
        </w:rPr>
        <w:t xml:space="preserve">same size </w:t>
      </w:r>
      <w:r w:rsidR="00201A77" w:rsidRPr="003011B4">
        <w:rPr>
          <w:rFonts w:ascii="Times New Roman" w:hAnsi="Times New Roman" w:cs="Times New Roman"/>
          <w:sz w:val="22"/>
          <w:szCs w:val="22"/>
        </w:rPr>
        <w:t>hidden unit obtained from the output of the BERT transformer encoder during the prediction steps.</w:t>
      </w:r>
    </w:p>
    <w:p w14:paraId="7684AA45" w14:textId="270F78C8" w:rsidR="00241CCE" w:rsidRPr="003011B4" w:rsidRDefault="00B312C1"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324092" w:rsidRPr="003011B4">
        <w:rPr>
          <w:rFonts w:ascii="Times New Roman" w:hAnsi="Times New Roman" w:cs="Times New Roman"/>
          <w:b/>
          <w:color w:val="auto"/>
          <w:sz w:val="22"/>
          <w:szCs w:val="22"/>
        </w:rPr>
        <w:t xml:space="preserve"> Training Process of HuBERT</w:t>
      </w:r>
    </w:p>
    <w:p w14:paraId="2FF7F1FE" w14:textId="2CC76122" w:rsidR="00324092" w:rsidRPr="003011B4" w:rsidRDefault="00324092"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training process utilised for HuBERT </w:t>
      </w:r>
      <w:r w:rsidR="00216F9D"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involves the clustering steps to obtain the pseudo-target or label, and the prediction steps where the pseudo-targets are utilised to predict the masked positions on the hidden units from the output of the BERT transformer.</w:t>
      </w:r>
    </w:p>
    <w:p w14:paraId="50FD29C4" w14:textId="6D6568ED" w:rsidR="00241CC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324092" w:rsidRPr="003011B4">
        <w:rPr>
          <w:rFonts w:ascii="Times New Roman" w:hAnsi="Times New Roman" w:cs="Times New Roman"/>
          <w:b/>
          <w:color w:val="auto"/>
          <w:sz w:val="22"/>
          <w:szCs w:val="22"/>
        </w:rPr>
        <w:t>.1</w:t>
      </w:r>
      <w:r w:rsidR="00DA6E58" w:rsidRPr="003011B4">
        <w:rPr>
          <w:rFonts w:ascii="Times New Roman" w:hAnsi="Times New Roman" w:cs="Times New Roman"/>
          <w:b/>
          <w:color w:val="auto"/>
          <w:sz w:val="22"/>
          <w:szCs w:val="22"/>
        </w:rPr>
        <w:t xml:space="preserve"> </w:t>
      </w:r>
      <w:r w:rsidR="00241CCE" w:rsidRPr="003011B4">
        <w:rPr>
          <w:rFonts w:ascii="Times New Roman" w:hAnsi="Times New Roman" w:cs="Times New Roman"/>
          <w:b/>
          <w:color w:val="auto"/>
          <w:sz w:val="22"/>
          <w:szCs w:val="22"/>
        </w:rPr>
        <w:t>C</w:t>
      </w:r>
      <w:r w:rsidR="00652CC2" w:rsidRPr="003011B4">
        <w:rPr>
          <w:rFonts w:ascii="Times New Roman" w:hAnsi="Times New Roman" w:cs="Times New Roman"/>
          <w:b/>
          <w:color w:val="auto"/>
          <w:sz w:val="22"/>
          <w:szCs w:val="22"/>
        </w:rPr>
        <w:t>lustering</w:t>
      </w:r>
      <w:r w:rsidR="00241CCE" w:rsidRPr="003011B4">
        <w:rPr>
          <w:rFonts w:ascii="Times New Roman" w:hAnsi="Times New Roman" w:cs="Times New Roman"/>
          <w:b/>
          <w:color w:val="auto"/>
          <w:sz w:val="22"/>
          <w:szCs w:val="22"/>
        </w:rPr>
        <w:t xml:space="preserve"> </w:t>
      </w:r>
      <w:r w:rsidR="00ED6495" w:rsidRPr="003011B4">
        <w:rPr>
          <w:rFonts w:ascii="Times New Roman" w:hAnsi="Times New Roman" w:cs="Times New Roman"/>
          <w:b/>
          <w:color w:val="auto"/>
          <w:sz w:val="22"/>
          <w:szCs w:val="22"/>
        </w:rPr>
        <w:t>Steps and</w:t>
      </w:r>
      <w:r w:rsidR="00640227" w:rsidRPr="003011B4">
        <w:rPr>
          <w:rFonts w:ascii="Times New Roman" w:hAnsi="Times New Roman" w:cs="Times New Roman"/>
          <w:b/>
          <w:color w:val="auto"/>
          <w:sz w:val="22"/>
          <w:szCs w:val="22"/>
        </w:rPr>
        <w:t xml:space="preserve"> </w:t>
      </w:r>
      <w:r w:rsidR="00E44BD2" w:rsidRPr="003011B4">
        <w:rPr>
          <w:rFonts w:ascii="Times New Roman" w:hAnsi="Times New Roman" w:cs="Times New Roman"/>
          <w:b/>
          <w:color w:val="auto"/>
          <w:sz w:val="22"/>
          <w:szCs w:val="22"/>
        </w:rPr>
        <w:t>Discovering of Hidden Units</w:t>
      </w:r>
    </w:p>
    <w:p w14:paraId="3E82718A" w14:textId="10191E7D" w:rsidR="00DA6E58" w:rsidRPr="003011B4" w:rsidRDefault="003E417F"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sz w:val="22"/>
          <w:szCs w:val="22"/>
        </w:rPr>
        <w:t xml:space="preserve">The training of HuBERT </w:t>
      </w:r>
      <w:r w:rsidR="00640227" w:rsidRPr="003011B4">
        <w:rPr>
          <w:rFonts w:ascii="Times New Roman" w:hAnsi="Times New Roman" w:cs="Times New Roman"/>
          <w:sz w:val="22"/>
          <w:szCs w:val="22"/>
        </w:rPr>
        <w:t xml:space="preserve">model </w:t>
      </w:r>
      <w:r w:rsidRPr="003011B4">
        <w:rPr>
          <w:rFonts w:ascii="Times New Roman" w:hAnsi="Times New Roman" w:cs="Times New Roman"/>
          <w:sz w:val="22"/>
          <w:szCs w:val="22"/>
        </w:rPr>
        <w:t xml:space="preserve">involves inputting the audio waveform to both the MFFC feature extraction stage and convolutional network layer. The most important part of the training is the clustering of </w:t>
      </w:r>
      <w:r w:rsidR="00AF631C" w:rsidRPr="003011B4">
        <w:rPr>
          <w:rFonts w:ascii="Times New Roman" w:hAnsi="Times New Roman" w:cs="Times New Roman"/>
          <w:sz w:val="22"/>
          <w:szCs w:val="22"/>
          <w:shd w:val="clear" w:color="auto" w:fill="FFFFFF"/>
        </w:rPr>
        <w:t>Mel-Frequency Cepstral Coefficients (</w:t>
      </w:r>
      <w:r w:rsidRPr="003011B4">
        <w:rPr>
          <w:rFonts w:ascii="Times New Roman" w:hAnsi="Times New Roman" w:cs="Times New Roman"/>
          <w:sz w:val="22"/>
          <w:szCs w:val="22"/>
        </w:rPr>
        <w:t>MFCC</w:t>
      </w:r>
      <w:r w:rsidR="00AF631C" w:rsidRPr="003011B4">
        <w:rPr>
          <w:rFonts w:ascii="Times New Roman" w:hAnsi="Times New Roman" w:cs="Times New Roman"/>
          <w:sz w:val="22"/>
          <w:szCs w:val="22"/>
        </w:rPr>
        <w:t>)</w:t>
      </w:r>
      <w:r w:rsidRPr="003011B4">
        <w:rPr>
          <w:rFonts w:ascii="Times New Roman" w:hAnsi="Times New Roman" w:cs="Times New Roman"/>
          <w:sz w:val="22"/>
          <w:szCs w:val="22"/>
        </w:rPr>
        <w:t xml:space="preserve"> feature vectors (iteration 1) as well as the clustering of the 6th and 9th BERT transformer output intermediate layer of iterations 1 and 2 respectively.</w:t>
      </w:r>
      <w:r w:rsidR="00652CC2" w:rsidRPr="003011B4">
        <w:rPr>
          <w:rFonts w:ascii="Times New Roman" w:hAnsi="Times New Roman" w:cs="Times New Roman"/>
          <w:sz w:val="22"/>
          <w:szCs w:val="22"/>
        </w:rPr>
        <w:t xml:space="preserve"> During pretraining, </w:t>
      </w:r>
      <w:r w:rsidR="00652CC2" w:rsidRPr="003011B4">
        <w:rPr>
          <w:rFonts w:ascii="Times New Roman" w:hAnsi="Times New Roman" w:cs="Times New Roman"/>
          <w:sz w:val="22"/>
          <w:szCs w:val="22"/>
        </w:rPr>
        <w:lastRenderedPageBreak/>
        <w:t xml:space="preserve">the hidden unit </w:t>
      </w:r>
      <w:r w:rsidR="00F846E7" w:rsidRPr="003011B4">
        <w:rPr>
          <w:rFonts w:ascii="Times New Roman" w:hAnsi="Times New Roman" w:cs="Times New Roman"/>
          <w:sz w:val="22"/>
          <w:szCs w:val="22"/>
        </w:rPr>
        <w:t xml:space="preserve">representations </w:t>
      </w:r>
      <w:r w:rsidR="00652CC2" w:rsidRPr="003011B4">
        <w:rPr>
          <w:rFonts w:ascii="Times New Roman" w:hAnsi="Times New Roman" w:cs="Times New Roman"/>
          <w:sz w:val="22"/>
          <w:szCs w:val="22"/>
        </w:rPr>
        <w:t>in the audio speech waveform are learned</w:t>
      </w:r>
      <w:r w:rsidR="00F846E7" w:rsidRPr="003011B4">
        <w:rPr>
          <w:rFonts w:ascii="Times New Roman" w:hAnsi="Times New Roman" w:cs="Times New Roman"/>
          <w:sz w:val="22"/>
          <w:szCs w:val="22"/>
        </w:rPr>
        <w:t xml:space="preserve"> where it is carried out for HuBERT </w:t>
      </w:r>
      <w:r w:rsidR="005D5402" w:rsidRPr="003011B4">
        <w:rPr>
          <w:rFonts w:ascii="Times New Roman" w:hAnsi="Times New Roman" w:cs="Times New Roman"/>
          <w:sz w:val="22"/>
          <w:szCs w:val="22"/>
        </w:rPr>
        <w:t>Base</w:t>
      </w:r>
      <w:r w:rsidR="00F846E7" w:rsidRPr="003011B4">
        <w:rPr>
          <w:rFonts w:ascii="Times New Roman" w:hAnsi="Times New Roman" w:cs="Times New Roman"/>
          <w:sz w:val="22"/>
          <w:szCs w:val="22"/>
        </w:rPr>
        <w:t xml:space="preserve"> in 2 iterations and for HuBERT large and </w:t>
      </w:r>
      <w:r w:rsidR="0043518C" w:rsidRPr="003011B4">
        <w:rPr>
          <w:rFonts w:ascii="Times New Roman" w:hAnsi="Times New Roman" w:cs="Times New Roman"/>
          <w:sz w:val="22"/>
          <w:szCs w:val="22"/>
        </w:rPr>
        <w:t>X-large, it is carried out for 1</w:t>
      </w:r>
      <w:r w:rsidR="00F846E7" w:rsidRPr="003011B4">
        <w:rPr>
          <w:rFonts w:ascii="Times New Roman" w:hAnsi="Times New Roman" w:cs="Times New Roman"/>
          <w:sz w:val="22"/>
          <w:szCs w:val="22"/>
        </w:rPr>
        <w:t xml:space="preserve"> iteration</w:t>
      </w:r>
      <w:r w:rsidR="0043518C" w:rsidRPr="003011B4">
        <w:rPr>
          <w:rFonts w:ascii="Times New Roman" w:hAnsi="Times New Roman" w:cs="Times New Roman"/>
          <w:sz w:val="22"/>
          <w:szCs w:val="22"/>
        </w:rPr>
        <w:t xml:space="preserve"> (plus</w:t>
      </w:r>
      <w:r w:rsidR="00F846E7" w:rsidRPr="003011B4">
        <w:rPr>
          <w:rFonts w:ascii="Times New Roman" w:hAnsi="Times New Roman" w:cs="Times New Roman"/>
          <w:sz w:val="22"/>
          <w:szCs w:val="22"/>
        </w:rPr>
        <w:t xml:space="preserve"> the previous 2 iterations for HuBERT </w:t>
      </w:r>
      <w:r w:rsidR="005D5402" w:rsidRPr="003011B4">
        <w:rPr>
          <w:rFonts w:ascii="Times New Roman" w:hAnsi="Times New Roman" w:cs="Times New Roman"/>
          <w:sz w:val="22"/>
          <w:szCs w:val="22"/>
        </w:rPr>
        <w:t>Base</w:t>
      </w:r>
      <w:r w:rsidR="00F846E7" w:rsidRPr="003011B4">
        <w:rPr>
          <w:rFonts w:ascii="Times New Roman" w:hAnsi="Times New Roman" w:cs="Times New Roman"/>
          <w:sz w:val="22"/>
          <w:szCs w:val="22"/>
        </w:rPr>
        <w:t>)</w:t>
      </w:r>
      <w:r w:rsidR="001B78C8" w:rsidRPr="003011B4">
        <w:rPr>
          <w:rFonts w:ascii="Times New Roman" w:hAnsi="Times New Roman" w:cs="Times New Roman"/>
          <w:sz w:val="22"/>
          <w:szCs w:val="22"/>
        </w:rPr>
        <w:t>.</w:t>
      </w:r>
    </w:p>
    <w:p w14:paraId="24593A45" w14:textId="53E07A93"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4.1.1 </w:t>
      </w:r>
      <w:r w:rsidR="00660E8E" w:rsidRPr="003011B4">
        <w:rPr>
          <w:rFonts w:ascii="Times New Roman" w:hAnsi="Times New Roman" w:cs="Times New Roman"/>
          <w:b/>
          <w:color w:val="auto"/>
          <w:sz w:val="22"/>
          <w:szCs w:val="22"/>
        </w:rPr>
        <w:t xml:space="preserve">Iteration 1 Clustering </w:t>
      </w:r>
    </w:p>
    <w:p w14:paraId="2B8072C2" w14:textId="77777777" w:rsidR="001B78C8" w:rsidRPr="003011B4" w:rsidRDefault="001B78C8"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During the first iteration, the following steps take place:</w:t>
      </w:r>
    </w:p>
    <w:p w14:paraId="7619A48A" w14:textId="4C42061E" w:rsidR="001B78C8" w:rsidRPr="003011B4" w:rsidRDefault="001B78C8"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39 MFCC features for each frame are extracted from the raw audio waveform. </w:t>
      </w:r>
      <w:r w:rsidR="0066665F" w:rsidRPr="003011B4">
        <w:rPr>
          <w:rFonts w:ascii="Times New Roman" w:hAnsi="Times New Roman" w:cs="Times New Roman"/>
          <w:sz w:val="22"/>
          <w:szCs w:val="22"/>
        </w:rPr>
        <w:t>K-</w:t>
      </w:r>
      <w:r w:rsidRPr="003011B4">
        <w:rPr>
          <w:rFonts w:ascii="Times New Roman" w:hAnsi="Times New Roman" w:cs="Times New Roman"/>
          <w:sz w:val="22"/>
          <w:szCs w:val="22"/>
        </w:rPr>
        <w:t xml:space="preserve">means clustering with a value of 100 </w:t>
      </w:r>
      <w:r w:rsidR="009C00EB" w:rsidRPr="003011B4">
        <w:rPr>
          <w:rFonts w:ascii="Times New Roman" w:hAnsi="Times New Roman" w:cs="Times New Roman"/>
          <w:sz w:val="22"/>
          <w:szCs w:val="22"/>
        </w:rPr>
        <w:t xml:space="preserve">is utilised for clustering </w:t>
      </w:r>
      <w:r w:rsidRPr="003011B4">
        <w:rPr>
          <w:rFonts w:ascii="Times New Roman" w:hAnsi="Times New Roman" w:cs="Times New Roman"/>
          <w:sz w:val="22"/>
          <w:szCs w:val="22"/>
        </w:rPr>
        <w:t xml:space="preserve">and each frame is assigned to one of the k clusters. Each k cluster becomes the hidden unit representation of speech waveform. The hidden unit is then mapped to an embedding vector to obtain </w:t>
      </w:r>
      <w:r w:rsidR="009C00EB" w:rsidRPr="003011B4">
        <w:rPr>
          <w:rFonts w:ascii="Times New Roman" w:hAnsi="Times New Roman" w:cs="Times New Roman"/>
          <w:sz w:val="22"/>
          <w:szCs w:val="22"/>
        </w:rPr>
        <w:t xml:space="preserve">the hidden unit embedding vector of size 256, 768, and 1024 for HuBERT </w:t>
      </w:r>
      <w:r w:rsidR="005D5402" w:rsidRPr="003011B4">
        <w:rPr>
          <w:rFonts w:ascii="Times New Roman" w:hAnsi="Times New Roman" w:cs="Times New Roman"/>
          <w:sz w:val="22"/>
          <w:szCs w:val="22"/>
        </w:rPr>
        <w:t>Base</w:t>
      </w:r>
      <w:r w:rsidR="009C00EB"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9C00EB" w:rsidRPr="003011B4">
        <w:rPr>
          <w:rFonts w:ascii="Times New Roman" w:hAnsi="Times New Roman" w:cs="Times New Roman"/>
          <w:sz w:val="22"/>
          <w:szCs w:val="22"/>
        </w:rPr>
        <w:t>arge, and X-large respectively.</w:t>
      </w:r>
    </w:p>
    <w:p w14:paraId="16D5CA77" w14:textId="19260418" w:rsidR="00307BFB" w:rsidRPr="003011B4" w:rsidRDefault="009C00EB"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same raw audio waveform is passed to a convolutional encoder where the latent vector representation of speech is obtained with dimension of 512. </w:t>
      </w:r>
      <w:r w:rsidR="00307BFB" w:rsidRPr="003011B4">
        <w:rPr>
          <w:rFonts w:ascii="Times New Roman" w:hAnsi="Times New Roman" w:cs="Times New Roman"/>
          <w:sz w:val="22"/>
          <w:szCs w:val="22"/>
        </w:rPr>
        <w:t xml:space="preserve">Some of the elements of the vector are masked. </w:t>
      </w:r>
      <w:r w:rsidRPr="003011B4">
        <w:rPr>
          <w:rFonts w:ascii="Times New Roman" w:hAnsi="Times New Roman" w:cs="Times New Roman"/>
          <w:sz w:val="22"/>
          <w:szCs w:val="22"/>
        </w:rPr>
        <w:t xml:space="preserve">The output of this convolutional encoder is increased from 512 to 768, 1024, and 1280 by the projection layer, with </w:t>
      </w:r>
      <w:r w:rsidR="00521659" w:rsidRPr="003011B4">
        <w:rPr>
          <w:rFonts w:ascii="Times New Roman" w:hAnsi="Times New Roman" w:cs="Times New Roman"/>
          <w:sz w:val="22"/>
          <w:szCs w:val="22"/>
        </w:rPr>
        <w:t xml:space="preserve">12, 24, and 48 layers for HuBERT </w:t>
      </w:r>
      <w:r w:rsidR="005D5402" w:rsidRPr="003011B4">
        <w:rPr>
          <w:rFonts w:ascii="Times New Roman" w:hAnsi="Times New Roman" w:cs="Times New Roman"/>
          <w:sz w:val="22"/>
          <w:szCs w:val="22"/>
        </w:rPr>
        <w:t>Base</w:t>
      </w:r>
      <w:r w:rsidR="00521659"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521659" w:rsidRPr="003011B4">
        <w:rPr>
          <w:rFonts w:ascii="Times New Roman" w:hAnsi="Times New Roman" w:cs="Times New Roman"/>
          <w:sz w:val="22"/>
          <w:szCs w:val="22"/>
        </w:rPr>
        <w:t>arge, and X-large respectively</w:t>
      </w:r>
      <w:r w:rsidRPr="003011B4">
        <w:rPr>
          <w:rFonts w:ascii="Times New Roman" w:hAnsi="Times New Roman" w:cs="Times New Roman"/>
          <w:sz w:val="22"/>
          <w:szCs w:val="22"/>
        </w:rPr>
        <w:t xml:space="preserve">. The new dimensional size is </w:t>
      </w:r>
      <w:r w:rsidR="00521659" w:rsidRPr="003011B4">
        <w:rPr>
          <w:rFonts w:ascii="Times New Roman" w:hAnsi="Times New Roman" w:cs="Times New Roman"/>
          <w:sz w:val="22"/>
          <w:szCs w:val="22"/>
        </w:rPr>
        <w:t>inputted</w:t>
      </w:r>
      <w:r w:rsidRPr="003011B4">
        <w:rPr>
          <w:rFonts w:ascii="Times New Roman" w:hAnsi="Times New Roman" w:cs="Times New Roman"/>
          <w:sz w:val="22"/>
          <w:szCs w:val="22"/>
        </w:rPr>
        <w:t xml:space="preserve"> </w:t>
      </w:r>
      <w:r w:rsidR="00521659" w:rsidRPr="003011B4">
        <w:rPr>
          <w:rFonts w:ascii="Times New Roman" w:hAnsi="Times New Roman" w:cs="Times New Roman"/>
          <w:sz w:val="22"/>
          <w:szCs w:val="22"/>
        </w:rPr>
        <w:t>in</w:t>
      </w:r>
      <w:r w:rsidRPr="003011B4">
        <w:rPr>
          <w:rFonts w:ascii="Times New Roman" w:hAnsi="Times New Roman" w:cs="Times New Roman"/>
          <w:sz w:val="22"/>
          <w:szCs w:val="22"/>
        </w:rPr>
        <w:t xml:space="preserve">to the BERT encoder where the latent vector </w:t>
      </w:r>
      <w:r w:rsidR="00521659" w:rsidRPr="003011B4">
        <w:rPr>
          <w:rFonts w:ascii="Times New Roman" w:hAnsi="Times New Roman" w:cs="Times New Roman"/>
          <w:sz w:val="22"/>
          <w:szCs w:val="22"/>
        </w:rPr>
        <w:t xml:space="preserve">is acted upon by </w:t>
      </w:r>
      <w:r w:rsidRPr="003011B4">
        <w:rPr>
          <w:rFonts w:ascii="Times New Roman" w:hAnsi="Times New Roman" w:cs="Times New Roman"/>
          <w:sz w:val="22"/>
          <w:szCs w:val="22"/>
        </w:rPr>
        <w:t xml:space="preserve">the multi-head attention with 8, </w:t>
      </w:r>
      <w:r w:rsidR="00521659" w:rsidRPr="003011B4">
        <w:rPr>
          <w:rFonts w:ascii="Times New Roman" w:hAnsi="Times New Roman" w:cs="Times New Roman"/>
          <w:sz w:val="22"/>
          <w:szCs w:val="22"/>
        </w:rPr>
        <w:t xml:space="preserve">16, and </w:t>
      </w:r>
      <w:r w:rsidRPr="003011B4">
        <w:rPr>
          <w:rFonts w:ascii="Times New Roman" w:hAnsi="Times New Roman" w:cs="Times New Roman"/>
          <w:sz w:val="22"/>
          <w:szCs w:val="22"/>
        </w:rPr>
        <w:t>8 head</w:t>
      </w:r>
      <w:r w:rsidR="00521659" w:rsidRPr="003011B4">
        <w:rPr>
          <w:rFonts w:ascii="Times New Roman" w:hAnsi="Times New Roman" w:cs="Times New Roman"/>
          <w:sz w:val="22"/>
          <w:szCs w:val="22"/>
        </w:rPr>
        <w:t>s</w:t>
      </w:r>
      <w:r w:rsidRPr="003011B4">
        <w:rPr>
          <w:rFonts w:ascii="Times New Roman" w:hAnsi="Times New Roman" w:cs="Times New Roman"/>
          <w:sz w:val="22"/>
          <w:szCs w:val="22"/>
        </w:rPr>
        <w:t xml:space="preserve"> for HuBERT </w:t>
      </w:r>
      <w:r w:rsidR="005D5402" w:rsidRPr="003011B4">
        <w:rPr>
          <w:rFonts w:ascii="Times New Roman" w:hAnsi="Times New Roman" w:cs="Times New Roman"/>
          <w:sz w:val="22"/>
          <w:szCs w:val="22"/>
        </w:rPr>
        <w:t>Base</w:t>
      </w:r>
      <w:r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Pr="003011B4">
        <w:rPr>
          <w:rFonts w:ascii="Times New Roman" w:hAnsi="Times New Roman" w:cs="Times New Roman"/>
          <w:sz w:val="22"/>
          <w:szCs w:val="22"/>
        </w:rPr>
        <w:t>arge, and X-large respectively</w:t>
      </w:r>
      <w:r w:rsidR="00521659" w:rsidRPr="003011B4">
        <w:rPr>
          <w:rFonts w:ascii="Times New Roman" w:hAnsi="Times New Roman" w:cs="Times New Roman"/>
          <w:sz w:val="22"/>
          <w:szCs w:val="22"/>
        </w:rPr>
        <w:t>.</w:t>
      </w:r>
      <w:r w:rsidR="00307BFB" w:rsidRPr="003011B4">
        <w:rPr>
          <w:rFonts w:ascii="Times New Roman" w:hAnsi="Times New Roman" w:cs="Times New Roman"/>
          <w:sz w:val="22"/>
          <w:szCs w:val="22"/>
        </w:rPr>
        <w:t xml:space="preserve"> The output of the multi-head attention is fed to a feed forward network where it is scaled by a factor of 4 to 3072, 4096, and 5120 for HuBERT </w:t>
      </w:r>
      <w:r w:rsidR="005D5402" w:rsidRPr="003011B4">
        <w:rPr>
          <w:rFonts w:ascii="Times New Roman" w:hAnsi="Times New Roman" w:cs="Times New Roman"/>
          <w:sz w:val="22"/>
          <w:szCs w:val="22"/>
        </w:rPr>
        <w:t>Base</w:t>
      </w:r>
      <w:r w:rsidR="00307BFB" w:rsidRPr="003011B4">
        <w:rPr>
          <w:rFonts w:ascii="Times New Roman" w:hAnsi="Times New Roman" w:cs="Times New Roman"/>
          <w:sz w:val="22"/>
          <w:szCs w:val="22"/>
        </w:rPr>
        <w:t xml:space="preserve">, </w:t>
      </w:r>
      <w:r w:rsidR="005D5402" w:rsidRPr="003011B4">
        <w:rPr>
          <w:rFonts w:ascii="Times New Roman" w:hAnsi="Times New Roman" w:cs="Times New Roman"/>
          <w:sz w:val="22"/>
          <w:szCs w:val="22"/>
        </w:rPr>
        <w:t>L</w:t>
      </w:r>
      <w:r w:rsidR="00307BFB" w:rsidRPr="003011B4">
        <w:rPr>
          <w:rFonts w:ascii="Times New Roman" w:hAnsi="Times New Roman" w:cs="Times New Roman"/>
          <w:sz w:val="22"/>
          <w:szCs w:val="22"/>
        </w:rPr>
        <w:t>arge, and X-large respectively. The result is the hidden unit vector masked vectors at some points within the vector</w:t>
      </w:r>
      <w:r w:rsidR="00817E1A" w:rsidRPr="003011B4">
        <w:rPr>
          <w:rFonts w:ascii="Times New Roman" w:hAnsi="Times New Roman" w:cs="Times New Roman"/>
          <w:sz w:val="22"/>
          <w:szCs w:val="22"/>
        </w:rPr>
        <w:t xml:space="preserve">, which is then </w:t>
      </w:r>
      <w:r w:rsidR="007B3C4A" w:rsidRPr="003011B4">
        <w:rPr>
          <w:rFonts w:ascii="Times New Roman" w:hAnsi="Times New Roman" w:cs="Times New Roman"/>
          <w:sz w:val="22"/>
          <w:szCs w:val="22"/>
        </w:rPr>
        <w:t>downscaled</w:t>
      </w:r>
      <w:r w:rsidR="00817E1A" w:rsidRPr="003011B4">
        <w:rPr>
          <w:rFonts w:ascii="Times New Roman" w:hAnsi="Times New Roman" w:cs="Times New Roman"/>
          <w:sz w:val="22"/>
          <w:szCs w:val="22"/>
        </w:rPr>
        <w:t xml:space="preserve"> to 256, 768, and 1024 to equal the clustering step output</w:t>
      </w:r>
      <w:r w:rsidR="00307BFB" w:rsidRPr="003011B4">
        <w:rPr>
          <w:rFonts w:ascii="Times New Roman" w:hAnsi="Times New Roman" w:cs="Times New Roman"/>
          <w:sz w:val="22"/>
          <w:szCs w:val="22"/>
        </w:rPr>
        <w:t>.</w:t>
      </w:r>
    </w:p>
    <w:p w14:paraId="4FEA1148" w14:textId="0E26B8EB" w:rsidR="00307BFB" w:rsidRPr="003011B4" w:rsidRDefault="00307BFB" w:rsidP="00B70206">
      <w:pPr>
        <w:pStyle w:val="ListParagraph"/>
        <w:numPr>
          <w:ilvl w:val="0"/>
          <w:numId w:val="1"/>
        </w:num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iteration 1 clustering steps </w:t>
      </w:r>
      <w:r w:rsidR="004A5C17" w:rsidRPr="003011B4">
        <w:rPr>
          <w:rFonts w:ascii="Times New Roman" w:hAnsi="Times New Roman" w:cs="Times New Roman"/>
          <w:sz w:val="22"/>
          <w:szCs w:val="22"/>
        </w:rPr>
        <w:t xml:space="preserve">for the generation of the hidden unit embeddings as well as the generation of hidden unit embeddings by the output of the BERT encoder is shown in </w:t>
      </w:r>
      <w:commentRangeStart w:id="89"/>
      <w:commentRangeStart w:id="90"/>
      <w:r w:rsidR="004A5C17" w:rsidRPr="003011B4">
        <w:rPr>
          <w:rFonts w:ascii="Times New Roman" w:hAnsi="Times New Roman" w:cs="Times New Roman"/>
          <w:sz w:val="22"/>
          <w:szCs w:val="22"/>
        </w:rPr>
        <w:t>Figure 2 and 3</w:t>
      </w:r>
      <w:r w:rsidR="00132E15" w:rsidRPr="003011B4">
        <w:rPr>
          <w:rFonts w:ascii="Times New Roman" w:hAnsi="Times New Roman" w:cs="Times New Roman"/>
          <w:sz w:val="22"/>
          <w:szCs w:val="22"/>
        </w:rPr>
        <w:t xml:space="preserve"> respectively</w:t>
      </w:r>
      <w:r w:rsidR="004A5C17" w:rsidRPr="003011B4">
        <w:rPr>
          <w:rFonts w:ascii="Times New Roman" w:hAnsi="Times New Roman" w:cs="Times New Roman"/>
          <w:sz w:val="22"/>
          <w:szCs w:val="22"/>
        </w:rPr>
        <w:t xml:space="preserve">. </w:t>
      </w:r>
      <w:commentRangeEnd w:id="89"/>
      <w:r w:rsidR="00323FA5" w:rsidRPr="003011B4">
        <w:rPr>
          <w:rStyle w:val="CommentReference"/>
          <w:rFonts w:ascii="Times New Roman" w:hAnsi="Times New Roman" w:cs="Times New Roman"/>
          <w:sz w:val="22"/>
          <w:szCs w:val="22"/>
        </w:rPr>
        <w:commentReference w:id="89"/>
      </w:r>
      <w:commentRangeEnd w:id="90"/>
      <w:r w:rsidR="004D7DCE" w:rsidRPr="003011B4">
        <w:rPr>
          <w:rStyle w:val="CommentReference"/>
          <w:rFonts w:ascii="Times New Roman" w:hAnsi="Times New Roman" w:cs="Times New Roman"/>
          <w:sz w:val="22"/>
          <w:szCs w:val="22"/>
        </w:rPr>
        <w:commentReference w:id="90"/>
      </w:r>
    </w:p>
    <w:p w14:paraId="2BFDF034" w14:textId="4E61D16B" w:rsidR="004436DA" w:rsidRPr="003011B4" w:rsidRDefault="00050B97" w:rsidP="000D6B37">
      <w:pPr>
        <w:spacing w:line="240" w:lineRule="auto"/>
        <w:jc w:val="center"/>
        <w:rPr>
          <w:rFonts w:ascii="Times New Roman" w:hAnsi="Times New Roman" w:cs="Times New Roman"/>
          <w:sz w:val="22"/>
          <w:szCs w:val="22"/>
        </w:rPr>
      </w:pPr>
      <w:r w:rsidRPr="003011B4">
        <w:rPr>
          <w:rFonts w:ascii="Times New Roman" w:hAnsi="Times New Roman" w:cs="Times New Roman"/>
          <w:noProof/>
          <w:sz w:val="22"/>
          <w:szCs w:val="22"/>
        </w:rPr>
        <w:drawing>
          <wp:inline distT="0" distB="0" distL="0" distR="0" wp14:anchorId="19ABC5BF" wp14:editId="46BB4F3D">
            <wp:extent cx="5943600" cy="3256915"/>
            <wp:effectExtent l="0" t="0" r="0" b="635"/>
            <wp:docPr id="12933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33995" name=""/>
                    <pic:cNvPicPr/>
                  </pic:nvPicPr>
                  <pic:blipFill>
                    <a:blip r:embed="rId11"/>
                    <a:stretch>
                      <a:fillRect/>
                    </a:stretch>
                  </pic:blipFill>
                  <pic:spPr>
                    <a:xfrm>
                      <a:off x="0" y="0"/>
                      <a:ext cx="5943600" cy="3256915"/>
                    </a:xfrm>
                    <a:prstGeom prst="rect">
                      <a:avLst/>
                    </a:prstGeom>
                  </pic:spPr>
                </pic:pic>
              </a:graphicData>
            </a:graphic>
          </wp:inline>
        </w:drawing>
      </w:r>
    </w:p>
    <w:p w14:paraId="7BA8E192" w14:textId="64F941FD" w:rsidR="00050B97" w:rsidRPr="003011B4" w:rsidRDefault="00050B97"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t>Figure 2:</w:t>
      </w:r>
      <w:r w:rsidRPr="003011B4">
        <w:rPr>
          <w:rFonts w:ascii="Times New Roman" w:hAnsi="Times New Roman" w:cs="Times New Roman"/>
          <w:sz w:val="22"/>
          <w:szCs w:val="22"/>
        </w:rPr>
        <w:t xml:space="preserve"> Iteration 1 Clusteri</w:t>
      </w:r>
      <w:r w:rsidR="009E3DDB" w:rsidRPr="003011B4">
        <w:rPr>
          <w:rFonts w:ascii="Times New Roman" w:hAnsi="Times New Roman" w:cs="Times New Roman"/>
          <w:sz w:val="22"/>
          <w:szCs w:val="22"/>
        </w:rPr>
        <w:t>ng</w:t>
      </w:r>
      <w:r w:rsidR="006B693A" w:rsidRPr="003011B4">
        <w:rPr>
          <w:rFonts w:ascii="Times New Roman" w:hAnsi="Times New Roman" w:cs="Times New Roman"/>
          <w:sz w:val="22"/>
          <w:szCs w:val="22"/>
        </w:rPr>
        <w:t xml:space="preserve"> for Hidden Unit Generation</w:t>
      </w:r>
      <w:r w:rsidR="004D7DCE">
        <w:rPr>
          <w:rFonts w:ascii="Times New Roman" w:hAnsi="Times New Roman" w:cs="Times New Roman"/>
          <w:sz w:val="22"/>
          <w:szCs w:val="22"/>
        </w:rPr>
        <w:t xml:space="preserve"> [37]</w:t>
      </w:r>
    </w:p>
    <w:p w14:paraId="3D35E26F" w14:textId="588DEEB3" w:rsidR="006B693A" w:rsidRPr="003011B4" w:rsidRDefault="006B693A">
      <w:pPr>
        <w:spacing w:line="240" w:lineRule="auto"/>
        <w:jc w:val="center"/>
        <w:rPr>
          <w:rFonts w:ascii="Times New Roman" w:hAnsi="Times New Roman" w:cs="Times New Roman"/>
          <w:sz w:val="22"/>
          <w:szCs w:val="22"/>
        </w:rPr>
        <w:pPrChange w:id="91" w:author="SOBOLA GABRIEL" w:date="2026-06-14T19:14:00Z" w16du:dateUtc="2026-06-15T02:14:00Z">
          <w:pPr>
            <w:spacing w:line="240" w:lineRule="auto"/>
            <w:jc w:val="both"/>
          </w:pPr>
        </w:pPrChange>
      </w:pPr>
      <w:r w:rsidRPr="003011B4">
        <w:rPr>
          <w:rFonts w:ascii="Times New Roman" w:hAnsi="Times New Roman" w:cs="Times New Roman"/>
          <w:noProof/>
          <w:sz w:val="22"/>
          <w:szCs w:val="22"/>
        </w:rPr>
        <w:lastRenderedPageBreak/>
        <w:drawing>
          <wp:inline distT="0" distB="0" distL="0" distR="0" wp14:anchorId="580B1DEC" wp14:editId="225FB7BD">
            <wp:extent cx="5943600" cy="4542155"/>
            <wp:effectExtent l="0" t="0" r="0" b="0"/>
            <wp:docPr id="210597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74870" name=""/>
                    <pic:cNvPicPr/>
                  </pic:nvPicPr>
                  <pic:blipFill>
                    <a:blip r:embed="rId12"/>
                    <a:stretch>
                      <a:fillRect/>
                    </a:stretch>
                  </pic:blipFill>
                  <pic:spPr>
                    <a:xfrm>
                      <a:off x="0" y="0"/>
                      <a:ext cx="5943600" cy="4542155"/>
                    </a:xfrm>
                    <a:prstGeom prst="rect">
                      <a:avLst/>
                    </a:prstGeom>
                  </pic:spPr>
                </pic:pic>
              </a:graphicData>
            </a:graphic>
          </wp:inline>
        </w:drawing>
      </w:r>
    </w:p>
    <w:p w14:paraId="225A4349" w14:textId="76E91F36" w:rsidR="004436DA" w:rsidRPr="003011B4" w:rsidRDefault="006B693A" w:rsidP="000D6B37">
      <w:pPr>
        <w:spacing w:line="240" w:lineRule="auto"/>
        <w:jc w:val="center"/>
        <w:rPr>
          <w:rFonts w:ascii="Times New Roman" w:hAnsi="Times New Roman" w:cs="Times New Roman"/>
          <w:sz w:val="22"/>
          <w:szCs w:val="22"/>
        </w:rPr>
      </w:pPr>
      <w:r w:rsidRPr="003011B4">
        <w:rPr>
          <w:rFonts w:ascii="Times New Roman" w:hAnsi="Times New Roman" w:cs="Times New Roman"/>
          <w:b/>
          <w:bCs/>
          <w:sz w:val="22"/>
          <w:szCs w:val="22"/>
        </w:rPr>
        <w:t>Figure 3:</w:t>
      </w:r>
      <w:r w:rsidRPr="003011B4">
        <w:rPr>
          <w:rFonts w:ascii="Times New Roman" w:hAnsi="Times New Roman" w:cs="Times New Roman"/>
          <w:sz w:val="22"/>
          <w:szCs w:val="22"/>
        </w:rPr>
        <w:t xml:space="preserve"> Hidden Unit Generation at the BERT Encoder Output for Iteration 1</w:t>
      </w:r>
      <w:r w:rsidR="005D4CAB">
        <w:rPr>
          <w:rFonts w:ascii="Times New Roman" w:hAnsi="Times New Roman" w:cs="Times New Roman"/>
          <w:sz w:val="22"/>
          <w:szCs w:val="22"/>
        </w:rPr>
        <w:t xml:space="preserve"> [37]</w:t>
      </w:r>
    </w:p>
    <w:p w14:paraId="5DEA8727" w14:textId="405F98D9"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 xml:space="preserve">4.1.2 </w:t>
      </w:r>
      <w:r w:rsidR="00660E8E" w:rsidRPr="003011B4">
        <w:rPr>
          <w:rFonts w:ascii="Times New Roman" w:hAnsi="Times New Roman" w:cs="Times New Roman"/>
          <w:b/>
          <w:color w:val="auto"/>
          <w:sz w:val="22"/>
          <w:szCs w:val="22"/>
        </w:rPr>
        <w:t>Iteration 2 Clustering</w:t>
      </w:r>
    </w:p>
    <w:p w14:paraId="01282C0A" w14:textId="296402A7" w:rsidR="00477E2E" w:rsidRPr="003011B4" w:rsidRDefault="00477E2E" w:rsidP="00B70206">
      <w:pPr>
        <w:spacing w:line="240" w:lineRule="auto"/>
        <w:jc w:val="both"/>
        <w:rPr>
          <w:rFonts w:ascii="Times New Roman" w:hAnsi="Times New Roman" w:cs="Times New Roman"/>
          <w:noProof/>
          <w:sz w:val="22"/>
          <w:szCs w:val="22"/>
        </w:rPr>
      </w:pPr>
      <w:r w:rsidRPr="003011B4">
        <w:rPr>
          <w:rFonts w:ascii="Times New Roman" w:hAnsi="Times New Roman" w:cs="Times New Roman"/>
          <w:noProof/>
          <w:sz w:val="22"/>
          <w:szCs w:val="22"/>
        </w:rPr>
        <w:t>As indicated in Figure 4, the clustering approach in iteration 2 is to utilise the output of the BERT transformer of the previous iteration 1. In fact</w:t>
      </w:r>
      <w:r w:rsidR="00323FA5" w:rsidRPr="003011B4">
        <w:rPr>
          <w:rFonts w:ascii="Times New Roman" w:hAnsi="Times New Roman" w:cs="Times New Roman"/>
          <w:noProof/>
          <w:sz w:val="22"/>
          <w:szCs w:val="22"/>
        </w:rPr>
        <w:t>,</w:t>
      </w:r>
      <w:r w:rsidRPr="003011B4">
        <w:rPr>
          <w:rFonts w:ascii="Times New Roman" w:hAnsi="Times New Roman" w:cs="Times New Roman"/>
          <w:noProof/>
          <w:sz w:val="22"/>
          <w:szCs w:val="22"/>
        </w:rPr>
        <w:t xml:space="preserve"> the 6th BERT transformer output layer of iteration</w:t>
      </w:r>
      <w:r w:rsidR="003C1C68" w:rsidRPr="003011B4">
        <w:rPr>
          <w:rFonts w:ascii="Times New Roman" w:hAnsi="Times New Roman" w:cs="Times New Roman"/>
          <w:noProof/>
          <w:sz w:val="22"/>
          <w:szCs w:val="22"/>
        </w:rPr>
        <w:t xml:space="preserve"> 1</w:t>
      </w:r>
      <w:r w:rsidRPr="003011B4">
        <w:rPr>
          <w:rFonts w:ascii="Times New Roman" w:hAnsi="Times New Roman" w:cs="Times New Roman"/>
          <w:noProof/>
          <w:sz w:val="22"/>
          <w:szCs w:val="22"/>
        </w:rPr>
        <w:t xml:space="preserve"> is utilised for clustering</w:t>
      </w:r>
      <w:r w:rsidR="00E85EEE" w:rsidRPr="003011B4">
        <w:rPr>
          <w:rFonts w:ascii="Times New Roman" w:hAnsi="Times New Roman" w:cs="Times New Roman"/>
          <w:noProof/>
          <w:sz w:val="22"/>
          <w:szCs w:val="22"/>
        </w:rPr>
        <w:t xml:space="preserve"> </w:t>
      </w:r>
      <w:commentRangeStart w:id="92"/>
      <w:commentRangeStart w:id="93"/>
      <w:r w:rsidR="00E85EEE" w:rsidRPr="003011B4">
        <w:rPr>
          <w:rFonts w:ascii="Times New Roman" w:hAnsi="Times New Roman" w:cs="Times New Roman"/>
          <w:noProof/>
          <w:sz w:val="22"/>
          <w:szCs w:val="22"/>
        </w:rPr>
        <w:t>where the value of K is set to 500</w:t>
      </w:r>
      <w:commentRangeEnd w:id="92"/>
      <w:r w:rsidR="00843FB5" w:rsidRPr="003011B4">
        <w:rPr>
          <w:rStyle w:val="CommentReference"/>
          <w:rFonts w:ascii="Times New Roman" w:hAnsi="Times New Roman" w:cs="Times New Roman"/>
          <w:noProof/>
          <w:sz w:val="22"/>
          <w:szCs w:val="22"/>
        </w:rPr>
        <w:commentReference w:id="92"/>
      </w:r>
      <w:commentRangeEnd w:id="93"/>
      <w:r w:rsidR="00706C74" w:rsidRPr="003011B4">
        <w:rPr>
          <w:rStyle w:val="CommentReference"/>
          <w:rFonts w:ascii="Times New Roman" w:hAnsi="Times New Roman" w:cs="Times New Roman"/>
          <w:noProof/>
          <w:sz w:val="22"/>
          <w:szCs w:val="22"/>
        </w:rPr>
        <w:commentReference w:id="93"/>
      </w:r>
      <w:r w:rsidR="007D7C7A" w:rsidRPr="003011B4">
        <w:rPr>
          <w:rFonts w:ascii="Times New Roman" w:hAnsi="Times New Roman" w:cs="Times New Roman"/>
          <w:noProof/>
          <w:sz w:val="22"/>
          <w:szCs w:val="22"/>
        </w:rPr>
        <w:t xml:space="preserve"> to </w:t>
      </w:r>
      <w:r w:rsidR="00706C74" w:rsidRPr="003011B4">
        <w:rPr>
          <w:rFonts w:ascii="Times New Roman" w:hAnsi="Times New Roman" w:cs="Times New Roman"/>
          <w:noProof/>
          <w:sz w:val="22"/>
          <w:szCs w:val="22"/>
        </w:rPr>
        <w:t>generate</w:t>
      </w:r>
      <w:r w:rsidR="007D7C7A" w:rsidRPr="003011B4">
        <w:rPr>
          <w:rFonts w:ascii="Times New Roman" w:hAnsi="Times New Roman" w:cs="Times New Roman"/>
          <w:noProof/>
          <w:sz w:val="22"/>
          <w:szCs w:val="22"/>
        </w:rPr>
        <w:t xml:space="preserve"> better targets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80047854"/>
          <w:placeholder>
            <w:docPart w:val="DE09A7865D20458CB45B59795E09007B"/>
          </w:placeholder>
        </w:sdtPr>
        <w:sdtContent>
          <w:r w:rsidR="007D7C7A" w:rsidRPr="003011B4">
            <w:rPr>
              <w:rFonts w:ascii="Times New Roman" w:hAnsi="Times New Roman" w:cs="Times New Roman"/>
              <w:sz w:val="22"/>
              <w:szCs w:val="22"/>
            </w:rPr>
            <w:t>[7]</w:t>
          </w:r>
        </w:sdtContent>
      </w:sdt>
      <w:r w:rsidRPr="003011B4">
        <w:rPr>
          <w:rFonts w:ascii="Times New Roman" w:hAnsi="Times New Roman" w:cs="Times New Roman"/>
          <w:noProof/>
          <w:sz w:val="22"/>
          <w:szCs w:val="22"/>
        </w:rPr>
        <w:t>. This is indicated on the right hand side of Figure 4 where the vector output of the 6th layer is fed to the clustering layer. This approach to clusterin</w:t>
      </w:r>
      <w:r w:rsidR="00E85EEE" w:rsidRPr="003011B4">
        <w:rPr>
          <w:rFonts w:ascii="Times New Roman" w:hAnsi="Times New Roman" w:cs="Times New Roman"/>
          <w:noProof/>
          <w:sz w:val="22"/>
          <w:szCs w:val="22"/>
        </w:rPr>
        <w:t>g</w:t>
      </w:r>
      <w:r w:rsidRPr="003011B4">
        <w:rPr>
          <w:rFonts w:ascii="Times New Roman" w:hAnsi="Times New Roman" w:cs="Times New Roman"/>
          <w:noProof/>
          <w:sz w:val="22"/>
          <w:szCs w:val="22"/>
        </w:rPr>
        <w:t xml:space="preserve"> is to ensure better target quality and prediction of the masked hidden units from the output of the BERT encoder.</w:t>
      </w:r>
    </w:p>
    <w:p w14:paraId="78E84736" w14:textId="32AF10E7" w:rsidR="00891463" w:rsidRPr="003011B4" w:rsidRDefault="00EC2D64"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1E7DA7BB" wp14:editId="38003AF1">
            <wp:extent cx="5943600" cy="3273425"/>
            <wp:effectExtent l="0" t="0" r="0" b="3175"/>
            <wp:docPr id="123213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3373" name=""/>
                    <pic:cNvPicPr/>
                  </pic:nvPicPr>
                  <pic:blipFill>
                    <a:blip r:embed="rId13"/>
                    <a:stretch>
                      <a:fillRect/>
                    </a:stretch>
                  </pic:blipFill>
                  <pic:spPr>
                    <a:xfrm>
                      <a:off x="0" y="0"/>
                      <a:ext cx="5943600" cy="3273425"/>
                    </a:xfrm>
                    <a:prstGeom prst="rect">
                      <a:avLst/>
                    </a:prstGeom>
                  </pic:spPr>
                </pic:pic>
              </a:graphicData>
            </a:graphic>
          </wp:inline>
        </w:drawing>
      </w:r>
    </w:p>
    <w:p w14:paraId="03446B83" w14:textId="45E94808" w:rsidR="00EC2D64" w:rsidRPr="003011B4" w:rsidRDefault="00EC2D64" w:rsidP="00E97A3C">
      <w:pPr>
        <w:spacing w:line="240" w:lineRule="auto"/>
        <w:jc w:val="center"/>
        <w:rPr>
          <w:rFonts w:ascii="Times New Roman" w:hAnsi="Times New Roman" w:cs="Times New Roman"/>
          <w:sz w:val="22"/>
          <w:szCs w:val="22"/>
        </w:rPr>
      </w:pPr>
      <w:r w:rsidRPr="003011B4">
        <w:rPr>
          <w:rFonts w:ascii="Times New Roman" w:hAnsi="Times New Roman" w:cs="Times New Roman"/>
          <w:sz w:val="22"/>
          <w:szCs w:val="22"/>
        </w:rPr>
        <w:t>Figure 4: Iteration 2 Clustering</w:t>
      </w:r>
      <w:r w:rsidR="002862CF" w:rsidRPr="003011B4">
        <w:rPr>
          <w:rFonts w:ascii="Times New Roman" w:hAnsi="Times New Roman" w:cs="Times New Roman"/>
          <w:sz w:val="22"/>
          <w:szCs w:val="22"/>
        </w:rPr>
        <w:t xml:space="preserve"> for Hidden Unit Generation</w:t>
      </w:r>
      <w:r w:rsidR="004000D8">
        <w:rPr>
          <w:rFonts w:ascii="Times New Roman" w:hAnsi="Times New Roman" w:cs="Times New Roman"/>
          <w:sz w:val="22"/>
          <w:szCs w:val="22"/>
        </w:rPr>
        <w:t xml:space="preserve"> [37]</w:t>
      </w:r>
    </w:p>
    <w:p w14:paraId="4A565AE5" w14:textId="0634D5EC" w:rsidR="00241CCE" w:rsidRPr="003011B4" w:rsidRDefault="00B312C1" w:rsidP="00B70206">
      <w:pPr>
        <w:pStyle w:val="Heading3"/>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4.1.</w:t>
      </w:r>
      <w:r w:rsidR="00660E8E" w:rsidRPr="003011B4">
        <w:rPr>
          <w:rFonts w:ascii="Times New Roman" w:hAnsi="Times New Roman" w:cs="Times New Roman"/>
          <w:b/>
          <w:color w:val="auto"/>
          <w:sz w:val="22"/>
          <w:szCs w:val="22"/>
        </w:rPr>
        <w:t>3 Iteration 3 Clustering</w:t>
      </w:r>
    </w:p>
    <w:p w14:paraId="0BFF9674" w14:textId="224C2D77" w:rsidR="00FC1A6D" w:rsidRPr="003011B4" w:rsidRDefault="00FC1A6D"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In iteration 3, the</w:t>
      </w:r>
      <w:r w:rsidR="00CB709B" w:rsidRPr="003011B4">
        <w:rPr>
          <w:rFonts w:ascii="Times New Roman" w:hAnsi="Times New Roman" w:cs="Times New Roman"/>
          <w:sz w:val="22"/>
          <w:szCs w:val="22"/>
        </w:rPr>
        <w:t xml:space="preserve"> intermediate</w:t>
      </w:r>
      <w:r w:rsidRPr="003011B4">
        <w:rPr>
          <w:rFonts w:ascii="Times New Roman" w:hAnsi="Times New Roman" w:cs="Times New Roman"/>
          <w:sz w:val="22"/>
          <w:szCs w:val="22"/>
        </w:rPr>
        <w:t xml:space="preserve"> layer of the BERT transformer output is used for clustering instead of the MFCC features utilised in iteration one. Unlike </w:t>
      </w:r>
      <w:r w:rsidR="0066665F" w:rsidRPr="003011B4">
        <w:rPr>
          <w:rFonts w:ascii="Times New Roman" w:hAnsi="Times New Roman" w:cs="Times New Roman"/>
          <w:sz w:val="22"/>
          <w:szCs w:val="22"/>
        </w:rPr>
        <w:t>the 6th</w:t>
      </w:r>
      <w:r w:rsidRPr="003011B4">
        <w:rPr>
          <w:rFonts w:ascii="Times New Roman" w:hAnsi="Times New Roman" w:cs="Times New Roman"/>
          <w:sz w:val="22"/>
          <w:szCs w:val="22"/>
        </w:rPr>
        <w:t xml:space="preserve"> </w:t>
      </w:r>
      <w:r w:rsidR="00CB709B" w:rsidRPr="003011B4">
        <w:rPr>
          <w:rFonts w:ascii="Times New Roman" w:hAnsi="Times New Roman" w:cs="Times New Roman"/>
          <w:sz w:val="22"/>
          <w:szCs w:val="22"/>
        </w:rPr>
        <w:t xml:space="preserve">BERT output </w:t>
      </w:r>
      <w:r w:rsidRPr="003011B4">
        <w:rPr>
          <w:rFonts w:ascii="Times New Roman" w:hAnsi="Times New Roman" w:cs="Times New Roman"/>
          <w:sz w:val="22"/>
          <w:szCs w:val="22"/>
        </w:rPr>
        <w:t xml:space="preserve">layer used </w:t>
      </w:r>
      <w:r w:rsidR="00CB709B" w:rsidRPr="003011B4">
        <w:rPr>
          <w:rFonts w:ascii="Times New Roman" w:hAnsi="Times New Roman" w:cs="Times New Roman"/>
          <w:sz w:val="22"/>
          <w:szCs w:val="22"/>
        </w:rPr>
        <w:t>in the second iteration, here the 9th output layer of the BERT transformer is used. This is depicted in Figure 5.</w:t>
      </w:r>
      <w:r w:rsidR="00E85EEE" w:rsidRPr="003011B4">
        <w:rPr>
          <w:rFonts w:ascii="Times New Roman" w:hAnsi="Times New Roman" w:cs="Times New Roman"/>
          <w:sz w:val="22"/>
          <w:szCs w:val="22"/>
        </w:rPr>
        <w:t xml:space="preserve"> The value of K set for the clustering in this step is also 500 just like the second iteration</w:t>
      </w:r>
      <w:r w:rsidR="00706C74" w:rsidRPr="003011B4">
        <w:rPr>
          <w:rFonts w:ascii="Times New Roman" w:hAnsi="Times New Roman" w:cs="Times New Roman"/>
          <w:sz w:val="22"/>
          <w:szCs w:val="22"/>
        </w:rPr>
        <w:t xml:space="preserve"> for the same reason of better targets generation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59358221"/>
          <w:placeholder>
            <w:docPart w:val="CEBDE849FE484DFF9AECF35BEB30A491"/>
          </w:placeholder>
        </w:sdtPr>
        <w:sdtContent>
          <w:r w:rsidR="00706C74" w:rsidRPr="003011B4">
            <w:rPr>
              <w:rFonts w:ascii="Times New Roman" w:hAnsi="Times New Roman" w:cs="Times New Roman"/>
              <w:sz w:val="22"/>
              <w:szCs w:val="22"/>
            </w:rPr>
            <w:t>[7]</w:t>
          </w:r>
        </w:sdtContent>
      </w:sdt>
      <w:r w:rsidR="00E85EEE" w:rsidRPr="003011B4">
        <w:rPr>
          <w:rFonts w:ascii="Times New Roman" w:hAnsi="Times New Roman" w:cs="Times New Roman"/>
          <w:sz w:val="22"/>
          <w:szCs w:val="22"/>
        </w:rPr>
        <w:t>.</w:t>
      </w:r>
    </w:p>
    <w:p w14:paraId="272ACE8C" w14:textId="17ED1080" w:rsidR="00EC2D64" w:rsidRPr="003011B4" w:rsidRDefault="00EC2D64"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drawing>
          <wp:inline distT="0" distB="0" distL="0" distR="0" wp14:anchorId="7C9ECE12" wp14:editId="3E95506F">
            <wp:extent cx="5943600" cy="3076575"/>
            <wp:effectExtent l="0" t="0" r="0" b="9525"/>
            <wp:docPr id="17970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7687" name=""/>
                    <pic:cNvPicPr/>
                  </pic:nvPicPr>
                  <pic:blipFill>
                    <a:blip r:embed="rId14"/>
                    <a:stretch>
                      <a:fillRect/>
                    </a:stretch>
                  </pic:blipFill>
                  <pic:spPr>
                    <a:xfrm>
                      <a:off x="0" y="0"/>
                      <a:ext cx="5943600" cy="3076575"/>
                    </a:xfrm>
                    <a:prstGeom prst="rect">
                      <a:avLst/>
                    </a:prstGeom>
                  </pic:spPr>
                </pic:pic>
              </a:graphicData>
            </a:graphic>
          </wp:inline>
        </w:drawing>
      </w:r>
    </w:p>
    <w:p w14:paraId="6FF376F4" w14:textId="1B2EC64B" w:rsidR="00EC2D64" w:rsidRPr="003011B4" w:rsidRDefault="00EC2D64" w:rsidP="000D6B37">
      <w:pPr>
        <w:spacing w:line="240" w:lineRule="auto"/>
        <w:jc w:val="center"/>
        <w:rPr>
          <w:rFonts w:ascii="Times New Roman" w:hAnsi="Times New Roman" w:cs="Times New Roman"/>
          <w:sz w:val="22"/>
          <w:szCs w:val="22"/>
        </w:rPr>
      </w:pPr>
      <w:r w:rsidRPr="003011B4">
        <w:rPr>
          <w:rFonts w:ascii="Times New Roman" w:hAnsi="Times New Roman" w:cs="Times New Roman"/>
          <w:sz w:val="22"/>
          <w:szCs w:val="22"/>
        </w:rPr>
        <w:t xml:space="preserve">Figure 5: </w:t>
      </w:r>
      <w:r w:rsidR="00ED6495" w:rsidRPr="003011B4">
        <w:rPr>
          <w:rFonts w:ascii="Times New Roman" w:hAnsi="Times New Roman" w:cs="Times New Roman"/>
          <w:sz w:val="22"/>
          <w:szCs w:val="22"/>
        </w:rPr>
        <w:t>Iteration 3</w:t>
      </w:r>
      <w:r w:rsidR="002862CF" w:rsidRPr="003011B4">
        <w:rPr>
          <w:rFonts w:ascii="Times New Roman" w:hAnsi="Times New Roman" w:cs="Times New Roman"/>
          <w:sz w:val="22"/>
          <w:szCs w:val="22"/>
        </w:rPr>
        <w:t xml:space="preserve"> </w:t>
      </w:r>
      <w:r w:rsidRPr="003011B4">
        <w:rPr>
          <w:rFonts w:ascii="Times New Roman" w:hAnsi="Times New Roman" w:cs="Times New Roman"/>
          <w:sz w:val="22"/>
          <w:szCs w:val="22"/>
        </w:rPr>
        <w:t>Clustering</w:t>
      </w:r>
      <w:r w:rsidR="002862CF" w:rsidRPr="003011B4">
        <w:rPr>
          <w:rFonts w:ascii="Times New Roman" w:hAnsi="Times New Roman" w:cs="Times New Roman"/>
          <w:sz w:val="22"/>
          <w:szCs w:val="22"/>
        </w:rPr>
        <w:t xml:space="preserve"> for Hidden Unit Generation</w:t>
      </w:r>
      <w:r w:rsidR="004000D8">
        <w:rPr>
          <w:rFonts w:ascii="Times New Roman" w:hAnsi="Times New Roman" w:cs="Times New Roman"/>
          <w:sz w:val="22"/>
          <w:szCs w:val="22"/>
        </w:rPr>
        <w:t xml:space="preserve"> [37]</w:t>
      </w:r>
    </w:p>
    <w:p w14:paraId="2CDE791B" w14:textId="56AFD774" w:rsidR="00241CC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lastRenderedPageBreak/>
        <w:t>4</w:t>
      </w:r>
      <w:r w:rsidR="00C1233B" w:rsidRPr="003011B4">
        <w:rPr>
          <w:rFonts w:ascii="Times New Roman" w:hAnsi="Times New Roman" w:cs="Times New Roman"/>
          <w:b/>
          <w:color w:val="auto"/>
          <w:sz w:val="22"/>
          <w:szCs w:val="22"/>
        </w:rPr>
        <w:t>.2</w:t>
      </w:r>
      <w:r w:rsidR="00062F93" w:rsidRPr="003011B4">
        <w:rPr>
          <w:rFonts w:ascii="Times New Roman" w:hAnsi="Times New Roman" w:cs="Times New Roman"/>
          <w:b/>
          <w:color w:val="auto"/>
          <w:sz w:val="22"/>
          <w:szCs w:val="22"/>
        </w:rPr>
        <w:t xml:space="preserve"> </w:t>
      </w:r>
      <w:r w:rsidR="0003668F" w:rsidRPr="003011B4">
        <w:rPr>
          <w:rFonts w:ascii="Times New Roman" w:hAnsi="Times New Roman" w:cs="Times New Roman"/>
          <w:b/>
          <w:color w:val="auto"/>
          <w:sz w:val="22"/>
          <w:szCs w:val="22"/>
        </w:rPr>
        <w:t>Prediction Steps</w:t>
      </w:r>
    </w:p>
    <w:p w14:paraId="6CF36760" w14:textId="7846E1F2" w:rsidR="000207A7" w:rsidRPr="003011B4" w:rsidRDefault="00DF0863" w:rsidP="00B70206">
      <w:pPr>
        <w:spacing w:line="240" w:lineRule="auto"/>
        <w:jc w:val="both"/>
        <w:rPr>
          <w:rFonts w:ascii="Times New Roman" w:hAnsi="Times New Roman" w:cs="Times New Roman"/>
          <w:b/>
          <w:bCs/>
          <w:sz w:val="22"/>
          <w:szCs w:val="22"/>
        </w:rPr>
      </w:pPr>
      <w:r w:rsidRPr="003011B4">
        <w:rPr>
          <w:rFonts w:ascii="Times New Roman" w:hAnsi="Times New Roman" w:cs="Times New Roman"/>
          <w:sz w:val="22"/>
          <w:szCs w:val="22"/>
        </w:rPr>
        <w:t>As shown in Figure 6</w:t>
      </w:r>
      <w:r w:rsidR="004A69B5" w:rsidRPr="003011B4">
        <w:rPr>
          <w:rFonts w:ascii="Times New Roman" w:hAnsi="Times New Roman" w:cs="Times New Roman"/>
          <w:sz w:val="22"/>
          <w:szCs w:val="22"/>
        </w:rPr>
        <w:t xml:space="preserve">, the training process in the first iteration for HuBERT model involves inputting raw waveform into the convolutional encoder and MFCC feature extraction layer. </w:t>
      </w:r>
      <w:r w:rsidR="00FC6887" w:rsidRPr="003011B4">
        <w:rPr>
          <w:rFonts w:ascii="Times New Roman" w:hAnsi="Times New Roman" w:cs="Times New Roman"/>
          <w:sz w:val="22"/>
          <w:szCs w:val="22"/>
        </w:rPr>
        <w:t>T</w:t>
      </w:r>
      <w:r w:rsidR="004A69B5" w:rsidRPr="003011B4">
        <w:rPr>
          <w:rFonts w:ascii="Times New Roman" w:hAnsi="Times New Roman" w:cs="Times New Roman"/>
          <w:sz w:val="22"/>
          <w:szCs w:val="22"/>
        </w:rPr>
        <w:t>he output of the convolutional encoder is fed to the BERT transformer where masked hidden units are obtained. Thes</w:t>
      </w:r>
      <w:r w:rsidR="00FC6887" w:rsidRPr="003011B4">
        <w:rPr>
          <w:rFonts w:ascii="Times New Roman" w:hAnsi="Times New Roman" w:cs="Times New Roman"/>
          <w:sz w:val="22"/>
          <w:szCs w:val="22"/>
        </w:rPr>
        <w:t>e</w:t>
      </w:r>
      <w:r w:rsidR="004A69B5" w:rsidRPr="003011B4">
        <w:rPr>
          <w:rFonts w:ascii="Times New Roman" w:hAnsi="Times New Roman" w:cs="Times New Roman"/>
          <w:sz w:val="22"/>
          <w:szCs w:val="22"/>
        </w:rPr>
        <w:t xml:space="preserve"> are the units to be predicted. In addition to this </w:t>
      </w:r>
      <w:r w:rsidR="00FC6887" w:rsidRPr="003011B4">
        <w:rPr>
          <w:rFonts w:ascii="Times New Roman" w:hAnsi="Times New Roman" w:cs="Times New Roman"/>
          <w:sz w:val="22"/>
          <w:szCs w:val="22"/>
        </w:rPr>
        <w:t>are</w:t>
      </w:r>
      <w:r w:rsidR="004A69B5" w:rsidRPr="003011B4">
        <w:rPr>
          <w:rFonts w:ascii="Times New Roman" w:hAnsi="Times New Roman" w:cs="Times New Roman"/>
          <w:sz w:val="22"/>
          <w:szCs w:val="22"/>
        </w:rPr>
        <w:t xml:space="preserve"> the hidden </w:t>
      </w:r>
      <w:r w:rsidR="003C1C68" w:rsidRPr="003011B4">
        <w:rPr>
          <w:rFonts w:ascii="Times New Roman" w:hAnsi="Times New Roman" w:cs="Times New Roman"/>
          <w:sz w:val="22"/>
          <w:szCs w:val="22"/>
        </w:rPr>
        <w:t>units</w:t>
      </w:r>
      <w:r w:rsidR="00163B46" w:rsidRPr="003011B4">
        <w:rPr>
          <w:rFonts w:ascii="Times New Roman" w:hAnsi="Times New Roman" w:cs="Times New Roman"/>
          <w:sz w:val="22"/>
          <w:szCs w:val="22"/>
        </w:rPr>
        <w:t>’</w:t>
      </w:r>
      <w:r w:rsidR="004A69B5" w:rsidRPr="003011B4">
        <w:rPr>
          <w:rFonts w:ascii="Times New Roman" w:hAnsi="Times New Roman" w:cs="Times New Roman"/>
          <w:sz w:val="22"/>
          <w:szCs w:val="22"/>
        </w:rPr>
        <w:t xml:space="preserve"> embeddings</w:t>
      </w:r>
      <w:r w:rsidR="004D7588" w:rsidRPr="003011B4">
        <w:rPr>
          <w:rFonts w:ascii="Times New Roman" w:hAnsi="Times New Roman" w:cs="Times New Roman"/>
          <w:sz w:val="22"/>
          <w:szCs w:val="22"/>
        </w:rPr>
        <w:t xml:space="preserve"> (pseudo-target)</w:t>
      </w:r>
      <w:r w:rsidR="004A69B5" w:rsidRPr="003011B4">
        <w:rPr>
          <w:rFonts w:ascii="Times New Roman" w:hAnsi="Times New Roman" w:cs="Times New Roman"/>
          <w:sz w:val="22"/>
          <w:szCs w:val="22"/>
        </w:rPr>
        <w:t xml:space="preserve"> obtained from the clustering of the MFCC feature vectors. These hidden units are utilised to make predictions of the masked hidden units </w:t>
      </w:r>
      <w:r w:rsidR="00B03F65" w:rsidRPr="003011B4">
        <w:rPr>
          <w:rFonts w:ascii="Times New Roman" w:hAnsi="Times New Roman" w:cs="Times New Roman"/>
          <w:sz w:val="22"/>
          <w:szCs w:val="22"/>
        </w:rPr>
        <w:t xml:space="preserve">(masked language modelling) </w:t>
      </w:r>
      <w:r w:rsidR="004A69B5" w:rsidRPr="003011B4">
        <w:rPr>
          <w:rFonts w:ascii="Times New Roman" w:hAnsi="Times New Roman" w:cs="Times New Roman"/>
          <w:sz w:val="22"/>
          <w:szCs w:val="22"/>
        </w:rPr>
        <w:t xml:space="preserve">of the output of the BERT transformer encoder. Then the cosine similarity between the two corresponding hidden units </w:t>
      </w:r>
      <w:r w:rsidR="00C94DF2" w:rsidRPr="003011B4">
        <w:rPr>
          <w:rFonts w:ascii="Times New Roman" w:hAnsi="Times New Roman" w:cs="Times New Roman"/>
          <w:sz w:val="22"/>
          <w:szCs w:val="22"/>
        </w:rPr>
        <w:t>is</w:t>
      </w:r>
      <w:r w:rsidR="004A69B5" w:rsidRPr="003011B4">
        <w:rPr>
          <w:rFonts w:ascii="Times New Roman" w:hAnsi="Times New Roman" w:cs="Times New Roman"/>
          <w:sz w:val="22"/>
          <w:szCs w:val="22"/>
        </w:rPr>
        <w:t xml:space="preserve"> obtained </w:t>
      </w:r>
      <w:r w:rsidR="005A5A01" w:rsidRPr="003011B4">
        <w:rPr>
          <w:rFonts w:ascii="Times New Roman" w:hAnsi="Times New Roman" w:cs="Times New Roman"/>
          <w:sz w:val="22"/>
          <w:szCs w:val="22"/>
        </w:rPr>
        <w:t>to</w:t>
      </w:r>
      <w:r w:rsidR="004A69B5" w:rsidRPr="003011B4">
        <w:rPr>
          <w:rFonts w:ascii="Times New Roman" w:hAnsi="Times New Roman" w:cs="Times New Roman"/>
          <w:sz w:val="22"/>
          <w:szCs w:val="22"/>
        </w:rPr>
        <w:t xml:space="preserve"> get the prediction logits. The</w:t>
      </w:r>
      <w:r w:rsidR="00FC6887" w:rsidRPr="003011B4">
        <w:rPr>
          <w:rFonts w:ascii="Times New Roman" w:hAnsi="Times New Roman" w:cs="Times New Roman"/>
          <w:sz w:val="22"/>
          <w:szCs w:val="22"/>
        </w:rPr>
        <w:t>reafter,</w:t>
      </w:r>
      <w:r w:rsidR="004A69B5" w:rsidRPr="003011B4">
        <w:rPr>
          <w:rFonts w:ascii="Times New Roman" w:hAnsi="Times New Roman" w:cs="Times New Roman"/>
          <w:sz w:val="22"/>
          <w:szCs w:val="22"/>
        </w:rPr>
        <w:t xml:space="preserve"> the</w:t>
      </w:r>
      <w:r w:rsidR="00DB07EF" w:rsidRPr="003011B4">
        <w:rPr>
          <w:rFonts w:ascii="Times New Roman" w:hAnsi="Times New Roman" w:cs="Times New Roman"/>
          <w:sz w:val="22"/>
          <w:szCs w:val="22"/>
        </w:rPr>
        <w:t xml:space="preserve"> </w:t>
      </w:r>
      <w:r w:rsidR="00C94DF2" w:rsidRPr="003011B4">
        <w:rPr>
          <w:rFonts w:ascii="Times New Roman" w:hAnsi="Times New Roman" w:cs="Times New Roman"/>
          <w:sz w:val="22"/>
          <w:szCs w:val="22"/>
        </w:rPr>
        <w:t>cross-entropy</w:t>
      </w:r>
      <w:r w:rsidR="004A69B5" w:rsidRPr="003011B4">
        <w:rPr>
          <w:rFonts w:ascii="Times New Roman" w:hAnsi="Times New Roman" w:cs="Times New Roman"/>
          <w:sz w:val="22"/>
          <w:szCs w:val="22"/>
        </w:rPr>
        <w:t xml:space="preserve"> loss functi</w:t>
      </w:r>
      <w:r w:rsidR="00FD35EB" w:rsidRPr="003011B4">
        <w:rPr>
          <w:rFonts w:ascii="Times New Roman" w:hAnsi="Times New Roman" w:cs="Times New Roman"/>
          <w:sz w:val="22"/>
          <w:szCs w:val="22"/>
        </w:rPr>
        <w:t>on</w:t>
      </w:r>
      <w:r w:rsidR="004A69B5" w:rsidRPr="003011B4">
        <w:rPr>
          <w:rFonts w:ascii="Times New Roman" w:hAnsi="Times New Roman" w:cs="Times New Roman"/>
          <w:sz w:val="22"/>
          <w:szCs w:val="22"/>
        </w:rPr>
        <w:t xml:space="preserve"> is obtained</w:t>
      </w:r>
      <w:r w:rsidR="005A5A01" w:rsidRPr="003011B4">
        <w:rPr>
          <w:rFonts w:ascii="Times New Roman" w:hAnsi="Times New Roman" w:cs="Times New Roman"/>
          <w:sz w:val="22"/>
          <w:szCs w:val="22"/>
        </w:rPr>
        <w:t xml:space="preserve"> to penalise wrong predictions</w:t>
      </w:r>
      <w:r w:rsidR="004A69B5" w:rsidRPr="003011B4">
        <w:rPr>
          <w:rFonts w:ascii="Times New Roman" w:hAnsi="Times New Roman" w:cs="Times New Roman"/>
          <w:sz w:val="22"/>
          <w:szCs w:val="22"/>
        </w:rPr>
        <w:t>.</w:t>
      </w:r>
      <w:r w:rsidR="0043093C" w:rsidRPr="003011B4">
        <w:rPr>
          <w:rFonts w:ascii="Times New Roman" w:hAnsi="Times New Roman" w:cs="Times New Roman"/>
          <w:sz w:val="22"/>
          <w:szCs w:val="22"/>
        </w:rPr>
        <w:t xml:space="preserve"> </w:t>
      </w:r>
      <w:commentRangeStart w:id="94"/>
      <w:commentRangeStart w:id="95"/>
      <w:r w:rsidR="0043093C" w:rsidRPr="003011B4">
        <w:rPr>
          <w:rFonts w:ascii="Times New Roman" w:hAnsi="Times New Roman" w:cs="Times New Roman"/>
          <w:sz w:val="22"/>
          <w:szCs w:val="22"/>
        </w:rPr>
        <w:t>The authors</w:t>
      </w:r>
      <w:r w:rsidR="00D02224" w:rsidRPr="003011B4">
        <w:rPr>
          <w:rFonts w:ascii="Times New Roman" w:hAnsi="Times New Roman" w:cs="Times New Roman"/>
          <w:sz w:val="22"/>
          <w:szCs w:val="22"/>
        </w:rPr>
        <w:t xml:space="preserve"> of HuBERT paper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608643602"/>
          <w:placeholder>
            <w:docPart w:val="2AD33C6935C8425F865DEEF498903B97"/>
          </w:placeholder>
        </w:sdtPr>
        <w:sdtContent>
          <w:r w:rsidR="00D02224" w:rsidRPr="003011B4">
            <w:rPr>
              <w:rFonts w:ascii="Times New Roman" w:hAnsi="Times New Roman" w:cs="Times New Roman"/>
              <w:sz w:val="22"/>
              <w:szCs w:val="22"/>
            </w:rPr>
            <w:t>[7]</w:t>
          </w:r>
        </w:sdtContent>
      </w:sdt>
      <w:r w:rsidR="0043093C" w:rsidRPr="003011B4">
        <w:rPr>
          <w:rFonts w:ascii="Times New Roman" w:hAnsi="Times New Roman" w:cs="Times New Roman"/>
          <w:sz w:val="22"/>
          <w:szCs w:val="22"/>
        </w:rPr>
        <w:t xml:space="preserve"> also </w:t>
      </w:r>
      <w:commentRangeEnd w:id="94"/>
      <w:r w:rsidR="00101A57" w:rsidRPr="003011B4">
        <w:rPr>
          <w:rStyle w:val="CommentReference"/>
          <w:rFonts w:ascii="Times New Roman" w:hAnsi="Times New Roman" w:cs="Times New Roman"/>
          <w:sz w:val="22"/>
          <w:szCs w:val="22"/>
        </w:rPr>
        <w:commentReference w:id="94"/>
      </w:r>
      <w:commentRangeEnd w:id="95"/>
      <w:r w:rsidR="00D02224" w:rsidRPr="003011B4">
        <w:rPr>
          <w:rStyle w:val="CommentReference"/>
          <w:rFonts w:ascii="Times New Roman" w:hAnsi="Times New Roman" w:cs="Times New Roman"/>
          <w:sz w:val="22"/>
          <w:szCs w:val="22"/>
        </w:rPr>
        <w:commentReference w:id="95"/>
      </w:r>
      <w:r w:rsidR="0043093C" w:rsidRPr="003011B4">
        <w:rPr>
          <w:rFonts w:ascii="Times New Roman" w:hAnsi="Times New Roman" w:cs="Times New Roman"/>
          <w:sz w:val="22"/>
          <w:szCs w:val="22"/>
        </w:rPr>
        <w:t xml:space="preserve">developed </w:t>
      </w:r>
      <w:r w:rsidR="00C94DF2" w:rsidRPr="003011B4">
        <w:rPr>
          <w:rFonts w:ascii="Times New Roman" w:hAnsi="Times New Roman" w:cs="Times New Roman"/>
          <w:sz w:val="22"/>
          <w:szCs w:val="22"/>
        </w:rPr>
        <w:t>formulas</w:t>
      </w:r>
      <w:r w:rsidR="0043093C" w:rsidRPr="003011B4">
        <w:rPr>
          <w:rFonts w:ascii="Times New Roman" w:hAnsi="Times New Roman" w:cs="Times New Roman"/>
          <w:sz w:val="22"/>
          <w:szCs w:val="22"/>
        </w:rPr>
        <w:t xml:space="preserve"> to predict only masked</w:t>
      </w:r>
      <w:r w:rsidR="009179F7" w:rsidRPr="003011B4">
        <w:rPr>
          <w:rFonts w:ascii="Times New Roman" w:hAnsi="Times New Roman" w:cs="Times New Roman"/>
          <w:sz w:val="22"/>
          <w:szCs w:val="22"/>
        </w:rPr>
        <w:t xml:space="preserve"> target</w:t>
      </w:r>
      <w:r w:rsidR="0043093C" w:rsidRPr="003011B4">
        <w:rPr>
          <w:rFonts w:ascii="Times New Roman" w:hAnsi="Times New Roman" w:cs="Times New Roman"/>
          <w:sz w:val="22"/>
          <w:szCs w:val="22"/>
        </w:rPr>
        <w:t>, only unmasked</w:t>
      </w:r>
      <w:r w:rsidR="009179F7" w:rsidRPr="003011B4">
        <w:rPr>
          <w:rFonts w:ascii="Times New Roman" w:hAnsi="Times New Roman" w:cs="Times New Roman"/>
          <w:sz w:val="22"/>
          <w:szCs w:val="22"/>
        </w:rPr>
        <w:t xml:space="preserve"> target</w:t>
      </w:r>
      <w:r w:rsidR="0043093C" w:rsidRPr="003011B4">
        <w:rPr>
          <w:rFonts w:ascii="Times New Roman" w:hAnsi="Times New Roman" w:cs="Times New Roman"/>
          <w:sz w:val="22"/>
          <w:szCs w:val="22"/>
        </w:rPr>
        <w:t xml:space="preserve">, and both masked and unmasked </w:t>
      </w:r>
      <w:r w:rsidR="009179F7" w:rsidRPr="003011B4">
        <w:rPr>
          <w:rFonts w:ascii="Times New Roman" w:hAnsi="Times New Roman" w:cs="Times New Roman"/>
          <w:sz w:val="22"/>
          <w:szCs w:val="22"/>
        </w:rPr>
        <w:t>target</w:t>
      </w:r>
      <w:r w:rsidR="0043093C" w:rsidRPr="003011B4">
        <w:rPr>
          <w:rFonts w:ascii="Times New Roman" w:hAnsi="Times New Roman" w:cs="Times New Roman"/>
          <w:sz w:val="22"/>
          <w:szCs w:val="22"/>
        </w:rPr>
        <w:t>.</w:t>
      </w:r>
      <w:r w:rsidR="004A69B5" w:rsidRPr="003011B4">
        <w:rPr>
          <w:rFonts w:ascii="Times New Roman" w:hAnsi="Times New Roman" w:cs="Times New Roman"/>
          <w:b/>
          <w:bCs/>
          <w:sz w:val="22"/>
          <w:szCs w:val="22"/>
        </w:rPr>
        <w:t xml:space="preserve">  </w:t>
      </w:r>
      <w:r w:rsidR="00F104E8" w:rsidRPr="003011B4">
        <w:rPr>
          <w:rFonts w:ascii="Times New Roman" w:hAnsi="Times New Roman" w:cs="Times New Roman"/>
          <w:noProof/>
          <w:sz w:val="22"/>
          <w:szCs w:val="22"/>
        </w:rPr>
        <w:drawing>
          <wp:inline distT="0" distB="0" distL="0" distR="0" wp14:anchorId="63BF2715" wp14:editId="3A089A25">
            <wp:extent cx="6326505" cy="2466975"/>
            <wp:effectExtent l="0" t="0" r="0" b="9525"/>
            <wp:docPr id="16847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6262" name=""/>
                    <pic:cNvPicPr/>
                  </pic:nvPicPr>
                  <pic:blipFill>
                    <a:blip r:embed="rId15"/>
                    <a:stretch>
                      <a:fillRect/>
                    </a:stretch>
                  </pic:blipFill>
                  <pic:spPr>
                    <a:xfrm>
                      <a:off x="0" y="0"/>
                      <a:ext cx="6329727" cy="2468231"/>
                    </a:xfrm>
                    <a:prstGeom prst="rect">
                      <a:avLst/>
                    </a:prstGeom>
                  </pic:spPr>
                </pic:pic>
              </a:graphicData>
            </a:graphic>
          </wp:inline>
        </w:drawing>
      </w:r>
    </w:p>
    <w:p w14:paraId="2D455FD8" w14:textId="2515DD3F" w:rsidR="00F104E8" w:rsidRPr="003011B4" w:rsidRDefault="00F104E8"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w:t>
      </w:r>
      <w:r w:rsidR="00BA4EBD" w:rsidRPr="003011B4">
        <w:rPr>
          <w:rFonts w:ascii="Times New Roman" w:hAnsi="Times New Roman" w:cs="Times New Roman"/>
          <w:b/>
          <w:bCs/>
          <w:sz w:val="22"/>
          <w:szCs w:val="22"/>
        </w:rPr>
        <w:t>6</w:t>
      </w:r>
      <w:r w:rsidRPr="003011B4">
        <w:rPr>
          <w:rFonts w:ascii="Times New Roman" w:hAnsi="Times New Roman" w:cs="Times New Roman"/>
          <w:b/>
          <w:bCs/>
          <w:sz w:val="22"/>
          <w:szCs w:val="22"/>
        </w:rPr>
        <w:t>: Iteration 1</w:t>
      </w:r>
      <w:r w:rsidR="00CE3F99" w:rsidRPr="003011B4">
        <w:rPr>
          <w:rFonts w:ascii="Times New Roman" w:hAnsi="Times New Roman" w:cs="Times New Roman"/>
          <w:b/>
          <w:bCs/>
          <w:sz w:val="22"/>
          <w:szCs w:val="22"/>
        </w:rPr>
        <w:t xml:space="preserve"> Prediction</w:t>
      </w:r>
      <w:r w:rsidRPr="003011B4">
        <w:rPr>
          <w:rFonts w:ascii="Times New Roman" w:hAnsi="Times New Roman" w:cs="Times New Roman"/>
          <w:b/>
          <w:bCs/>
          <w:sz w:val="22"/>
          <w:szCs w:val="22"/>
        </w:rPr>
        <w:t xml:space="preserve"> of HuBERT</w:t>
      </w:r>
      <w:r w:rsidR="00163B46" w:rsidRPr="003011B4">
        <w:rPr>
          <w:rFonts w:ascii="Times New Roman" w:hAnsi="Times New Roman" w:cs="Times New Roman"/>
          <w:b/>
          <w:bCs/>
          <w:sz w:val="22"/>
          <w:szCs w:val="22"/>
        </w:rPr>
        <w:t xml:space="preserve"> Model</w:t>
      </w:r>
      <w:r w:rsidR="0078001C">
        <w:rPr>
          <w:rFonts w:ascii="Times New Roman" w:hAnsi="Times New Roman" w:cs="Times New Roman"/>
          <w:b/>
          <w:bCs/>
          <w:sz w:val="22"/>
          <w:szCs w:val="22"/>
        </w:rPr>
        <w:t xml:space="preserve"> </w:t>
      </w:r>
      <w:r w:rsidR="0078001C">
        <w:rPr>
          <w:rFonts w:ascii="Times New Roman" w:hAnsi="Times New Roman" w:cs="Times New Roman"/>
          <w:sz w:val="22"/>
          <w:szCs w:val="22"/>
        </w:rPr>
        <w:t>[37]</w:t>
      </w:r>
    </w:p>
    <w:p w14:paraId="2CF5F620" w14:textId="77777777" w:rsidR="00012351" w:rsidRPr="003011B4" w:rsidRDefault="00012351" w:rsidP="00B70206">
      <w:pPr>
        <w:spacing w:line="240" w:lineRule="auto"/>
        <w:jc w:val="both"/>
        <w:rPr>
          <w:rFonts w:ascii="Times New Roman" w:hAnsi="Times New Roman" w:cs="Times New Roman"/>
          <w:b/>
          <w:bCs/>
          <w:sz w:val="22"/>
          <w:szCs w:val="22"/>
        </w:rPr>
      </w:pPr>
    </w:p>
    <w:p w14:paraId="7B37EF9E" w14:textId="77777777" w:rsidR="00012351" w:rsidRPr="003011B4" w:rsidRDefault="00012351" w:rsidP="00B70206">
      <w:pPr>
        <w:spacing w:line="240" w:lineRule="auto"/>
        <w:jc w:val="both"/>
        <w:rPr>
          <w:rFonts w:ascii="Times New Roman" w:hAnsi="Times New Roman" w:cs="Times New Roman"/>
          <w:b/>
          <w:bCs/>
          <w:sz w:val="22"/>
          <w:szCs w:val="22"/>
        </w:rPr>
      </w:pPr>
    </w:p>
    <w:p w14:paraId="42D33917" w14:textId="77777777" w:rsidR="00012351" w:rsidRPr="003011B4" w:rsidRDefault="00012351" w:rsidP="00B70206">
      <w:pPr>
        <w:spacing w:line="240" w:lineRule="auto"/>
        <w:jc w:val="both"/>
        <w:rPr>
          <w:rFonts w:ascii="Times New Roman" w:hAnsi="Times New Roman" w:cs="Times New Roman"/>
          <w:b/>
          <w:bCs/>
          <w:sz w:val="22"/>
          <w:szCs w:val="22"/>
        </w:rPr>
      </w:pPr>
    </w:p>
    <w:p w14:paraId="4CD57A15" w14:textId="77777777" w:rsidR="00012351" w:rsidRPr="003011B4" w:rsidRDefault="00012351" w:rsidP="00B70206">
      <w:pPr>
        <w:spacing w:line="240" w:lineRule="auto"/>
        <w:jc w:val="both"/>
        <w:rPr>
          <w:rFonts w:ascii="Times New Roman" w:hAnsi="Times New Roman" w:cs="Times New Roman"/>
          <w:b/>
          <w:bCs/>
          <w:sz w:val="22"/>
          <w:szCs w:val="22"/>
        </w:rPr>
      </w:pPr>
    </w:p>
    <w:p w14:paraId="5E5DE2DF" w14:textId="650DD8D8" w:rsidR="00BA4EBD" w:rsidRPr="003011B4" w:rsidRDefault="00E57FD8"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7ECD0240" wp14:editId="63477790">
            <wp:extent cx="5943600" cy="3336290"/>
            <wp:effectExtent l="0" t="0" r="0" b="0"/>
            <wp:docPr id="658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657" name=""/>
                    <pic:cNvPicPr/>
                  </pic:nvPicPr>
                  <pic:blipFill>
                    <a:blip r:embed="rId16"/>
                    <a:stretch>
                      <a:fillRect/>
                    </a:stretch>
                  </pic:blipFill>
                  <pic:spPr>
                    <a:xfrm>
                      <a:off x="0" y="0"/>
                      <a:ext cx="5943600" cy="3336290"/>
                    </a:xfrm>
                    <a:prstGeom prst="rect">
                      <a:avLst/>
                    </a:prstGeom>
                  </pic:spPr>
                </pic:pic>
              </a:graphicData>
            </a:graphic>
          </wp:inline>
        </w:drawing>
      </w:r>
    </w:p>
    <w:p w14:paraId="5ECFF5E5" w14:textId="737557E2" w:rsidR="005D33D7" w:rsidRPr="003011B4" w:rsidRDefault="005D33D7"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7: Iteration 2 </w:t>
      </w:r>
      <w:r w:rsidR="00CE3F99" w:rsidRPr="003011B4">
        <w:rPr>
          <w:rFonts w:ascii="Times New Roman" w:hAnsi="Times New Roman" w:cs="Times New Roman"/>
          <w:b/>
          <w:bCs/>
          <w:sz w:val="22"/>
          <w:szCs w:val="22"/>
        </w:rPr>
        <w:t>Prediction</w:t>
      </w:r>
      <w:r w:rsidRPr="003011B4">
        <w:rPr>
          <w:rFonts w:ascii="Times New Roman" w:hAnsi="Times New Roman" w:cs="Times New Roman"/>
          <w:b/>
          <w:bCs/>
          <w:sz w:val="22"/>
          <w:szCs w:val="22"/>
        </w:rPr>
        <w:t xml:space="preserve"> of HuBERT</w:t>
      </w:r>
      <w:r w:rsidR="00101A57" w:rsidRPr="003011B4">
        <w:rPr>
          <w:rFonts w:ascii="Times New Roman" w:hAnsi="Times New Roman" w:cs="Times New Roman"/>
          <w:b/>
          <w:bCs/>
          <w:sz w:val="22"/>
          <w:szCs w:val="22"/>
        </w:rPr>
        <w:t xml:space="preserve"> Model</w:t>
      </w:r>
      <w:r w:rsidR="00D824E8">
        <w:rPr>
          <w:rFonts w:ascii="Times New Roman" w:hAnsi="Times New Roman" w:cs="Times New Roman"/>
          <w:b/>
          <w:bCs/>
          <w:sz w:val="22"/>
          <w:szCs w:val="22"/>
        </w:rPr>
        <w:t xml:space="preserve"> </w:t>
      </w:r>
      <w:r w:rsidR="00D824E8">
        <w:rPr>
          <w:rFonts w:ascii="Times New Roman" w:hAnsi="Times New Roman" w:cs="Times New Roman"/>
          <w:sz w:val="22"/>
          <w:szCs w:val="22"/>
        </w:rPr>
        <w:t>[37]</w:t>
      </w:r>
    </w:p>
    <w:p w14:paraId="27B8277F" w14:textId="77777777" w:rsidR="005D33D7" w:rsidRPr="003011B4" w:rsidRDefault="005D33D7" w:rsidP="00B70206">
      <w:pPr>
        <w:spacing w:line="240" w:lineRule="auto"/>
        <w:jc w:val="both"/>
        <w:rPr>
          <w:rFonts w:ascii="Times New Roman" w:hAnsi="Times New Roman" w:cs="Times New Roman"/>
          <w:b/>
          <w:bCs/>
          <w:sz w:val="22"/>
          <w:szCs w:val="22"/>
        </w:rPr>
      </w:pPr>
    </w:p>
    <w:p w14:paraId="667D68E8" w14:textId="07A98A13" w:rsidR="005D33D7" w:rsidRPr="003011B4" w:rsidRDefault="00A95FA6"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second iteration training procedure shown in Figure 7 is similar to that of the first iteration except that during this time, the model is trained with 6th BERT output layer of iteration 1 for the clustering. Every other </w:t>
      </w:r>
      <w:r w:rsidR="00C94DF2" w:rsidRPr="003011B4">
        <w:rPr>
          <w:rFonts w:ascii="Times New Roman" w:hAnsi="Times New Roman" w:cs="Times New Roman"/>
          <w:sz w:val="22"/>
          <w:szCs w:val="22"/>
        </w:rPr>
        <w:t>procedure remains</w:t>
      </w:r>
      <w:r w:rsidRPr="003011B4">
        <w:rPr>
          <w:rFonts w:ascii="Times New Roman" w:hAnsi="Times New Roman" w:cs="Times New Roman"/>
          <w:sz w:val="22"/>
          <w:szCs w:val="22"/>
        </w:rPr>
        <w:t xml:space="preserve"> the same. In Figure 8, the 9th BERT output layer is utilised to train the model for the clustering steps while the output hidden units obtained here </w:t>
      </w:r>
      <w:r w:rsidR="00C94DF2" w:rsidRPr="003011B4">
        <w:rPr>
          <w:rFonts w:ascii="Times New Roman" w:hAnsi="Times New Roman" w:cs="Times New Roman"/>
          <w:sz w:val="22"/>
          <w:szCs w:val="22"/>
        </w:rPr>
        <w:t>have</w:t>
      </w:r>
      <w:r w:rsidRPr="003011B4">
        <w:rPr>
          <w:rFonts w:ascii="Times New Roman" w:hAnsi="Times New Roman" w:cs="Times New Roman"/>
          <w:sz w:val="22"/>
          <w:szCs w:val="22"/>
        </w:rPr>
        <w:t xml:space="preserve"> </w:t>
      </w:r>
      <w:r w:rsidR="0066665F" w:rsidRPr="003011B4">
        <w:rPr>
          <w:rFonts w:ascii="Times New Roman" w:hAnsi="Times New Roman" w:cs="Times New Roman"/>
          <w:sz w:val="22"/>
          <w:szCs w:val="22"/>
        </w:rPr>
        <w:t>the same</w:t>
      </w:r>
      <w:r w:rsidRPr="003011B4">
        <w:rPr>
          <w:rFonts w:ascii="Times New Roman" w:hAnsi="Times New Roman" w:cs="Times New Roman"/>
          <w:sz w:val="22"/>
          <w:szCs w:val="22"/>
        </w:rPr>
        <w:t xml:space="preserve"> procedure as that of the second and first iterations training procedures. </w:t>
      </w:r>
    </w:p>
    <w:p w14:paraId="5C1230BE" w14:textId="77777777" w:rsidR="00012351" w:rsidRPr="003011B4" w:rsidRDefault="00012351" w:rsidP="00B70206">
      <w:pPr>
        <w:spacing w:line="240" w:lineRule="auto"/>
        <w:jc w:val="both"/>
        <w:rPr>
          <w:rFonts w:ascii="Times New Roman" w:hAnsi="Times New Roman" w:cs="Times New Roman"/>
          <w:b/>
          <w:bCs/>
          <w:sz w:val="22"/>
          <w:szCs w:val="22"/>
        </w:rPr>
      </w:pPr>
    </w:p>
    <w:p w14:paraId="239B83E1" w14:textId="77777777" w:rsidR="00012351" w:rsidRPr="003011B4" w:rsidRDefault="00012351" w:rsidP="00B70206">
      <w:pPr>
        <w:spacing w:line="240" w:lineRule="auto"/>
        <w:jc w:val="both"/>
        <w:rPr>
          <w:rFonts w:ascii="Times New Roman" w:hAnsi="Times New Roman" w:cs="Times New Roman"/>
          <w:b/>
          <w:bCs/>
          <w:sz w:val="22"/>
          <w:szCs w:val="22"/>
        </w:rPr>
      </w:pPr>
    </w:p>
    <w:p w14:paraId="660B6B72" w14:textId="77777777" w:rsidR="00012351" w:rsidRPr="003011B4" w:rsidRDefault="00012351" w:rsidP="00B70206">
      <w:pPr>
        <w:spacing w:line="240" w:lineRule="auto"/>
        <w:jc w:val="both"/>
        <w:rPr>
          <w:rFonts w:ascii="Times New Roman" w:hAnsi="Times New Roman" w:cs="Times New Roman"/>
          <w:b/>
          <w:bCs/>
          <w:sz w:val="22"/>
          <w:szCs w:val="22"/>
        </w:rPr>
      </w:pPr>
    </w:p>
    <w:p w14:paraId="4A3AF034" w14:textId="77777777" w:rsidR="00012351" w:rsidRPr="003011B4" w:rsidRDefault="00012351" w:rsidP="00B70206">
      <w:pPr>
        <w:spacing w:line="240" w:lineRule="auto"/>
        <w:jc w:val="both"/>
        <w:rPr>
          <w:rFonts w:ascii="Times New Roman" w:hAnsi="Times New Roman" w:cs="Times New Roman"/>
          <w:b/>
          <w:bCs/>
          <w:sz w:val="22"/>
          <w:szCs w:val="22"/>
        </w:rPr>
      </w:pPr>
    </w:p>
    <w:p w14:paraId="60371BEB" w14:textId="77777777" w:rsidR="00012351" w:rsidRPr="003011B4" w:rsidRDefault="00012351" w:rsidP="00B70206">
      <w:pPr>
        <w:spacing w:line="240" w:lineRule="auto"/>
        <w:jc w:val="both"/>
        <w:rPr>
          <w:rFonts w:ascii="Times New Roman" w:hAnsi="Times New Roman" w:cs="Times New Roman"/>
          <w:b/>
          <w:bCs/>
          <w:sz w:val="22"/>
          <w:szCs w:val="22"/>
        </w:rPr>
      </w:pPr>
    </w:p>
    <w:p w14:paraId="011E3CEF" w14:textId="77777777" w:rsidR="00012351" w:rsidRPr="003011B4" w:rsidRDefault="00012351" w:rsidP="00B70206">
      <w:pPr>
        <w:spacing w:line="240" w:lineRule="auto"/>
        <w:jc w:val="both"/>
        <w:rPr>
          <w:rFonts w:ascii="Times New Roman" w:hAnsi="Times New Roman" w:cs="Times New Roman"/>
          <w:b/>
          <w:bCs/>
          <w:sz w:val="22"/>
          <w:szCs w:val="22"/>
        </w:rPr>
      </w:pPr>
    </w:p>
    <w:p w14:paraId="272B4235" w14:textId="77777777" w:rsidR="00012351" w:rsidRPr="003011B4" w:rsidRDefault="00012351" w:rsidP="00B70206">
      <w:pPr>
        <w:spacing w:line="240" w:lineRule="auto"/>
        <w:jc w:val="both"/>
        <w:rPr>
          <w:rFonts w:ascii="Times New Roman" w:hAnsi="Times New Roman" w:cs="Times New Roman"/>
          <w:b/>
          <w:bCs/>
          <w:sz w:val="22"/>
          <w:szCs w:val="22"/>
        </w:rPr>
      </w:pPr>
    </w:p>
    <w:p w14:paraId="7341FB39" w14:textId="77777777" w:rsidR="00012351" w:rsidRPr="003011B4" w:rsidRDefault="00012351" w:rsidP="00B70206">
      <w:pPr>
        <w:spacing w:line="240" w:lineRule="auto"/>
        <w:jc w:val="both"/>
        <w:rPr>
          <w:rFonts w:ascii="Times New Roman" w:hAnsi="Times New Roman" w:cs="Times New Roman"/>
          <w:b/>
          <w:bCs/>
          <w:sz w:val="22"/>
          <w:szCs w:val="22"/>
        </w:rPr>
      </w:pPr>
    </w:p>
    <w:p w14:paraId="01937445" w14:textId="77777777" w:rsidR="00012351" w:rsidRPr="003011B4" w:rsidRDefault="00012351" w:rsidP="00B70206">
      <w:pPr>
        <w:spacing w:line="240" w:lineRule="auto"/>
        <w:jc w:val="both"/>
        <w:rPr>
          <w:rFonts w:ascii="Times New Roman" w:hAnsi="Times New Roman" w:cs="Times New Roman"/>
          <w:b/>
          <w:bCs/>
          <w:sz w:val="22"/>
          <w:szCs w:val="22"/>
        </w:rPr>
      </w:pPr>
    </w:p>
    <w:p w14:paraId="70DA28FB" w14:textId="1F866E97" w:rsidR="00BA4EBD" w:rsidRPr="003011B4" w:rsidRDefault="00BA4EBD"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noProof/>
          <w:sz w:val="22"/>
          <w:szCs w:val="22"/>
        </w:rPr>
        <w:lastRenderedPageBreak/>
        <w:drawing>
          <wp:inline distT="0" distB="0" distL="0" distR="0" wp14:anchorId="034D629D" wp14:editId="2E73265C">
            <wp:extent cx="5943600" cy="3940175"/>
            <wp:effectExtent l="0" t="0" r="0" b="3175"/>
            <wp:docPr id="176171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5974" name=""/>
                    <pic:cNvPicPr/>
                  </pic:nvPicPr>
                  <pic:blipFill>
                    <a:blip r:embed="rId17"/>
                    <a:stretch>
                      <a:fillRect/>
                    </a:stretch>
                  </pic:blipFill>
                  <pic:spPr>
                    <a:xfrm>
                      <a:off x="0" y="0"/>
                      <a:ext cx="5943600" cy="3940175"/>
                    </a:xfrm>
                    <a:prstGeom prst="rect">
                      <a:avLst/>
                    </a:prstGeom>
                  </pic:spPr>
                </pic:pic>
              </a:graphicData>
            </a:graphic>
          </wp:inline>
        </w:drawing>
      </w:r>
    </w:p>
    <w:p w14:paraId="5D076922" w14:textId="27DA67AB" w:rsidR="00BA4EBD" w:rsidRPr="003011B4" w:rsidRDefault="00BA4EBD" w:rsidP="000D6B37">
      <w:pPr>
        <w:spacing w:line="240" w:lineRule="auto"/>
        <w:jc w:val="center"/>
        <w:rPr>
          <w:rFonts w:ascii="Times New Roman" w:hAnsi="Times New Roman" w:cs="Times New Roman"/>
          <w:b/>
          <w:bCs/>
          <w:sz w:val="22"/>
          <w:szCs w:val="22"/>
        </w:rPr>
      </w:pPr>
      <w:r w:rsidRPr="003011B4">
        <w:rPr>
          <w:rFonts w:ascii="Times New Roman" w:hAnsi="Times New Roman" w:cs="Times New Roman"/>
          <w:b/>
          <w:bCs/>
          <w:sz w:val="22"/>
          <w:szCs w:val="22"/>
        </w:rPr>
        <w:t xml:space="preserve">Figure </w:t>
      </w:r>
      <w:r w:rsidR="005D33D7" w:rsidRPr="003011B4">
        <w:rPr>
          <w:rFonts w:ascii="Times New Roman" w:hAnsi="Times New Roman" w:cs="Times New Roman"/>
          <w:b/>
          <w:bCs/>
          <w:sz w:val="22"/>
          <w:szCs w:val="22"/>
        </w:rPr>
        <w:t>8</w:t>
      </w:r>
      <w:r w:rsidRPr="003011B4">
        <w:rPr>
          <w:rFonts w:ascii="Times New Roman" w:hAnsi="Times New Roman" w:cs="Times New Roman"/>
          <w:b/>
          <w:bCs/>
          <w:sz w:val="22"/>
          <w:szCs w:val="22"/>
        </w:rPr>
        <w:t xml:space="preserve">: Iteration 3 </w:t>
      </w:r>
      <w:r w:rsidR="00CE3F99" w:rsidRPr="003011B4">
        <w:rPr>
          <w:rFonts w:ascii="Times New Roman" w:hAnsi="Times New Roman" w:cs="Times New Roman"/>
          <w:b/>
          <w:bCs/>
          <w:sz w:val="22"/>
          <w:szCs w:val="22"/>
        </w:rPr>
        <w:t xml:space="preserve">Prediction </w:t>
      </w:r>
      <w:r w:rsidRPr="003011B4">
        <w:rPr>
          <w:rFonts w:ascii="Times New Roman" w:hAnsi="Times New Roman" w:cs="Times New Roman"/>
          <w:b/>
          <w:bCs/>
          <w:sz w:val="22"/>
          <w:szCs w:val="22"/>
        </w:rPr>
        <w:t>of HuBERT</w:t>
      </w:r>
      <w:r w:rsidR="006E0BC8" w:rsidRPr="003011B4">
        <w:rPr>
          <w:rFonts w:ascii="Times New Roman" w:hAnsi="Times New Roman" w:cs="Times New Roman"/>
          <w:b/>
          <w:bCs/>
          <w:sz w:val="22"/>
          <w:szCs w:val="22"/>
        </w:rPr>
        <w:t xml:space="preserve"> Model</w:t>
      </w:r>
      <w:r w:rsidR="00870907">
        <w:rPr>
          <w:rFonts w:ascii="Times New Roman" w:hAnsi="Times New Roman" w:cs="Times New Roman"/>
          <w:b/>
          <w:bCs/>
          <w:sz w:val="22"/>
          <w:szCs w:val="22"/>
        </w:rPr>
        <w:t xml:space="preserve"> </w:t>
      </w:r>
      <w:r w:rsidR="00870907">
        <w:rPr>
          <w:rFonts w:ascii="Times New Roman" w:hAnsi="Times New Roman" w:cs="Times New Roman"/>
          <w:sz w:val="22"/>
          <w:szCs w:val="22"/>
        </w:rPr>
        <w:t>[37]</w:t>
      </w:r>
    </w:p>
    <w:p w14:paraId="4719D5E8" w14:textId="55A81E3E" w:rsidR="00477ADE" w:rsidRPr="003011B4" w:rsidRDefault="00B312C1" w:rsidP="00B70206">
      <w:pPr>
        <w:pStyle w:val="Heading2"/>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4.</w:t>
      </w:r>
      <w:r w:rsidR="00EA5DA8" w:rsidRPr="003011B4">
        <w:rPr>
          <w:rFonts w:ascii="Times New Roman" w:hAnsi="Times New Roman" w:cs="Times New Roman"/>
          <w:b/>
          <w:color w:val="auto"/>
          <w:sz w:val="22"/>
          <w:szCs w:val="22"/>
        </w:rPr>
        <w:t>3 Fine-Tu</w:t>
      </w:r>
      <w:r w:rsidR="00660E8E" w:rsidRPr="003011B4">
        <w:rPr>
          <w:rFonts w:ascii="Times New Roman" w:hAnsi="Times New Roman" w:cs="Times New Roman"/>
          <w:b/>
          <w:color w:val="auto"/>
          <w:sz w:val="22"/>
          <w:szCs w:val="22"/>
        </w:rPr>
        <w:t>ning of HuB</w:t>
      </w:r>
      <w:r w:rsidR="00477ADE" w:rsidRPr="003011B4">
        <w:rPr>
          <w:rFonts w:ascii="Times New Roman" w:hAnsi="Times New Roman" w:cs="Times New Roman"/>
          <w:b/>
          <w:color w:val="auto"/>
          <w:sz w:val="22"/>
          <w:szCs w:val="22"/>
        </w:rPr>
        <w:t>ERT</w:t>
      </w:r>
    </w:p>
    <w:p w14:paraId="54CACBCF" w14:textId="76CF4A5C" w:rsidR="003D535C" w:rsidRPr="003011B4" w:rsidRDefault="00F471C5"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For </w:t>
      </w:r>
      <w:r w:rsidR="00712E4D" w:rsidRPr="003011B4">
        <w:rPr>
          <w:rFonts w:ascii="Times New Roman" w:hAnsi="Times New Roman" w:cs="Times New Roman"/>
          <w:sz w:val="22"/>
          <w:szCs w:val="22"/>
        </w:rPr>
        <w:t>automatic speech recognition (</w:t>
      </w:r>
      <w:r w:rsidRPr="003011B4">
        <w:rPr>
          <w:rFonts w:ascii="Times New Roman" w:hAnsi="Times New Roman" w:cs="Times New Roman"/>
          <w:sz w:val="22"/>
          <w:szCs w:val="22"/>
        </w:rPr>
        <w:t>ASR</w:t>
      </w:r>
      <w:r w:rsidR="00712E4D" w:rsidRPr="003011B4">
        <w:rPr>
          <w:rFonts w:ascii="Times New Roman" w:hAnsi="Times New Roman" w:cs="Times New Roman"/>
          <w:sz w:val="22"/>
          <w:szCs w:val="22"/>
        </w:rPr>
        <w:t>)</w:t>
      </w:r>
      <w:r w:rsidRPr="003011B4">
        <w:rPr>
          <w:rFonts w:ascii="Times New Roman" w:hAnsi="Times New Roman" w:cs="Times New Roman"/>
          <w:sz w:val="22"/>
          <w:szCs w:val="22"/>
        </w:rPr>
        <w:t xml:space="preserve"> finetuning, the </w:t>
      </w:r>
      <w:r w:rsidR="00815BF0" w:rsidRPr="003011B4">
        <w:rPr>
          <w:rFonts w:ascii="Times New Roman" w:hAnsi="Times New Roman" w:cs="Times New Roman"/>
          <w:sz w:val="22"/>
          <w:szCs w:val="22"/>
        </w:rPr>
        <w:t xml:space="preserve">Connectionist Temporal </w:t>
      </w:r>
      <w:r w:rsidR="00815BF0" w:rsidRPr="00ED6495">
        <w:rPr>
          <w:rFonts w:ascii="Times New Roman" w:hAnsi="Times New Roman" w:cs="Times New Roman"/>
          <w:sz w:val="22"/>
          <w:szCs w:val="22"/>
        </w:rPr>
        <w:t>Cla</w:t>
      </w:r>
      <w:r w:rsidR="00733B99" w:rsidRPr="00ED6495">
        <w:rPr>
          <w:rFonts w:ascii="Times New Roman" w:hAnsi="Times New Roman" w:cs="Times New Roman"/>
          <w:sz w:val="22"/>
          <w:szCs w:val="22"/>
        </w:rPr>
        <w:t>s</w:t>
      </w:r>
      <w:r w:rsidR="00815BF0" w:rsidRPr="00ED6495">
        <w:rPr>
          <w:rFonts w:ascii="Times New Roman" w:hAnsi="Times New Roman" w:cs="Times New Roman"/>
          <w:sz w:val="22"/>
          <w:szCs w:val="22"/>
        </w:rPr>
        <w:t>sification (</w:t>
      </w:r>
      <w:r w:rsidRPr="00ED6495">
        <w:rPr>
          <w:rFonts w:ascii="Times New Roman" w:hAnsi="Times New Roman" w:cs="Times New Roman"/>
          <w:sz w:val="22"/>
          <w:szCs w:val="22"/>
        </w:rPr>
        <w:t>CTC</w:t>
      </w:r>
      <w:r w:rsidR="00815BF0" w:rsidRPr="00ED6495">
        <w:rPr>
          <w:rFonts w:ascii="Times New Roman" w:hAnsi="Times New Roman" w:cs="Times New Roman"/>
          <w:sz w:val="22"/>
          <w:szCs w:val="22"/>
        </w:rPr>
        <w:t>)</w:t>
      </w:r>
      <w:r w:rsidRPr="00ED6495">
        <w:rPr>
          <w:rFonts w:ascii="Times New Roman" w:hAnsi="Times New Roman" w:cs="Times New Roman"/>
          <w:sz w:val="22"/>
          <w:szCs w:val="22"/>
        </w:rPr>
        <w:t xml:space="preserve"> loss function is used where the projection layer is also replaced with </w:t>
      </w:r>
      <w:r w:rsidR="00B1388D" w:rsidRPr="00ED6495">
        <w:rPr>
          <w:rFonts w:ascii="Times New Roman" w:hAnsi="Times New Roman" w:cs="Times New Roman"/>
          <w:sz w:val="22"/>
          <w:szCs w:val="22"/>
        </w:rPr>
        <w:t xml:space="preserve">random </w:t>
      </w:r>
      <w:r w:rsidRPr="00ED6495">
        <w:rPr>
          <w:rFonts w:ascii="Times New Roman" w:hAnsi="Times New Roman" w:cs="Times New Roman"/>
          <w:sz w:val="22"/>
          <w:szCs w:val="22"/>
        </w:rPr>
        <w:t xml:space="preserve">softmax </w:t>
      </w:r>
      <w:r w:rsidR="00B1388D" w:rsidRPr="00ED6495">
        <w:rPr>
          <w:rFonts w:ascii="Times New Roman" w:hAnsi="Times New Roman" w:cs="Times New Roman"/>
          <w:sz w:val="22"/>
          <w:szCs w:val="22"/>
        </w:rPr>
        <w:t>layer that has been initiliased</w:t>
      </w:r>
      <w:r w:rsidRPr="00ED6495">
        <w:rPr>
          <w:rFonts w:ascii="Times New Roman" w:hAnsi="Times New Roman" w:cs="Times New Roman"/>
          <w:sz w:val="22"/>
          <w:szCs w:val="22"/>
        </w:rPr>
        <w:t>.</w:t>
      </w:r>
      <w:r w:rsidR="00CB5564" w:rsidRPr="00ED6495">
        <w:rPr>
          <w:rFonts w:ascii="Times New Roman" w:hAnsi="Times New Roman" w:cs="Times New Roman"/>
          <w:sz w:val="22"/>
          <w:szCs w:val="22"/>
        </w:rPr>
        <w:t xml:space="preserve"> </w:t>
      </w:r>
      <w:commentRangeStart w:id="96"/>
      <w:commentRangeStart w:id="97"/>
      <w:r w:rsidR="00CB5564" w:rsidRPr="00ED6495">
        <w:rPr>
          <w:rFonts w:ascii="Times New Roman" w:hAnsi="Times New Roman" w:cs="Times New Roman"/>
          <w:sz w:val="22"/>
          <w:szCs w:val="22"/>
        </w:rPr>
        <w:t xml:space="preserve">In the </w:t>
      </w:r>
      <w:r w:rsidR="00A53F29">
        <w:rPr>
          <w:rFonts w:ascii="Times New Roman" w:hAnsi="Times New Roman" w:cs="Times New Roman"/>
          <w:sz w:val="22"/>
          <w:szCs w:val="22"/>
        </w:rPr>
        <w:t xml:space="preserve">HuBERT </w:t>
      </w:r>
      <w:r w:rsidR="00CB5564" w:rsidRPr="00ED6495">
        <w:rPr>
          <w:rFonts w:ascii="Times New Roman" w:hAnsi="Times New Roman" w:cs="Times New Roman"/>
          <w:sz w:val="22"/>
          <w:szCs w:val="22"/>
        </w:rPr>
        <w:t>paper</w:t>
      </w:r>
      <w:commentRangeEnd w:id="96"/>
      <w:r w:rsidR="00E1727C" w:rsidRPr="00ED6495">
        <w:rPr>
          <w:rStyle w:val="CommentReference"/>
          <w:rFonts w:ascii="Times New Roman" w:hAnsi="Times New Roman" w:cs="Times New Roman"/>
          <w:sz w:val="22"/>
          <w:szCs w:val="22"/>
        </w:rPr>
        <w:commentReference w:id="96"/>
      </w:r>
      <w:commentRangeEnd w:id="97"/>
      <w:r w:rsidR="00D02B70" w:rsidRPr="00ED6495">
        <w:rPr>
          <w:rStyle w:val="CommentReference"/>
          <w:rFonts w:ascii="Times New Roman" w:hAnsi="Times New Roman" w:cs="Times New Roman"/>
          <w:sz w:val="22"/>
          <w:szCs w:val="22"/>
        </w:rPr>
        <w:commentReference w:id="97"/>
      </w:r>
      <w:r w:rsidR="00CB5564" w:rsidRPr="00ED6495">
        <w:rPr>
          <w:rFonts w:ascii="Times New Roman" w:hAnsi="Times New Roman" w:cs="Times New Roman"/>
          <w:sz w:val="22"/>
          <w:szCs w:val="22"/>
        </w:rPr>
        <w:t>, for speech recognition fine-tuning, the authors</w:t>
      </w:r>
      <w:r w:rsidR="00D02B70" w:rsidRPr="00ED6495">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69714698"/>
          <w:placeholder>
            <w:docPart w:val="8F8894F1BE2046EEA3BD8CBD19546F29"/>
          </w:placeholder>
        </w:sdtPr>
        <w:sdtContent>
          <w:r w:rsidR="00D02B70" w:rsidRPr="00ED6495">
            <w:rPr>
              <w:rFonts w:ascii="Times New Roman" w:hAnsi="Times New Roman" w:cs="Times New Roman"/>
              <w:sz w:val="22"/>
              <w:szCs w:val="22"/>
            </w:rPr>
            <w:t>[7]</w:t>
          </w:r>
        </w:sdtContent>
      </w:sdt>
      <w:r w:rsidR="00CB5564" w:rsidRPr="00ED6495">
        <w:rPr>
          <w:rFonts w:ascii="Times New Roman" w:hAnsi="Times New Roman" w:cs="Times New Roman"/>
          <w:sz w:val="22"/>
          <w:szCs w:val="22"/>
        </w:rPr>
        <w:t xml:space="preserve"> utilised both transformer and n-gram language models trained on Librispeech dataset.</w:t>
      </w:r>
      <w:r w:rsidR="00EF0AF0" w:rsidRPr="00ED6495">
        <w:rPr>
          <w:rFonts w:ascii="Times New Roman" w:hAnsi="Times New Roman" w:cs="Times New Roman"/>
          <w:sz w:val="22"/>
          <w:szCs w:val="22"/>
        </w:rPr>
        <w:t xml:space="preserve"> The HuBERT model</w:t>
      </w:r>
      <w:r w:rsidR="00EF0AF0" w:rsidRPr="003011B4">
        <w:rPr>
          <w:rFonts w:ascii="Times New Roman" w:hAnsi="Times New Roman" w:cs="Times New Roman"/>
          <w:sz w:val="22"/>
          <w:szCs w:val="22"/>
        </w:rPr>
        <w:t xml:space="preserve"> can be fine-tuned for speech recognition and generation tasks </w:t>
      </w:r>
      <w:sdt>
        <w:sdtPr>
          <w:rPr>
            <w:rFonts w:ascii="Times New Roman" w:hAnsi="Times New Roman" w:cs="Times New Roman"/>
            <w:sz w:val="22"/>
            <w:szCs w:val="22"/>
          </w:rPr>
          <w:tag w:val="MENDELEY_CITATION_v3_eyJjaXRhdGlvbklEIjoiTUVOREVMRVlfQ0lUQVRJT05fYTIyODc1YTQtYTM5ZS00M2VhLTk2ZTEtYzBjNjg1MmU0NmFj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53304011"/>
          <w:placeholder>
            <w:docPart w:val="DefaultPlaceholder_-1854013440"/>
          </w:placeholder>
        </w:sdtPr>
        <w:sdtContent>
          <w:r w:rsidR="005E5395" w:rsidRPr="003011B4">
            <w:rPr>
              <w:rFonts w:ascii="Times New Roman" w:hAnsi="Times New Roman" w:cs="Times New Roman"/>
              <w:sz w:val="22"/>
              <w:szCs w:val="22"/>
            </w:rPr>
            <w:t>[7]</w:t>
          </w:r>
        </w:sdtContent>
      </w:sdt>
      <w:r w:rsidR="00EF0AF0"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To fine-tune the HuBERT model, certain </w:t>
      </w:r>
      <w:r w:rsidR="00C94DF2" w:rsidRPr="003011B4">
        <w:rPr>
          <w:rFonts w:ascii="Times New Roman" w:hAnsi="Times New Roman" w:cs="Times New Roman"/>
          <w:sz w:val="22"/>
          <w:szCs w:val="22"/>
        </w:rPr>
        <w:t>amounts</w:t>
      </w:r>
      <w:r w:rsidR="00E827AC" w:rsidRPr="003011B4">
        <w:rPr>
          <w:rFonts w:ascii="Times New Roman" w:hAnsi="Times New Roman" w:cs="Times New Roman"/>
          <w:sz w:val="22"/>
          <w:szCs w:val="22"/>
        </w:rPr>
        <w:t xml:space="preserve"> of labelled data are utilized. According to </w:t>
      </w:r>
      <w:sdt>
        <w:sdtPr>
          <w:rPr>
            <w:rFonts w:ascii="Times New Roman" w:hAnsi="Times New Roman" w:cs="Times New Roman"/>
            <w:sz w:val="22"/>
            <w:szCs w:val="22"/>
          </w:rPr>
          <w:tag w:val="MENDELEY_CITATION_v3_eyJjaXRhdGlvbklEIjoiTUVOREVMRVlfQ0lUQVRJT05fN2Q1NmRlYWItZGUzYi00ZjM1LTllMmUtNGZkZGJhYzU4ZGIw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702513042"/>
          <w:placeholder>
            <w:docPart w:val="DefaultPlaceholder_-1854013440"/>
          </w:placeholder>
        </w:sdtPr>
        <w:sdtContent>
          <w:r w:rsidR="005E5395" w:rsidRPr="003011B4">
            <w:rPr>
              <w:rFonts w:ascii="Times New Roman" w:hAnsi="Times New Roman" w:cs="Times New Roman"/>
              <w:sz w:val="22"/>
              <w:szCs w:val="22"/>
            </w:rPr>
            <w:t>[7]</w:t>
          </w:r>
        </w:sdtContent>
      </w:sdt>
      <w:r w:rsidR="00E827AC" w:rsidRPr="003011B4">
        <w:rPr>
          <w:rFonts w:ascii="Times New Roman" w:hAnsi="Times New Roman" w:cs="Times New Roman"/>
          <w:sz w:val="22"/>
          <w:szCs w:val="22"/>
        </w:rPr>
        <w:t xml:space="preserve">, pre-training a HuBERT model with large amount of unlabeled speech data demands less amount of labelled data for model fine-tuning with </w:t>
      </w:r>
      <w:r w:rsidR="00E1727C" w:rsidRPr="003011B4">
        <w:rPr>
          <w:rFonts w:ascii="Times New Roman" w:hAnsi="Times New Roman" w:cs="Times New Roman"/>
          <w:sz w:val="22"/>
          <w:szCs w:val="22"/>
        </w:rPr>
        <w:t>state-of-the-art (</w:t>
      </w:r>
      <w:r w:rsidR="00E827AC" w:rsidRPr="003011B4">
        <w:rPr>
          <w:rFonts w:ascii="Times New Roman" w:hAnsi="Times New Roman" w:cs="Times New Roman"/>
          <w:sz w:val="22"/>
          <w:szCs w:val="22"/>
        </w:rPr>
        <w:t>SOTA</w:t>
      </w:r>
      <w:r w:rsidR="00E1727C"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WER results. </w:t>
      </w:r>
      <w:r w:rsidR="00066A82" w:rsidRPr="003011B4">
        <w:rPr>
          <w:rFonts w:ascii="Times New Roman" w:hAnsi="Times New Roman" w:cs="Times New Roman"/>
          <w:sz w:val="22"/>
          <w:szCs w:val="22"/>
        </w:rPr>
        <w:t>Thus, i</w:t>
      </w:r>
      <w:r w:rsidR="00E827AC" w:rsidRPr="003011B4">
        <w:rPr>
          <w:rFonts w:ascii="Times New Roman" w:hAnsi="Times New Roman" w:cs="Times New Roman"/>
          <w:sz w:val="22"/>
          <w:szCs w:val="22"/>
        </w:rPr>
        <w:t xml:space="preserve">n </w:t>
      </w:r>
      <w:r w:rsidR="00066A82" w:rsidRPr="003011B4">
        <w:rPr>
          <w:rFonts w:ascii="Times New Roman" w:hAnsi="Times New Roman" w:cs="Times New Roman"/>
          <w:sz w:val="22"/>
          <w:szCs w:val="22"/>
        </w:rPr>
        <w:t>[7]</w:t>
      </w:r>
      <w:r w:rsidR="00E827AC" w:rsidRPr="003011B4">
        <w:rPr>
          <w:rFonts w:ascii="Times New Roman" w:hAnsi="Times New Roman" w:cs="Times New Roman"/>
          <w:sz w:val="22"/>
          <w:szCs w:val="22"/>
        </w:rPr>
        <w:t xml:space="preserve">, pre-trained </w:t>
      </w:r>
      <w:r w:rsidR="00833A78" w:rsidRPr="003011B4">
        <w:rPr>
          <w:rFonts w:ascii="Times New Roman" w:hAnsi="Times New Roman" w:cs="Times New Roman"/>
          <w:sz w:val="22"/>
          <w:szCs w:val="22"/>
        </w:rPr>
        <w:t xml:space="preserve">HuBERT </w:t>
      </w:r>
      <w:r w:rsidR="00E827AC" w:rsidRPr="003011B4">
        <w:rPr>
          <w:rFonts w:ascii="Times New Roman" w:hAnsi="Times New Roman" w:cs="Times New Roman"/>
          <w:sz w:val="22"/>
          <w:szCs w:val="22"/>
        </w:rPr>
        <w:t xml:space="preserve">models are fine-tuned </w:t>
      </w:r>
      <w:r w:rsidR="00C94DF2" w:rsidRPr="003011B4">
        <w:rPr>
          <w:rFonts w:ascii="Times New Roman" w:hAnsi="Times New Roman" w:cs="Times New Roman"/>
          <w:sz w:val="22"/>
          <w:szCs w:val="22"/>
        </w:rPr>
        <w:t>in</w:t>
      </w:r>
      <w:r w:rsidR="00E827AC" w:rsidRPr="003011B4">
        <w:rPr>
          <w:rFonts w:ascii="Times New Roman" w:hAnsi="Times New Roman" w:cs="Times New Roman"/>
          <w:sz w:val="22"/>
          <w:szCs w:val="22"/>
        </w:rPr>
        <w:t xml:space="preserve"> 10 mins, 1 </w:t>
      </w:r>
      <w:r w:rsidR="004477E4" w:rsidRPr="003011B4">
        <w:rPr>
          <w:rFonts w:ascii="Times New Roman" w:hAnsi="Times New Roman" w:cs="Times New Roman"/>
          <w:sz w:val="22"/>
          <w:szCs w:val="22"/>
        </w:rPr>
        <w:t>hr</w:t>
      </w:r>
      <w:r w:rsidR="00066A82" w:rsidRPr="003011B4">
        <w:rPr>
          <w:rFonts w:ascii="Times New Roman" w:hAnsi="Times New Roman" w:cs="Times New Roman"/>
          <w:sz w:val="22"/>
          <w:szCs w:val="22"/>
        </w:rPr>
        <w:t>s</w:t>
      </w:r>
      <w:r w:rsidR="004477E4" w:rsidRPr="003011B4">
        <w:rPr>
          <w:rFonts w:ascii="Times New Roman" w:hAnsi="Times New Roman" w:cs="Times New Roman"/>
          <w:sz w:val="22"/>
          <w:szCs w:val="22"/>
        </w:rPr>
        <w:t>.</w:t>
      </w:r>
      <w:r w:rsidR="00E827AC" w:rsidRPr="003011B4">
        <w:rPr>
          <w:rFonts w:ascii="Times New Roman" w:hAnsi="Times New Roman" w:cs="Times New Roman"/>
          <w:sz w:val="22"/>
          <w:szCs w:val="22"/>
        </w:rPr>
        <w:t xml:space="preserve">, and 10 </w:t>
      </w:r>
      <w:r w:rsidR="004477E4" w:rsidRPr="003011B4">
        <w:rPr>
          <w:rFonts w:ascii="Times New Roman" w:hAnsi="Times New Roman" w:cs="Times New Roman"/>
          <w:sz w:val="22"/>
          <w:szCs w:val="22"/>
        </w:rPr>
        <w:t>hrs.,</w:t>
      </w:r>
      <w:r w:rsidR="00E827AC" w:rsidRPr="003011B4">
        <w:rPr>
          <w:rFonts w:ascii="Times New Roman" w:hAnsi="Times New Roman" w:cs="Times New Roman"/>
          <w:sz w:val="22"/>
          <w:szCs w:val="22"/>
        </w:rPr>
        <w:t xml:space="preserve"> </w:t>
      </w:r>
      <w:r w:rsidR="004477E4" w:rsidRPr="003011B4">
        <w:rPr>
          <w:rFonts w:ascii="Times New Roman" w:hAnsi="Times New Roman" w:cs="Times New Roman"/>
          <w:sz w:val="22"/>
          <w:szCs w:val="22"/>
        </w:rPr>
        <w:t>of Libri-Light labelled data;</w:t>
      </w:r>
      <w:r w:rsidR="00E827AC" w:rsidRPr="003011B4">
        <w:rPr>
          <w:rFonts w:ascii="Times New Roman" w:hAnsi="Times New Roman" w:cs="Times New Roman"/>
          <w:sz w:val="22"/>
          <w:szCs w:val="22"/>
        </w:rPr>
        <w:t xml:space="preserve"> 100 </w:t>
      </w:r>
      <w:r w:rsidR="004477E4" w:rsidRPr="003011B4">
        <w:rPr>
          <w:rFonts w:ascii="Times New Roman" w:hAnsi="Times New Roman" w:cs="Times New Roman"/>
          <w:sz w:val="22"/>
          <w:szCs w:val="22"/>
        </w:rPr>
        <w:t>hrs.</w:t>
      </w:r>
      <w:r w:rsidR="00E827AC" w:rsidRPr="003011B4">
        <w:rPr>
          <w:rFonts w:ascii="Times New Roman" w:hAnsi="Times New Roman" w:cs="Times New Roman"/>
          <w:sz w:val="22"/>
          <w:szCs w:val="22"/>
        </w:rPr>
        <w:t xml:space="preserve">, </w:t>
      </w:r>
      <w:r w:rsidR="004477E4" w:rsidRPr="003011B4">
        <w:rPr>
          <w:rFonts w:ascii="Times New Roman" w:hAnsi="Times New Roman" w:cs="Times New Roman"/>
          <w:sz w:val="22"/>
          <w:szCs w:val="22"/>
        </w:rPr>
        <w:t xml:space="preserve">and 960 hrs., </w:t>
      </w:r>
      <w:r w:rsidR="007B6358" w:rsidRPr="003011B4">
        <w:rPr>
          <w:rFonts w:ascii="Times New Roman" w:hAnsi="Times New Roman" w:cs="Times New Roman"/>
          <w:sz w:val="22"/>
          <w:szCs w:val="22"/>
        </w:rPr>
        <w:t xml:space="preserve">of </w:t>
      </w:r>
      <w:r w:rsidR="004477E4" w:rsidRPr="003011B4">
        <w:rPr>
          <w:rFonts w:ascii="Times New Roman" w:hAnsi="Times New Roman" w:cs="Times New Roman"/>
          <w:sz w:val="22"/>
          <w:szCs w:val="22"/>
        </w:rPr>
        <w:t>LibriSpeech labelled data</w:t>
      </w:r>
      <w:r w:rsidR="00833A78" w:rsidRPr="003011B4">
        <w:rPr>
          <w:rFonts w:ascii="Times New Roman" w:hAnsi="Times New Roman" w:cs="Times New Roman"/>
          <w:sz w:val="22"/>
          <w:szCs w:val="22"/>
        </w:rPr>
        <w:t>, and the results obtained were compared with Wav2vec</w:t>
      </w:r>
      <w:r w:rsidR="00951CF8" w:rsidRPr="003011B4">
        <w:rPr>
          <w:rFonts w:ascii="Times New Roman" w:hAnsi="Times New Roman" w:cs="Times New Roman"/>
          <w:sz w:val="22"/>
          <w:szCs w:val="22"/>
        </w:rPr>
        <w:t xml:space="preserve"> 2.0 BASE, &amp; LARGE</w:t>
      </w:r>
      <w:r w:rsidR="00833A78" w:rsidRPr="003011B4">
        <w:rPr>
          <w:rFonts w:ascii="Times New Roman" w:hAnsi="Times New Roman" w:cs="Times New Roman"/>
          <w:sz w:val="22"/>
          <w:szCs w:val="22"/>
        </w:rPr>
        <w:t>,</w:t>
      </w:r>
      <w:r w:rsidR="00951CF8" w:rsidRPr="003011B4">
        <w:rPr>
          <w:rFonts w:ascii="Times New Roman" w:hAnsi="Times New Roman" w:cs="Times New Roman"/>
          <w:sz w:val="22"/>
          <w:szCs w:val="22"/>
        </w:rPr>
        <w:t xml:space="preserve"> and </w:t>
      </w:r>
      <w:r w:rsidR="00833A78" w:rsidRPr="003011B4">
        <w:rPr>
          <w:rFonts w:ascii="Times New Roman" w:hAnsi="Times New Roman" w:cs="Times New Roman"/>
          <w:sz w:val="22"/>
          <w:szCs w:val="22"/>
        </w:rPr>
        <w:t xml:space="preserve">DiscreteBERT </w:t>
      </w:r>
      <w:sdt>
        <w:sdtPr>
          <w:rPr>
            <w:rFonts w:ascii="Times New Roman" w:hAnsi="Times New Roman" w:cs="Times New Roman"/>
            <w:sz w:val="22"/>
            <w:szCs w:val="22"/>
          </w:rPr>
          <w:tag w:val="MENDELEY_CITATION_v3_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"/>
          <w:id w:val="-1495176914"/>
          <w:placeholder>
            <w:docPart w:val="DefaultPlaceholder_-1854013440"/>
          </w:placeholder>
        </w:sdtPr>
        <w:sdtContent>
          <w:r w:rsidR="005E5395" w:rsidRPr="003011B4">
            <w:rPr>
              <w:rFonts w:ascii="Times New Roman" w:hAnsi="Times New Roman" w:cs="Times New Roman"/>
              <w:sz w:val="22"/>
              <w:szCs w:val="22"/>
            </w:rPr>
            <w:t>[25]</w:t>
          </w:r>
        </w:sdtContent>
      </w:sdt>
      <w:r w:rsidR="004477E4" w:rsidRPr="003011B4">
        <w:rPr>
          <w:rFonts w:ascii="Times New Roman" w:hAnsi="Times New Roman" w:cs="Times New Roman"/>
          <w:sz w:val="22"/>
          <w:szCs w:val="22"/>
        </w:rPr>
        <w:t>.</w:t>
      </w:r>
      <w:r w:rsidR="003957D1" w:rsidRPr="003011B4">
        <w:rPr>
          <w:rFonts w:ascii="Times New Roman" w:hAnsi="Times New Roman" w:cs="Times New Roman"/>
          <w:sz w:val="22"/>
          <w:szCs w:val="22"/>
        </w:rPr>
        <w:t xml:space="preserve"> When just 10 min of labelled Libri-Light (60K) was utilized, HuBERT achieved WER of 4.6 % and 6.8 % in comparison to </w:t>
      </w:r>
      <w:r w:rsidR="00397865" w:rsidRPr="003011B4">
        <w:rPr>
          <w:rFonts w:ascii="Times New Roman" w:hAnsi="Times New Roman" w:cs="Times New Roman"/>
          <w:sz w:val="22"/>
          <w:szCs w:val="22"/>
        </w:rPr>
        <w:t xml:space="preserve">Wav2Vec 2.0 LARGE with </w:t>
      </w:r>
      <w:r w:rsidR="003957D1" w:rsidRPr="003011B4">
        <w:rPr>
          <w:rFonts w:ascii="Times New Roman" w:hAnsi="Times New Roman" w:cs="Times New Roman"/>
          <w:sz w:val="22"/>
          <w:szCs w:val="22"/>
        </w:rPr>
        <w:t>4.8 % and 8.2 % for test-clean and test-other respectively.</w:t>
      </w:r>
    </w:p>
    <w:p w14:paraId="2DAB167A" w14:textId="26E387E0" w:rsidR="005F0C8F" w:rsidRPr="003011B4" w:rsidRDefault="004147FB" w:rsidP="005F0C8F">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5. </w:t>
      </w:r>
      <w:r w:rsidR="005F0C8F" w:rsidRPr="003011B4">
        <w:rPr>
          <w:rFonts w:ascii="Times New Roman" w:hAnsi="Times New Roman" w:cs="Times New Roman"/>
          <w:b/>
          <w:bCs/>
          <w:color w:val="auto"/>
          <w:sz w:val="22"/>
          <w:szCs w:val="22"/>
        </w:rPr>
        <w:t>Review of Related Works</w:t>
      </w:r>
    </w:p>
    <w:p w14:paraId="7A76B750" w14:textId="15B5543F" w:rsidR="005C7715" w:rsidRPr="003011B4" w:rsidRDefault="00F40E97" w:rsidP="004D65C2">
      <w:pPr>
        <w:jc w:val="both"/>
        <w:rPr>
          <w:rFonts w:ascii="Times New Roman" w:hAnsi="Times New Roman" w:cs="Times New Roman"/>
          <w:sz w:val="22"/>
          <w:szCs w:val="22"/>
        </w:rPr>
      </w:pPr>
      <w:r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107567348"/>
          <w:placeholder>
            <w:docPart w:val="398E6B1E722843B98B8EEF03143AFE27"/>
          </w:placeholder>
        </w:sdtPr>
        <w:sdtContent>
          <w:r w:rsidR="003469AB" w:rsidRPr="003011B4">
            <w:rPr>
              <w:rFonts w:ascii="Times New Roman" w:hAnsi="Times New Roman" w:cs="Times New Roman"/>
              <w:sz w:val="22"/>
              <w:szCs w:val="22"/>
            </w:rPr>
            <w:t>[4]</w:t>
          </w:r>
        </w:sdtContent>
      </w:sdt>
      <w:r w:rsidRPr="003011B4">
        <w:rPr>
          <w:rFonts w:ascii="Times New Roman" w:hAnsi="Times New Roman" w:cs="Times New Roman"/>
          <w:sz w:val="22"/>
          <w:szCs w:val="22"/>
        </w:rPr>
        <w:t xml:space="preserve">, </w:t>
      </w:r>
      <w:r w:rsidR="00B76A81" w:rsidRPr="003011B4">
        <w:rPr>
          <w:rFonts w:ascii="Times New Roman" w:hAnsi="Times New Roman" w:cs="Times New Roman"/>
          <w:sz w:val="22"/>
          <w:szCs w:val="22"/>
        </w:rPr>
        <w:t xml:space="preserve">a transformer-based </w:t>
      </w:r>
      <w:r w:rsidR="00DB4949" w:rsidRPr="003011B4">
        <w:rPr>
          <w:rFonts w:ascii="Times New Roman" w:hAnsi="Times New Roman" w:cs="Times New Roman"/>
          <w:sz w:val="22"/>
          <w:szCs w:val="22"/>
        </w:rPr>
        <w:t xml:space="preserve">direct </w:t>
      </w:r>
      <w:r w:rsidRPr="003011B4">
        <w:rPr>
          <w:rFonts w:ascii="Times New Roman" w:hAnsi="Times New Roman" w:cs="Times New Roman"/>
          <w:sz w:val="22"/>
          <w:szCs w:val="22"/>
        </w:rPr>
        <w:t xml:space="preserve">S2UT model was developed where the input source speech was </w:t>
      </w:r>
      <w:r w:rsidR="00D02B9A" w:rsidRPr="003011B4">
        <w:rPr>
          <w:rFonts w:ascii="Times New Roman" w:hAnsi="Times New Roman" w:cs="Times New Roman"/>
          <w:sz w:val="22"/>
          <w:szCs w:val="22"/>
        </w:rPr>
        <w:t xml:space="preserve">transformed into </w:t>
      </w:r>
      <w:r w:rsidR="00BA5A1E">
        <w:rPr>
          <w:rFonts w:ascii="Times New Roman" w:hAnsi="Times New Roman" w:cs="Times New Roman"/>
          <w:sz w:val="22"/>
          <w:szCs w:val="22"/>
        </w:rPr>
        <w:t xml:space="preserve">a </w:t>
      </w:r>
      <w:r w:rsidRPr="003011B4">
        <w:rPr>
          <w:rFonts w:ascii="Times New Roman" w:hAnsi="Times New Roman" w:cs="Times New Roman"/>
          <w:sz w:val="22"/>
          <w:szCs w:val="22"/>
        </w:rPr>
        <w:t xml:space="preserve">mel-spectrogram, and </w:t>
      </w:r>
      <w:r w:rsidR="00BA5A1E">
        <w:rPr>
          <w:rFonts w:ascii="Times New Roman" w:hAnsi="Times New Roman" w:cs="Times New Roman"/>
          <w:sz w:val="22"/>
          <w:szCs w:val="22"/>
        </w:rPr>
        <w:t xml:space="preserve">the </w:t>
      </w:r>
      <w:r w:rsidRPr="003011B4">
        <w:rPr>
          <w:rFonts w:ascii="Times New Roman" w:hAnsi="Times New Roman" w:cs="Times New Roman"/>
          <w:sz w:val="22"/>
          <w:szCs w:val="22"/>
        </w:rPr>
        <w:t xml:space="preserve">target was </w:t>
      </w:r>
      <w:r w:rsidR="00BA5A1E">
        <w:rPr>
          <w:rFonts w:ascii="Times New Roman" w:hAnsi="Times New Roman" w:cs="Times New Roman"/>
          <w:sz w:val="22"/>
          <w:szCs w:val="22"/>
        </w:rPr>
        <w:t xml:space="preserve">a </w:t>
      </w:r>
      <w:r w:rsidRPr="003011B4">
        <w:rPr>
          <w:rFonts w:ascii="Times New Roman" w:hAnsi="Times New Roman" w:cs="Times New Roman"/>
          <w:sz w:val="22"/>
          <w:szCs w:val="22"/>
        </w:rPr>
        <w:t xml:space="preserve">discrete representation </w:t>
      </w:r>
      <w:r w:rsidR="00D514D5" w:rsidRPr="003011B4">
        <w:rPr>
          <w:rFonts w:ascii="Times New Roman" w:hAnsi="Times New Roman" w:cs="Times New Roman"/>
          <w:sz w:val="22"/>
          <w:szCs w:val="22"/>
        </w:rPr>
        <w:t>of the target speech</w:t>
      </w:r>
      <w:r w:rsidR="00B33B4B" w:rsidRPr="003011B4">
        <w:rPr>
          <w:rFonts w:ascii="Times New Roman" w:hAnsi="Times New Roman" w:cs="Times New Roman"/>
          <w:sz w:val="22"/>
          <w:szCs w:val="22"/>
        </w:rPr>
        <w:t xml:space="preserve"> obtained using Hu</w:t>
      </w:r>
      <w:r w:rsidR="0057695D" w:rsidRPr="003011B4">
        <w:rPr>
          <w:rFonts w:ascii="Times New Roman" w:hAnsi="Times New Roman" w:cs="Times New Roman"/>
          <w:sz w:val="22"/>
          <w:szCs w:val="22"/>
        </w:rPr>
        <w:t>B</w:t>
      </w:r>
      <w:r w:rsidR="00B33B4B" w:rsidRPr="003011B4">
        <w:rPr>
          <w:rFonts w:ascii="Times New Roman" w:hAnsi="Times New Roman" w:cs="Times New Roman"/>
          <w:sz w:val="22"/>
          <w:szCs w:val="22"/>
        </w:rPr>
        <w:t xml:space="preserve">ERT </w:t>
      </w:r>
      <w:r w:rsidR="002016C7" w:rsidRPr="003011B4">
        <w:rPr>
          <w:rFonts w:ascii="Times New Roman" w:hAnsi="Times New Roman" w:cs="Times New Roman"/>
          <w:sz w:val="22"/>
          <w:szCs w:val="22"/>
        </w:rPr>
        <w:t>B</w:t>
      </w:r>
      <w:r w:rsidR="00C058AA" w:rsidRPr="003011B4">
        <w:rPr>
          <w:rFonts w:ascii="Times New Roman" w:hAnsi="Times New Roman" w:cs="Times New Roman"/>
          <w:sz w:val="22"/>
          <w:szCs w:val="22"/>
        </w:rPr>
        <w:t xml:space="preserve">ase </w:t>
      </w:r>
      <w:r w:rsidR="00B33B4B" w:rsidRPr="003011B4">
        <w:rPr>
          <w:rFonts w:ascii="Times New Roman" w:hAnsi="Times New Roman" w:cs="Times New Roman"/>
          <w:sz w:val="22"/>
          <w:szCs w:val="22"/>
        </w:rPr>
        <w:t>model</w:t>
      </w:r>
      <w:r w:rsidR="00033E3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693955463"/>
          <w:placeholder>
            <w:docPart w:val="4352452B6A8E4EC1A2007C2D0720F44C"/>
          </w:placeholder>
        </w:sdtPr>
        <w:sdtContent>
          <w:r w:rsidR="00E36707" w:rsidRPr="003011B4">
            <w:rPr>
              <w:rFonts w:ascii="Times New Roman" w:hAnsi="Times New Roman" w:cs="Times New Roman"/>
              <w:sz w:val="22"/>
              <w:szCs w:val="22"/>
            </w:rPr>
            <w:t>[7]</w:t>
          </w:r>
        </w:sdtContent>
      </w:sdt>
      <w:r w:rsidR="00D514D5" w:rsidRPr="003011B4">
        <w:rPr>
          <w:rFonts w:ascii="Times New Roman" w:hAnsi="Times New Roman" w:cs="Times New Roman"/>
          <w:sz w:val="22"/>
          <w:szCs w:val="22"/>
        </w:rPr>
        <w:t>.</w:t>
      </w:r>
      <w:r w:rsidR="00256919" w:rsidRPr="003011B4">
        <w:rPr>
          <w:rFonts w:ascii="Times New Roman" w:hAnsi="Times New Roman" w:cs="Times New Roman"/>
          <w:sz w:val="22"/>
          <w:szCs w:val="22"/>
        </w:rPr>
        <w:t xml:space="preserve"> </w:t>
      </w:r>
      <w:r w:rsidR="0005520B" w:rsidRPr="003011B4">
        <w:rPr>
          <w:rFonts w:ascii="Times New Roman" w:hAnsi="Times New Roman" w:cs="Times New Roman"/>
          <w:sz w:val="22"/>
          <w:szCs w:val="22"/>
        </w:rPr>
        <w:t>T</w:t>
      </w:r>
      <w:r w:rsidR="00033E32" w:rsidRPr="003011B4">
        <w:rPr>
          <w:rFonts w:ascii="Times New Roman" w:hAnsi="Times New Roman" w:cs="Times New Roman"/>
          <w:sz w:val="22"/>
          <w:szCs w:val="22"/>
        </w:rPr>
        <w:t xml:space="preserve">arget speech waveform from </w:t>
      </w:r>
      <w:r w:rsidR="004C0B1B" w:rsidRPr="003011B4">
        <w:rPr>
          <w:rFonts w:ascii="Times New Roman" w:hAnsi="Times New Roman" w:cs="Times New Roman"/>
          <w:sz w:val="22"/>
          <w:szCs w:val="22"/>
        </w:rPr>
        <w:t xml:space="preserve">self-supervised </w:t>
      </w:r>
      <w:r w:rsidR="00033E32" w:rsidRPr="003011B4">
        <w:rPr>
          <w:rFonts w:ascii="Times New Roman" w:hAnsi="Times New Roman" w:cs="Times New Roman"/>
          <w:sz w:val="22"/>
          <w:szCs w:val="22"/>
        </w:rPr>
        <w:t xml:space="preserve">target discrete units </w:t>
      </w:r>
      <w:r w:rsidR="004C0B1B" w:rsidRPr="003011B4">
        <w:rPr>
          <w:rFonts w:ascii="Times New Roman" w:hAnsi="Times New Roman" w:cs="Times New Roman"/>
          <w:sz w:val="22"/>
          <w:szCs w:val="22"/>
        </w:rPr>
        <w:t xml:space="preserve">predicted </w:t>
      </w:r>
      <w:r w:rsidR="00033E32" w:rsidRPr="003011B4">
        <w:rPr>
          <w:rFonts w:ascii="Times New Roman" w:hAnsi="Times New Roman" w:cs="Times New Roman"/>
          <w:sz w:val="22"/>
          <w:szCs w:val="22"/>
        </w:rPr>
        <w:t xml:space="preserve">using </w:t>
      </w:r>
      <w:r w:rsidR="00917FB5">
        <w:rPr>
          <w:rFonts w:ascii="Times New Roman" w:hAnsi="Times New Roman" w:cs="Times New Roman"/>
          <w:sz w:val="22"/>
          <w:szCs w:val="22"/>
        </w:rPr>
        <w:t xml:space="preserve">a </w:t>
      </w:r>
      <w:r w:rsidR="00033E32" w:rsidRPr="003011B4">
        <w:rPr>
          <w:rFonts w:ascii="Times New Roman" w:hAnsi="Times New Roman" w:cs="Times New Roman"/>
          <w:sz w:val="22"/>
          <w:szCs w:val="22"/>
        </w:rPr>
        <w:t>vocoder, and target texts</w:t>
      </w:r>
      <w:r w:rsidR="002F327A" w:rsidRPr="003011B4">
        <w:rPr>
          <w:rFonts w:ascii="Times New Roman" w:hAnsi="Times New Roman" w:cs="Times New Roman"/>
          <w:sz w:val="22"/>
          <w:szCs w:val="22"/>
        </w:rPr>
        <w:t xml:space="preserve"> (used for written target </w:t>
      </w:r>
      <w:r w:rsidR="004C0B1B" w:rsidRPr="003011B4">
        <w:rPr>
          <w:rFonts w:ascii="Times New Roman" w:hAnsi="Times New Roman" w:cs="Times New Roman"/>
          <w:sz w:val="22"/>
          <w:szCs w:val="22"/>
        </w:rPr>
        <w:t>language and</w:t>
      </w:r>
      <w:r w:rsidR="00520430" w:rsidRPr="003011B4">
        <w:rPr>
          <w:rFonts w:ascii="Times New Roman" w:hAnsi="Times New Roman" w:cs="Times New Roman"/>
          <w:sz w:val="22"/>
          <w:szCs w:val="22"/>
        </w:rPr>
        <w:t xml:space="preserve"> obtained using CTC decoder</w:t>
      </w:r>
      <w:r w:rsidR="002F327A" w:rsidRPr="003011B4">
        <w:rPr>
          <w:rFonts w:ascii="Times New Roman" w:hAnsi="Times New Roman" w:cs="Times New Roman"/>
          <w:sz w:val="22"/>
          <w:szCs w:val="22"/>
        </w:rPr>
        <w:t>)</w:t>
      </w:r>
      <w:r w:rsidR="00033E32" w:rsidRPr="003011B4">
        <w:rPr>
          <w:rFonts w:ascii="Times New Roman" w:hAnsi="Times New Roman" w:cs="Times New Roman"/>
          <w:sz w:val="22"/>
          <w:szCs w:val="22"/>
        </w:rPr>
        <w:t xml:space="preserve"> were obtained from the architecture</w:t>
      </w:r>
      <w:r w:rsidR="004C0B1B" w:rsidRPr="003011B4">
        <w:rPr>
          <w:rFonts w:ascii="Times New Roman" w:hAnsi="Times New Roman" w:cs="Times New Roman"/>
          <w:sz w:val="22"/>
          <w:szCs w:val="22"/>
        </w:rPr>
        <w:t>. The architecture</w:t>
      </w:r>
      <w:r w:rsidR="00033E32" w:rsidRPr="003011B4">
        <w:rPr>
          <w:rFonts w:ascii="Times New Roman" w:hAnsi="Times New Roman" w:cs="Times New Roman"/>
          <w:sz w:val="22"/>
          <w:szCs w:val="22"/>
        </w:rPr>
        <w:t xml:space="preserve"> involves joint training of speech</w:t>
      </w:r>
      <w:r w:rsidR="00A2108C" w:rsidRPr="003011B4">
        <w:rPr>
          <w:rFonts w:ascii="Times New Roman" w:hAnsi="Times New Roman" w:cs="Times New Roman"/>
          <w:sz w:val="22"/>
          <w:szCs w:val="22"/>
        </w:rPr>
        <w:t xml:space="preserve"> mel-spectrogram</w:t>
      </w:r>
      <w:r w:rsidR="005B47E7" w:rsidRPr="003011B4">
        <w:rPr>
          <w:rFonts w:ascii="Times New Roman" w:hAnsi="Times New Roman" w:cs="Times New Roman"/>
          <w:sz w:val="22"/>
          <w:szCs w:val="22"/>
        </w:rPr>
        <w:t xml:space="preserve"> (source)</w:t>
      </w:r>
      <w:r w:rsidR="00033E32" w:rsidRPr="003011B4">
        <w:rPr>
          <w:rFonts w:ascii="Times New Roman" w:hAnsi="Times New Roman" w:cs="Times New Roman"/>
          <w:sz w:val="22"/>
          <w:szCs w:val="22"/>
        </w:rPr>
        <w:t>, texts</w:t>
      </w:r>
      <w:r w:rsidR="005B47E7" w:rsidRPr="003011B4">
        <w:rPr>
          <w:rFonts w:ascii="Times New Roman" w:hAnsi="Times New Roman" w:cs="Times New Roman"/>
          <w:sz w:val="22"/>
          <w:szCs w:val="22"/>
        </w:rPr>
        <w:t xml:space="preserve"> (source and target</w:t>
      </w:r>
      <w:r w:rsidR="00AF7756" w:rsidRPr="003011B4">
        <w:rPr>
          <w:rFonts w:ascii="Times New Roman" w:hAnsi="Times New Roman" w:cs="Times New Roman"/>
          <w:sz w:val="22"/>
          <w:szCs w:val="22"/>
        </w:rPr>
        <w:t xml:space="preserve"> – </w:t>
      </w:r>
      <w:r w:rsidR="00062D2C" w:rsidRPr="003011B4">
        <w:rPr>
          <w:rFonts w:ascii="Times New Roman" w:hAnsi="Times New Roman" w:cs="Times New Roman"/>
          <w:sz w:val="22"/>
          <w:szCs w:val="22"/>
        </w:rPr>
        <w:t>for written language</w:t>
      </w:r>
      <w:r w:rsidR="005B47E7" w:rsidRPr="003011B4">
        <w:rPr>
          <w:rFonts w:ascii="Times New Roman" w:hAnsi="Times New Roman" w:cs="Times New Roman"/>
          <w:sz w:val="22"/>
          <w:szCs w:val="22"/>
        </w:rPr>
        <w:t>)</w:t>
      </w:r>
      <w:r w:rsidR="00033E32" w:rsidRPr="003011B4">
        <w:rPr>
          <w:rFonts w:ascii="Times New Roman" w:hAnsi="Times New Roman" w:cs="Times New Roman"/>
          <w:sz w:val="22"/>
          <w:szCs w:val="22"/>
        </w:rPr>
        <w:t>, discrete units</w:t>
      </w:r>
      <w:r w:rsidR="005B47E7" w:rsidRPr="003011B4">
        <w:rPr>
          <w:rFonts w:ascii="Times New Roman" w:hAnsi="Times New Roman" w:cs="Times New Roman"/>
          <w:sz w:val="22"/>
          <w:szCs w:val="22"/>
        </w:rPr>
        <w:t xml:space="preserve"> (target</w:t>
      </w:r>
      <w:r w:rsidR="003F4F63" w:rsidRPr="003011B4">
        <w:rPr>
          <w:rFonts w:ascii="Times New Roman" w:hAnsi="Times New Roman" w:cs="Times New Roman"/>
          <w:sz w:val="22"/>
          <w:szCs w:val="22"/>
        </w:rPr>
        <w:t>, and source – for auxiliary training</w:t>
      </w:r>
      <w:r w:rsidR="005B47E7" w:rsidRPr="003011B4">
        <w:rPr>
          <w:rFonts w:ascii="Times New Roman" w:hAnsi="Times New Roman" w:cs="Times New Roman"/>
          <w:sz w:val="22"/>
          <w:szCs w:val="22"/>
        </w:rPr>
        <w:t>), phonemes (source and target), and characters (source and target)</w:t>
      </w:r>
      <w:r w:rsidR="00033E32" w:rsidRPr="003011B4">
        <w:rPr>
          <w:rFonts w:ascii="Times New Roman" w:hAnsi="Times New Roman" w:cs="Times New Roman"/>
          <w:sz w:val="22"/>
          <w:szCs w:val="22"/>
        </w:rPr>
        <w:t>.</w:t>
      </w:r>
      <w:r w:rsidR="002F54D3" w:rsidRPr="003011B4">
        <w:rPr>
          <w:rFonts w:ascii="Times New Roman" w:hAnsi="Times New Roman" w:cs="Times New Roman"/>
          <w:sz w:val="22"/>
          <w:szCs w:val="22"/>
        </w:rPr>
        <w:t xml:space="preserve"> Also, characters, </w:t>
      </w:r>
      <w:r w:rsidR="002F54D3" w:rsidRPr="003011B4">
        <w:rPr>
          <w:rFonts w:ascii="Times New Roman" w:hAnsi="Times New Roman" w:cs="Times New Roman"/>
          <w:sz w:val="22"/>
          <w:szCs w:val="22"/>
        </w:rPr>
        <w:lastRenderedPageBreak/>
        <w:t>or phonemes</w:t>
      </w:r>
      <w:r w:rsidR="005A711A">
        <w:rPr>
          <w:rFonts w:ascii="Times New Roman" w:hAnsi="Times New Roman" w:cs="Times New Roman"/>
          <w:sz w:val="22"/>
          <w:szCs w:val="22"/>
        </w:rPr>
        <w:t>,</w:t>
      </w:r>
      <w:r w:rsidR="002F54D3" w:rsidRPr="003011B4">
        <w:rPr>
          <w:rFonts w:ascii="Times New Roman" w:hAnsi="Times New Roman" w:cs="Times New Roman"/>
          <w:sz w:val="22"/>
          <w:szCs w:val="22"/>
        </w:rPr>
        <w:t xml:space="preserve"> were </w:t>
      </w:r>
      <w:r w:rsidR="00CC0C92">
        <w:rPr>
          <w:rFonts w:ascii="Times New Roman" w:hAnsi="Times New Roman" w:cs="Times New Roman"/>
          <w:sz w:val="22"/>
          <w:szCs w:val="22"/>
        </w:rPr>
        <w:t>output</w:t>
      </w:r>
      <w:r w:rsidR="005A711A" w:rsidRPr="003011B4">
        <w:rPr>
          <w:rFonts w:ascii="Times New Roman" w:hAnsi="Times New Roman" w:cs="Times New Roman"/>
          <w:sz w:val="22"/>
          <w:szCs w:val="22"/>
        </w:rPr>
        <w:t xml:space="preserve"> </w:t>
      </w:r>
      <w:r w:rsidR="002F54D3" w:rsidRPr="003011B4">
        <w:rPr>
          <w:rFonts w:ascii="Times New Roman" w:hAnsi="Times New Roman" w:cs="Times New Roman"/>
          <w:sz w:val="22"/>
          <w:szCs w:val="22"/>
        </w:rPr>
        <w:t>as auxiliary output during training.</w:t>
      </w:r>
      <w:r w:rsidR="00E950F5" w:rsidRPr="003011B4">
        <w:rPr>
          <w:rFonts w:ascii="Times New Roman" w:hAnsi="Times New Roman" w:cs="Times New Roman"/>
          <w:sz w:val="22"/>
          <w:szCs w:val="22"/>
        </w:rPr>
        <w:t xml:space="preserve"> </w:t>
      </w:r>
      <w:r w:rsidR="00BA0E86" w:rsidRPr="003011B4">
        <w:rPr>
          <w:rFonts w:ascii="Times New Roman" w:hAnsi="Times New Roman" w:cs="Times New Roman"/>
          <w:sz w:val="22"/>
          <w:szCs w:val="22"/>
        </w:rPr>
        <w:t xml:space="preserve">Discrete </w:t>
      </w:r>
      <w:r w:rsidR="003408FA" w:rsidRPr="003011B4">
        <w:rPr>
          <w:rFonts w:ascii="Times New Roman" w:hAnsi="Times New Roman" w:cs="Times New Roman"/>
          <w:sz w:val="22"/>
          <w:szCs w:val="22"/>
        </w:rPr>
        <w:t>units were generated</w:t>
      </w:r>
      <w:r w:rsidR="00BA0E86" w:rsidRPr="003011B4">
        <w:rPr>
          <w:rFonts w:ascii="Times New Roman" w:hAnsi="Times New Roman" w:cs="Times New Roman"/>
          <w:sz w:val="22"/>
          <w:szCs w:val="22"/>
        </w:rPr>
        <w:t xml:space="preserve"> using stacked and reduced</w:t>
      </w:r>
      <w:r w:rsidR="00175E72" w:rsidRPr="003011B4">
        <w:rPr>
          <w:rFonts w:ascii="Times New Roman" w:hAnsi="Times New Roman" w:cs="Times New Roman"/>
          <w:sz w:val="22"/>
          <w:szCs w:val="22"/>
        </w:rPr>
        <w:t xml:space="preserve"> </w:t>
      </w:r>
      <w:r w:rsidR="005A711A">
        <w:rPr>
          <w:rFonts w:ascii="Times New Roman" w:hAnsi="Times New Roman" w:cs="Times New Roman"/>
          <w:sz w:val="22"/>
          <w:szCs w:val="22"/>
        </w:rPr>
        <w:t xml:space="preserve">approaches </w:t>
      </w:r>
      <w:r w:rsidR="00175E72" w:rsidRPr="003011B4">
        <w:rPr>
          <w:rFonts w:ascii="Times New Roman" w:hAnsi="Times New Roman" w:cs="Times New Roman"/>
          <w:sz w:val="22"/>
          <w:szCs w:val="22"/>
        </w:rPr>
        <w:t>(removal of consecutive duplicate</w:t>
      </w:r>
      <w:r w:rsidR="003F4F63" w:rsidRPr="003011B4">
        <w:rPr>
          <w:rFonts w:ascii="Times New Roman" w:hAnsi="Times New Roman" w:cs="Times New Roman"/>
          <w:sz w:val="22"/>
          <w:szCs w:val="22"/>
        </w:rPr>
        <w:t xml:space="preserve"> units</w:t>
      </w:r>
      <w:r w:rsidR="00CC0C92" w:rsidRPr="003011B4">
        <w:rPr>
          <w:rFonts w:ascii="Times New Roman" w:hAnsi="Times New Roman" w:cs="Times New Roman"/>
          <w:sz w:val="22"/>
          <w:szCs w:val="22"/>
        </w:rPr>
        <w:t>).</w:t>
      </w:r>
      <w:r w:rsidR="001C7BA6" w:rsidRPr="003011B4">
        <w:rPr>
          <w:rFonts w:ascii="Times New Roman" w:hAnsi="Times New Roman" w:cs="Times New Roman"/>
          <w:sz w:val="22"/>
          <w:szCs w:val="22"/>
        </w:rPr>
        <w:t xml:space="preserve"> </w:t>
      </w:r>
      <w:r w:rsidR="00C13591" w:rsidRPr="003011B4">
        <w:rPr>
          <w:rFonts w:ascii="Times New Roman" w:hAnsi="Times New Roman" w:cs="Times New Roman"/>
          <w:sz w:val="22"/>
          <w:szCs w:val="22"/>
        </w:rPr>
        <w:t>The model was trained using Facebook FAIRSEQ S2T.</w:t>
      </w:r>
      <w:r w:rsidR="00F1682D" w:rsidRPr="003011B4">
        <w:rPr>
          <w:rFonts w:ascii="Times New Roman" w:hAnsi="Times New Roman" w:cs="Times New Roman"/>
          <w:sz w:val="22"/>
          <w:szCs w:val="22"/>
        </w:rPr>
        <w:t xml:space="preserve"> </w:t>
      </w:r>
      <w:r w:rsidR="00A03354" w:rsidRPr="003011B4">
        <w:rPr>
          <w:rFonts w:ascii="Times New Roman" w:hAnsi="Times New Roman" w:cs="Times New Roman"/>
          <w:sz w:val="22"/>
          <w:szCs w:val="22"/>
        </w:rPr>
        <w:t>Th</w:t>
      </w:r>
      <w:r w:rsidR="00F4698A">
        <w:rPr>
          <w:rFonts w:ascii="Times New Roman" w:hAnsi="Times New Roman" w:cs="Times New Roman"/>
          <w:sz w:val="22"/>
          <w:szCs w:val="22"/>
        </w:rPr>
        <w:t>e</w:t>
      </w:r>
      <w:r w:rsidR="00A03354" w:rsidRPr="003011B4">
        <w:rPr>
          <w:rFonts w:ascii="Times New Roman" w:hAnsi="Times New Roman" w:cs="Times New Roman"/>
          <w:sz w:val="22"/>
          <w:szCs w:val="22"/>
        </w:rPr>
        <w:t xml:space="preserve"> Fisher Spanish</w:t>
      </w:r>
      <w:r w:rsidR="003A1CA1" w:rsidRPr="003011B4">
        <w:rPr>
          <w:rFonts w:ascii="Times New Roman" w:hAnsi="Times New Roman" w:cs="Times New Roman"/>
          <w:sz w:val="22"/>
          <w:szCs w:val="22"/>
        </w:rPr>
        <w:t xml:space="preserve">-English </w:t>
      </w:r>
      <w:r w:rsidR="00A03354" w:rsidRPr="003011B4">
        <w:rPr>
          <w:rFonts w:ascii="Times New Roman" w:hAnsi="Times New Roman" w:cs="Times New Roman"/>
          <w:sz w:val="22"/>
          <w:szCs w:val="22"/>
        </w:rPr>
        <w:t>dataset</w:t>
      </w:r>
      <w:r w:rsidR="00BA798D"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39849048"/>
          <w:placeholder>
            <w:docPart w:val="B9128279C7D341F5A093C915D01A763B"/>
          </w:placeholder>
        </w:sdtPr>
        <w:sdtContent>
          <w:r w:rsidR="00BA798D" w:rsidRPr="003011B4">
            <w:rPr>
              <w:rFonts w:ascii="Times New Roman" w:hAnsi="Times New Roman" w:cs="Times New Roman"/>
              <w:sz w:val="22"/>
              <w:szCs w:val="22"/>
            </w:rPr>
            <w:t>[26]</w:t>
          </w:r>
        </w:sdtContent>
      </w:sdt>
      <w:r w:rsidR="00A03354" w:rsidRPr="003011B4">
        <w:rPr>
          <w:rFonts w:ascii="Times New Roman" w:hAnsi="Times New Roman" w:cs="Times New Roman"/>
          <w:sz w:val="22"/>
          <w:szCs w:val="22"/>
        </w:rPr>
        <w:t xml:space="preserve"> for AST containing the Spanish audios, texts, and corresponding English translation</w:t>
      </w:r>
      <w:r w:rsidR="005A711A">
        <w:rPr>
          <w:rFonts w:ascii="Times New Roman" w:hAnsi="Times New Roman" w:cs="Times New Roman"/>
          <w:sz w:val="22"/>
          <w:szCs w:val="22"/>
        </w:rPr>
        <w:t>s</w:t>
      </w:r>
      <w:r w:rsidR="00A03354" w:rsidRPr="003011B4">
        <w:rPr>
          <w:rFonts w:ascii="Times New Roman" w:hAnsi="Times New Roman" w:cs="Times New Roman"/>
          <w:sz w:val="22"/>
          <w:szCs w:val="22"/>
        </w:rPr>
        <w:t xml:space="preserve"> was utilized. A single female voice TTS was used to synthetically generate the English target speech replica of the source </w:t>
      </w:r>
      <w:r w:rsidR="00573182" w:rsidRPr="003011B4">
        <w:rPr>
          <w:rFonts w:ascii="Times New Roman" w:hAnsi="Times New Roman" w:cs="Times New Roman"/>
          <w:sz w:val="22"/>
          <w:szCs w:val="22"/>
        </w:rPr>
        <w:t xml:space="preserve">Spanish </w:t>
      </w:r>
      <w:r w:rsidR="00A03354" w:rsidRPr="003011B4">
        <w:rPr>
          <w:rFonts w:ascii="Times New Roman" w:hAnsi="Times New Roman" w:cs="Times New Roman"/>
          <w:sz w:val="22"/>
          <w:szCs w:val="22"/>
        </w:rPr>
        <w:t>speech.</w:t>
      </w:r>
      <w:r w:rsidR="00F1682D" w:rsidRPr="003011B4">
        <w:rPr>
          <w:rFonts w:ascii="Times New Roman" w:hAnsi="Times New Roman" w:cs="Times New Roman"/>
          <w:sz w:val="22"/>
          <w:szCs w:val="22"/>
        </w:rPr>
        <w:t xml:space="preserve"> </w:t>
      </w:r>
      <w:r w:rsidR="00C4713B" w:rsidRPr="003011B4">
        <w:rPr>
          <w:rFonts w:ascii="Times New Roman" w:hAnsi="Times New Roman" w:cs="Times New Roman"/>
          <w:sz w:val="22"/>
          <w:szCs w:val="22"/>
        </w:rPr>
        <w:t xml:space="preserve">Results showed that direct S2UT has </w:t>
      </w:r>
      <w:r w:rsidR="00CD0016" w:rsidRPr="003011B4">
        <w:rPr>
          <w:rFonts w:ascii="Times New Roman" w:hAnsi="Times New Roman" w:cs="Times New Roman"/>
          <w:sz w:val="22"/>
          <w:szCs w:val="22"/>
        </w:rPr>
        <w:t>improved</w:t>
      </w:r>
      <w:r w:rsidR="00C4713B" w:rsidRPr="003011B4">
        <w:rPr>
          <w:rFonts w:ascii="Times New Roman" w:hAnsi="Times New Roman" w:cs="Times New Roman"/>
          <w:sz w:val="22"/>
          <w:szCs w:val="22"/>
        </w:rPr>
        <w:t xml:space="preserve"> performance over direct S2ST mel-spectrogram-based model, and with closer performance to </w:t>
      </w:r>
      <w:r w:rsidR="005A711A">
        <w:rPr>
          <w:rFonts w:ascii="Times New Roman" w:hAnsi="Times New Roman" w:cs="Times New Roman"/>
          <w:sz w:val="22"/>
          <w:szCs w:val="22"/>
        </w:rPr>
        <w:t xml:space="preserve">the </w:t>
      </w:r>
      <w:r w:rsidR="00C4713B" w:rsidRPr="003011B4">
        <w:rPr>
          <w:rFonts w:ascii="Times New Roman" w:hAnsi="Times New Roman" w:cs="Times New Roman"/>
          <w:sz w:val="22"/>
          <w:szCs w:val="22"/>
        </w:rPr>
        <w:t>cascaded model. For instance, S2UT reduced with CTC</w:t>
      </w:r>
      <w:r w:rsidR="004B237E" w:rsidRPr="003011B4">
        <w:rPr>
          <w:rFonts w:ascii="Times New Roman" w:hAnsi="Times New Roman" w:cs="Times New Roman"/>
          <w:sz w:val="22"/>
          <w:szCs w:val="22"/>
        </w:rPr>
        <w:t xml:space="preserve"> (to output target texts)</w:t>
      </w:r>
      <w:r w:rsidR="00C4713B" w:rsidRPr="003011B4">
        <w:rPr>
          <w:rFonts w:ascii="Times New Roman" w:hAnsi="Times New Roman" w:cs="Times New Roman"/>
          <w:sz w:val="22"/>
          <w:szCs w:val="22"/>
        </w:rPr>
        <w:t xml:space="preserve"> has BLEU score of 39.9 while spectrogram</w:t>
      </w:r>
      <w:r w:rsidR="002062F8" w:rsidRPr="003011B4">
        <w:rPr>
          <w:rFonts w:ascii="Times New Roman" w:hAnsi="Times New Roman" w:cs="Times New Roman"/>
          <w:sz w:val="22"/>
          <w:szCs w:val="22"/>
        </w:rPr>
        <w:t>-</w:t>
      </w:r>
      <w:r w:rsidR="00C4713B" w:rsidRPr="003011B4">
        <w:rPr>
          <w:rFonts w:ascii="Times New Roman" w:hAnsi="Times New Roman" w:cs="Times New Roman"/>
          <w:sz w:val="22"/>
          <w:szCs w:val="22"/>
        </w:rPr>
        <w:t>based Translatotron</w:t>
      </w:r>
      <w:r w:rsidR="0014553B" w:rsidRPr="003011B4">
        <w:rPr>
          <w:rFonts w:ascii="Times New Roman" w:hAnsi="Times New Roman" w:cs="Times New Roman"/>
          <w:sz w:val="22"/>
          <w:szCs w:val="22"/>
        </w:rPr>
        <w:t>, cascaded model (ASR+MT+TTS), and cascaded model (S2T+</w:t>
      </w:r>
      <w:r w:rsidR="002F617A" w:rsidRPr="003011B4">
        <w:rPr>
          <w:rFonts w:ascii="Times New Roman" w:hAnsi="Times New Roman" w:cs="Times New Roman"/>
          <w:sz w:val="22"/>
          <w:szCs w:val="22"/>
        </w:rPr>
        <w:t>TTS) have</w:t>
      </w:r>
      <w:r w:rsidR="00C4713B" w:rsidRPr="003011B4">
        <w:rPr>
          <w:rFonts w:ascii="Times New Roman" w:hAnsi="Times New Roman" w:cs="Times New Roman"/>
          <w:sz w:val="22"/>
          <w:szCs w:val="22"/>
        </w:rPr>
        <w:t xml:space="preserve"> BLEU score</w:t>
      </w:r>
      <w:r w:rsidR="0014553B" w:rsidRPr="003011B4">
        <w:rPr>
          <w:rFonts w:ascii="Times New Roman" w:hAnsi="Times New Roman" w:cs="Times New Roman"/>
          <w:sz w:val="22"/>
          <w:szCs w:val="22"/>
        </w:rPr>
        <w:t>s</w:t>
      </w:r>
      <w:r w:rsidR="00C4713B" w:rsidRPr="003011B4">
        <w:rPr>
          <w:rFonts w:ascii="Times New Roman" w:hAnsi="Times New Roman" w:cs="Times New Roman"/>
          <w:sz w:val="22"/>
          <w:szCs w:val="22"/>
        </w:rPr>
        <w:t xml:space="preserve"> of 33.2</w:t>
      </w:r>
      <w:r w:rsidR="002062F8" w:rsidRPr="003011B4">
        <w:rPr>
          <w:rFonts w:ascii="Times New Roman" w:hAnsi="Times New Roman" w:cs="Times New Roman"/>
          <w:sz w:val="22"/>
          <w:szCs w:val="22"/>
        </w:rPr>
        <w:t>,</w:t>
      </w:r>
      <w:r w:rsidR="00C4713B" w:rsidRPr="003011B4">
        <w:rPr>
          <w:rFonts w:ascii="Times New Roman" w:hAnsi="Times New Roman" w:cs="Times New Roman"/>
          <w:sz w:val="22"/>
          <w:szCs w:val="22"/>
        </w:rPr>
        <w:t xml:space="preserve"> </w:t>
      </w:r>
      <w:r w:rsidR="0014553B" w:rsidRPr="003011B4">
        <w:rPr>
          <w:rFonts w:ascii="Times New Roman" w:hAnsi="Times New Roman" w:cs="Times New Roman"/>
          <w:sz w:val="22"/>
          <w:szCs w:val="22"/>
        </w:rPr>
        <w:t>43.9, and 40.2</w:t>
      </w:r>
      <w:r w:rsidR="005A711A">
        <w:rPr>
          <w:rFonts w:ascii="Times New Roman" w:hAnsi="Times New Roman" w:cs="Times New Roman"/>
          <w:sz w:val="22"/>
          <w:szCs w:val="22"/>
        </w:rPr>
        <w:t>,</w:t>
      </w:r>
      <w:r w:rsidR="0014553B" w:rsidRPr="003011B4">
        <w:rPr>
          <w:rFonts w:ascii="Times New Roman" w:hAnsi="Times New Roman" w:cs="Times New Roman"/>
          <w:sz w:val="22"/>
          <w:szCs w:val="22"/>
        </w:rPr>
        <w:t xml:space="preserve"> respectively </w:t>
      </w:r>
      <w:r w:rsidR="00C4713B" w:rsidRPr="003011B4">
        <w:rPr>
          <w:rFonts w:ascii="Times New Roman" w:hAnsi="Times New Roman" w:cs="Times New Roman"/>
          <w:sz w:val="22"/>
          <w:szCs w:val="22"/>
        </w:rPr>
        <w:t>on test set.</w:t>
      </w:r>
      <w:r w:rsidR="00F45F0F" w:rsidRPr="003011B4">
        <w:rPr>
          <w:rFonts w:ascii="Times New Roman" w:hAnsi="Times New Roman" w:cs="Times New Roman"/>
          <w:sz w:val="22"/>
          <w:szCs w:val="22"/>
        </w:rPr>
        <w:t xml:space="preserve"> The direct S2UT model was 1.5 x faster and 1.3 x faster than </w:t>
      </w:r>
      <w:r w:rsidR="005A711A">
        <w:rPr>
          <w:rFonts w:ascii="Times New Roman" w:hAnsi="Times New Roman" w:cs="Times New Roman"/>
          <w:sz w:val="22"/>
          <w:szCs w:val="22"/>
        </w:rPr>
        <w:t xml:space="preserve">the </w:t>
      </w:r>
      <w:r w:rsidR="00F45F0F" w:rsidRPr="003011B4">
        <w:rPr>
          <w:rFonts w:ascii="Times New Roman" w:hAnsi="Times New Roman" w:cs="Times New Roman"/>
          <w:sz w:val="22"/>
          <w:szCs w:val="22"/>
        </w:rPr>
        <w:t>cascaded based S2T+TTS and Transformer Mel-spectrogram-based Translatotron model respectively</w:t>
      </w:r>
      <w:r w:rsidR="006A6B19" w:rsidRPr="003011B4">
        <w:rPr>
          <w:rFonts w:ascii="Times New Roman" w:hAnsi="Times New Roman" w:cs="Times New Roman"/>
          <w:sz w:val="22"/>
          <w:szCs w:val="22"/>
        </w:rPr>
        <w:t>.</w:t>
      </w:r>
      <w:r w:rsidR="001C08AF" w:rsidRPr="003011B4">
        <w:rPr>
          <w:rFonts w:ascii="Times New Roman" w:hAnsi="Times New Roman" w:cs="Times New Roman"/>
          <w:sz w:val="22"/>
          <w:szCs w:val="22"/>
        </w:rPr>
        <w:t xml:space="preserve"> </w:t>
      </w:r>
      <w:r w:rsidR="006A6B19" w:rsidRPr="003011B4">
        <w:rPr>
          <w:rFonts w:ascii="Times New Roman" w:hAnsi="Times New Roman" w:cs="Times New Roman"/>
          <w:sz w:val="22"/>
          <w:szCs w:val="22"/>
        </w:rPr>
        <w:t>I</w:t>
      </w:r>
      <w:r w:rsidR="001C08AF" w:rsidRPr="003011B4">
        <w:rPr>
          <w:rFonts w:ascii="Times New Roman" w:hAnsi="Times New Roman" w:cs="Times New Roman"/>
          <w:sz w:val="22"/>
          <w:szCs w:val="22"/>
        </w:rPr>
        <w:t xml:space="preserve">t was also shown to be more efficient than both in terms of memory usage and the number of </w:t>
      </w:r>
      <w:r w:rsidR="00905EAC" w:rsidRPr="003011B4">
        <w:rPr>
          <w:rFonts w:ascii="Times New Roman" w:hAnsi="Times New Roman" w:cs="Times New Roman"/>
          <w:sz w:val="22"/>
          <w:szCs w:val="22"/>
        </w:rPr>
        <w:t>floating-point</w:t>
      </w:r>
      <w:r w:rsidR="001C08AF" w:rsidRPr="003011B4">
        <w:rPr>
          <w:rFonts w:ascii="Times New Roman" w:hAnsi="Times New Roman" w:cs="Times New Roman"/>
          <w:sz w:val="22"/>
          <w:szCs w:val="22"/>
        </w:rPr>
        <w:t xml:space="preserve"> operations (FLOP)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225677793"/>
          <w:placeholder>
            <w:docPart w:val="56490C9CDB6A4CF1BCD68E23B3D88BED"/>
          </w:placeholder>
        </w:sdtPr>
        <w:sdtContent>
          <w:r w:rsidR="001C08AF" w:rsidRPr="003011B4">
            <w:rPr>
              <w:rFonts w:ascii="Times New Roman" w:hAnsi="Times New Roman" w:cs="Times New Roman"/>
              <w:sz w:val="22"/>
              <w:szCs w:val="22"/>
            </w:rPr>
            <w:t>[4]</w:t>
          </w:r>
        </w:sdtContent>
      </w:sdt>
      <w:r w:rsidR="00F1682D"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86837508"/>
          <w:placeholder>
            <w:docPart w:val="F1DA4D19A299479B9E1D8288C8654400"/>
          </w:placeholder>
        </w:sdtPr>
        <w:sdtContent>
          <w:r w:rsidR="00FE618E" w:rsidRPr="003011B4">
            <w:rPr>
              <w:rFonts w:ascii="Times New Roman" w:hAnsi="Times New Roman" w:cs="Times New Roman"/>
              <w:sz w:val="22"/>
              <w:szCs w:val="22"/>
            </w:rPr>
            <w:t>[2</w:t>
          </w:r>
          <w:r w:rsidR="00BA798D" w:rsidRPr="003011B4">
            <w:rPr>
              <w:rFonts w:ascii="Times New Roman" w:hAnsi="Times New Roman" w:cs="Times New Roman"/>
              <w:sz w:val="22"/>
              <w:szCs w:val="22"/>
            </w:rPr>
            <w:t>7</w:t>
          </w:r>
          <w:r w:rsidR="00FE618E" w:rsidRPr="003011B4">
            <w:rPr>
              <w:rFonts w:ascii="Times New Roman" w:hAnsi="Times New Roman" w:cs="Times New Roman"/>
              <w:sz w:val="22"/>
              <w:szCs w:val="22"/>
            </w:rPr>
            <w:t>]</w:t>
          </w:r>
        </w:sdtContent>
      </w:sdt>
      <w:r w:rsidR="00FE618E" w:rsidRPr="003011B4">
        <w:rPr>
          <w:rFonts w:ascii="Times New Roman" w:hAnsi="Times New Roman" w:cs="Times New Roman"/>
          <w:sz w:val="22"/>
          <w:szCs w:val="22"/>
        </w:rPr>
        <w:t xml:space="preserve"> developed </w:t>
      </w:r>
      <w:r w:rsidR="007B3783" w:rsidRPr="003011B4">
        <w:rPr>
          <w:rFonts w:ascii="Times New Roman" w:hAnsi="Times New Roman" w:cs="Times New Roman"/>
          <w:sz w:val="22"/>
          <w:szCs w:val="22"/>
        </w:rPr>
        <w:t xml:space="preserve">an </w:t>
      </w:r>
      <w:r w:rsidR="008C44F9" w:rsidRPr="003011B4">
        <w:rPr>
          <w:rFonts w:ascii="Times New Roman" w:hAnsi="Times New Roman" w:cs="Times New Roman"/>
          <w:sz w:val="22"/>
          <w:szCs w:val="22"/>
        </w:rPr>
        <w:t>End-to-End (</w:t>
      </w:r>
      <w:r w:rsidR="00564804" w:rsidRPr="003011B4">
        <w:rPr>
          <w:rFonts w:ascii="Times New Roman" w:hAnsi="Times New Roman" w:cs="Times New Roman"/>
          <w:sz w:val="22"/>
          <w:szCs w:val="22"/>
        </w:rPr>
        <w:t>E2E</w:t>
      </w:r>
      <w:r w:rsidR="008C44F9" w:rsidRPr="003011B4">
        <w:rPr>
          <w:rFonts w:ascii="Times New Roman" w:hAnsi="Times New Roman" w:cs="Times New Roman"/>
          <w:sz w:val="22"/>
          <w:szCs w:val="22"/>
        </w:rPr>
        <w:t>)</w:t>
      </w:r>
      <w:r w:rsidR="00564804" w:rsidRPr="003011B4">
        <w:rPr>
          <w:rFonts w:ascii="Times New Roman" w:hAnsi="Times New Roman" w:cs="Times New Roman"/>
          <w:sz w:val="22"/>
          <w:szCs w:val="22"/>
        </w:rPr>
        <w:t xml:space="preserve"> </w:t>
      </w:r>
      <w:r w:rsidR="00FE618E" w:rsidRPr="003011B4">
        <w:rPr>
          <w:rFonts w:ascii="Times New Roman" w:hAnsi="Times New Roman" w:cs="Times New Roman"/>
          <w:sz w:val="22"/>
          <w:szCs w:val="22"/>
        </w:rPr>
        <w:t xml:space="preserve">TTS </w:t>
      </w:r>
      <w:r w:rsidR="002B0E8E" w:rsidRPr="003011B4">
        <w:rPr>
          <w:rFonts w:ascii="Times New Roman" w:hAnsi="Times New Roman" w:cs="Times New Roman"/>
          <w:sz w:val="22"/>
          <w:szCs w:val="22"/>
        </w:rPr>
        <w:t xml:space="preserve">NMT </w:t>
      </w:r>
      <w:r w:rsidR="00FE618E" w:rsidRPr="003011B4">
        <w:rPr>
          <w:rFonts w:ascii="Times New Roman" w:hAnsi="Times New Roman" w:cs="Times New Roman"/>
          <w:sz w:val="22"/>
          <w:szCs w:val="22"/>
        </w:rPr>
        <w:t>model using Vector Quantization Variational Auto Encoder (VQ</w:t>
      </w:r>
      <w:r w:rsidR="00E201BA" w:rsidRPr="003011B4">
        <w:rPr>
          <w:rFonts w:ascii="Times New Roman" w:hAnsi="Times New Roman" w:cs="Times New Roman"/>
          <w:sz w:val="22"/>
          <w:szCs w:val="22"/>
        </w:rPr>
        <w:t>-</w:t>
      </w:r>
      <w:r w:rsidR="00FE618E" w:rsidRPr="003011B4">
        <w:rPr>
          <w:rFonts w:ascii="Times New Roman" w:hAnsi="Times New Roman" w:cs="Times New Roman"/>
          <w:sz w:val="22"/>
          <w:szCs w:val="22"/>
        </w:rPr>
        <w:t>VAE) to generate the discrete representation of target speech</w:t>
      </w:r>
      <w:r w:rsidR="005A711A">
        <w:rPr>
          <w:rFonts w:ascii="Times New Roman" w:hAnsi="Times New Roman" w:cs="Times New Roman"/>
          <w:sz w:val="22"/>
          <w:szCs w:val="22"/>
        </w:rPr>
        <w:t>,</w:t>
      </w:r>
      <w:r w:rsidR="00FE618E" w:rsidRPr="003011B4">
        <w:rPr>
          <w:rFonts w:ascii="Times New Roman" w:hAnsi="Times New Roman" w:cs="Times New Roman"/>
          <w:sz w:val="22"/>
          <w:szCs w:val="22"/>
        </w:rPr>
        <w:t xml:space="preserve"> unlike the use of HuBERT, Wav2Vec 2.0 etc. in other research works.</w:t>
      </w:r>
      <w:r w:rsidR="004E1DA4" w:rsidRPr="003011B4">
        <w:rPr>
          <w:rFonts w:ascii="Times New Roman" w:hAnsi="Times New Roman" w:cs="Times New Roman"/>
          <w:sz w:val="22"/>
          <w:szCs w:val="22"/>
        </w:rPr>
        <w:t xml:space="preserve"> It should be noted that the training here is supervised training</w:t>
      </w:r>
      <w:r w:rsidR="00641016" w:rsidRPr="003011B4">
        <w:rPr>
          <w:rFonts w:ascii="Times New Roman" w:hAnsi="Times New Roman" w:cs="Times New Roman"/>
          <w:sz w:val="22"/>
          <w:szCs w:val="22"/>
        </w:rPr>
        <w:t xml:space="preserve"> (</w:t>
      </w:r>
      <w:r w:rsidR="004E1DA4" w:rsidRPr="003011B4">
        <w:rPr>
          <w:rFonts w:ascii="Times New Roman" w:hAnsi="Times New Roman" w:cs="Times New Roman"/>
          <w:sz w:val="22"/>
          <w:szCs w:val="22"/>
        </w:rPr>
        <w:t xml:space="preserve">In the experiment carried out 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254014432"/>
          <w:placeholder>
            <w:docPart w:val="F97C671A2BFA4F8F87D7FA2963DF7C84"/>
          </w:placeholder>
        </w:sdtPr>
        <w:sdtContent>
          <w:r w:rsidR="004E1DA4" w:rsidRPr="003011B4">
            <w:rPr>
              <w:rFonts w:ascii="Times New Roman" w:hAnsi="Times New Roman" w:cs="Times New Roman"/>
              <w:sz w:val="22"/>
              <w:szCs w:val="22"/>
            </w:rPr>
            <w:t>[7]</w:t>
          </w:r>
        </w:sdtContent>
      </w:sdt>
      <w:r w:rsidR="004E1DA4" w:rsidRPr="003011B4">
        <w:rPr>
          <w:rFonts w:ascii="Times New Roman" w:hAnsi="Times New Roman" w:cs="Times New Roman"/>
          <w:sz w:val="22"/>
          <w:szCs w:val="22"/>
        </w:rPr>
        <w:t xml:space="preserve">, and other unsupervised models including ASR, TTS, the VQ-VAE </w:t>
      </w:r>
      <w:r w:rsidR="008C7D4C" w:rsidRPr="003011B4">
        <w:rPr>
          <w:rFonts w:ascii="Times New Roman" w:hAnsi="Times New Roman" w:cs="Times New Roman"/>
          <w:sz w:val="22"/>
          <w:szCs w:val="22"/>
        </w:rPr>
        <w:t>is</w:t>
      </w:r>
      <w:r w:rsidR="004E1DA4" w:rsidRPr="003011B4">
        <w:rPr>
          <w:rFonts w:ascii="Times New Roman" w:hAnsi="Times New Roman" w:cs="Times New Roman"/>
          <w:sz w:val="22"/>
          <w:szCs w:val="22"/>
        </w:rPr>
        <w:t xml:space="preserve"> utilized only on </w:t>
      </w:r>
      <w:r w:rsidR="00641016" w:rsidRPr="003011B4">
        <w:rPr>
          <w:rFonts w:ascii="Times New Roman" w:hAnsi="Times New Roman" w:cs="Times New Roman"/>
          <w:sz w:val="22"/>
          <w:szCs w:val="22"/>
        </w:rPr>
        <w:t>raw</w:t>
      </w:r>
      <w:r w:rsidR="008C7D4C" w:rsidRPr="003011B4">
        <w:rPr>
          <w:rFonts w:ascii="Times New Roman" w:hAnsi="Times New Roman" w:cs="Times New Roman"/>
          <w:sz w:val="22"/>
          <w:szCs w:val="22"/>
        </w:rPr>
        <w:t xml:space="preserve"> speech </w:t>
      </w:r>
      <w:r w:rsidR="004E1DA4" w:rsidRPr="003011B4">
        <w:rPr>
          <w:rFonts w:ascii="Times New Roman" w:hAnsi="Times New Roman" w:cs="Times New Roman"/>
          <w:sz w:val="22"/>
          <w:szCs w:val="22"/>
        </w:rPr>
        <w:t>where it is used to generate discrete labels</w:t>
      </w:r>
      <w:r w:rsidR="00390BFE" w:rsidRPr="003011B4">
        <w:rPr>
          <w:rFonts w:ascii="Times New Roman" w:hAnsi="Times New Roman" w:cs="Times New Roman"/>
          <w:sz w:val="22"/>
          <w:szCs w:val="22"/>
        </w:rPr>
        <w:t xml:space="preserve"> (equivalent of text tokens)</w:t>
      </w:r>
      <w:r w:rsidR="004E1DA4" w:rsidRPr="003011B4">
        <w:rPr>
          <w:rFonts w:ascii="Times New Roman" w:hAnsi="Times New Roman" w:cs="Times New Roman"/>
          <w:sz w:val="22"/>
          <w:szCs w:val="22"/>
        </w:rPr>
        <w:t xml:space="preserve"> utilized for trainings</w:t>
      </w:r>
      <w:r w:rsidR="004A5F65"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6711298"/>
          <w:placeholder>
            <w:docPart w:val="AD20C578047543FAAAA767B182EF714A"/>
          </w:placeholder>
        </w:sdtPr>
        <w:sdtContent>
          <w:r w:rsidR="004A5F65" w:rsidRPr="003011B4">
            <w:rPr>
              <w:rFonts w:ascii="Times New Roman" w:hAnsi="Times New Roman" w:cs="Times New Roman"/>
              <w:sz w:val="22"/>
              <w:szCs w:val="22"/>
            </w:rPr>
            <w:t>[26]</w:t>
          </w:r>
        </w:sdtContent>
      </w:sdt>
      <w:r w:rsidR="00641016" w:rsidRPr="003011B4">
        <w:rPr>
          <w:rFonts w:ascii="Times New Roman" w:hAnsi="Times New Roman" w:cs="Times New Roman"/>
          <w:sz w:val="22"/>
          <w:szCs w:val="22"/>
        </w:rPr>
        <w:t>)</w:t>
      </w:r>
      <w:r w:rsidR="00156AF8" w:rsidRPr="003011B4">
        <w:rPr>
          <w:rFonts w:ascii="Times New Roman" w:hAnsi="Times New Roman" w:cs="Times New Roman"/>
          <w:sz w:val="22"/>
          <w:szCs w:val="22"/>
        </w:rPr>
        <w:t>.</w:t>
      </w:r>
      <w:r w:rsidR="00CB794E" w:rsidRPr="003011B4">
        <w:rPr>
          <w:rFonts w:ascii="Times New Roman" w:hAnsi="Times New Roman" w:cs="Times New Roman"/>
          <w:sz w:val="22"/>
          <w:szCs w:val="22"/>
        </w:rPr>
        <w:t xml:space="preserve"> </w:t>
      </w:r>
      <w:r w:rsidR="000B2F50" w:rsidRPr="003011B4">
        <w:rPr>
          <w:rFonts w:ascii="Times New Roman" w:hAnsi="Times New Roman" w:cs="Times New Roman"/>
          <w:sz w:val="22"/>
          <w:szCs w:val="22"/>
        </w:rPr>
        <w:t xml:space="preserve">VQ-VAE with </w:t>
      </w:r>
      <w:r w:rsidR="005A711A">
        <w:rPr>
          <w:rFonts w:ascii="Times New Roman" w:hAnsi="Times New Roman" w:cs="Times New Roman"/>
          <w:sz w:val="22"/>
          <w:szCs w:val="22"/>
        </w:rPr>
        <w:t xml:space="preserve">an </w:t>
      </w:r>
      <w:r w:rsidR="000B2F50" w:rsidRPr="003011B4">
        <w:rPr>
          <w:rFonts w:ascii="Times New Roman" w:hAnsi="Times New Roman" w:cs="Times New Roman"/>
          <w:sz w:val="22"/>
          <w:szCs w:val="22"/>
        </w:rPr>
        <w:t xml:space="preserve">encoder-decoder architecture was first trained to learn mapping of </w:t>
      </w:r>
      <w:r w:rsidR="005A711A">
        <w:rPr>
          <w:rFonts w:ascii="Times New Roman" w:hAnsi="Times New Roman" w:cs="Times New Roman"/>
          <w:sz w:val="22"/>
          <w:szCs w:val="22"/>
        </w:rPr>
        <w:t xml:space="preserve">the </w:t>
      </w:r>
      <w:r w:rsidR="000B2F50" w:rsidRPr="003011B4">
        <w:rPr>
          <w:rFonts w:ascii="Times New Roman" w:hAnsi="Times New Roman" w:cs="Times New Roman"/>
          <w:sz w:val="22"/>
          <w:szCs w:val="22"/>
        </w:rPr>
        <w:t xml:space="preserve">waveform to discrete representation, after which the discrete symbols were converted to sub-word sequence using SentencePiece encode. The sub-word sequence (target) with text (source) </w:t>
      </w:r>
      <w:r w:rsidR="00D937A5" w:rsidRPr="003011B4">
        <w:rPr>
          <w:rFonts w:ascii="Times New Roman" w:hAnsi="Times New Roman" w:cs="Times New Roman"/>
          <w:sz w:val="22"/>
          <w:szCs w:val="22"/>
        </w:rPr>
        <w:t>was</w:t>
      </w:r>
      <w:r w:rsidR="000B2F50" w:rsidRPr="003011B4">
        <w:rPr>
          <w:rFonts w:ascii="Times New Roman" w:hAnsi="Times New Roman" w:cs="Times New Roman"/>
          <w:sz w:val="22"/>
          <w:szCs w:val="22"/>
        </w:rPr>
        <w:t xml:space="preserve"> utilized for training, and the predicted discrete symbols were converted to the target speech using VQ-VAE decoder</w:t>
      </w:r>
      <w:r w:rsidR="00CB794E" w:rsidRPr="003011B4">
        <w:rPr>
          <w:rFonts w:ascii="Times New Roman" w:hAnsi="Times New Roman" w:cs="Times New Roman"/>
          <w:sz w:val="22"/>
          <w:szCs w:val="22"/>
        </w:rPr>
        <w:t xml:space="preserve">. The result of the experiment was compared to </w:t>
      </w:r>
      <w:r w:rsidR="000D7447" w:rsidRPr="003011B4">
        <w:rPr>
          <w:rFonts w:ascii="Times New Roman" w:hAnsi="Times New Roman" w:cs="Times New Roman"/>
          <w:sz w:val="22"/>
          <w:szCs w:val="22"/>
        </w:rPr>
        <w:t>the conventional</w:t>
      </w:r>
      <w:r w:rsidR="00CB794E" w:rsidRPr="003011B4">
        <w:rPr>
          <w:rFonts w:ascii="Times New Roman" w:hAnsi="Times New Roman" w:cs="Times New Roman"/>
          <w:sz w:val="22"/>
          <w:szCs w:val="22"/>
        </w:rPr>
        <w:t xml:space="preserve"> TTS </w:t>
      </w:r>
      <w:r w:rsidR="00CB773B" w:rsidRPr="003011B4">
        <w:rPr>
          <w:rFonts w:ascii="Times New Roman" w:hAnsi="Times New Roman" w:cs="Times New Roman"/>
          <w:sz w:val="22"/>
          <w:szCs w:val="22"/>
        </w:rPr>
        <w:t xml:space="preserve">mel-spectrogram-based </w:t>
      </w:r>
      <w:r w:rsidR="00CB794E" w:rsidRPr="003011B4">
        <w:rPr>
          <w:rFonts w:ascii="Times New Roman" w:hAnsi="Times New Roman" w:cs="Times New Roman"/>
          <w:sz w:val="22"/>
          <w:szCs w:val="22"/>
        </w:rPr>
        <w:t>model with parallel WaveGAN</w:t>
      </w:r>
      <w:r w:rsidR="000358C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923762248"/>
          <w:placeholder>
            <w:docPart w:val="0A2A36812B3049299D8816548A3D997C"/>
          </w:placeholder>
        </w:sdtPr>
        <w:sdtContent>
          <w:r w:rsidR="000358CB" w:rsidRPr="003011B4">
            <w:rPr>
              <w:rFonts w:ascii="Times New Roman" w:hAnsi="Times New Roman" w:cs="Times New Roman"/>
              <w:sz w:val="22"/>
              <w:szCs w:val="22"/>
            </w:rPr>
            <w:t>[2</w:t>
          </w:r>
          <w:r w:rsidR="00BA798D" w:rsidRPr="003011B4">
            <w:rPr>
              <w:rFonts w:ascii="Times New Roman" w:hAnsi="Times New Roman" w:cs="Times New Roman"/>
              <w:sz w:val="22"/>
              <w:szCs w:val="22"/>
            </w:rPr>
            <w:t>8</w:t>
          </w:r>
          <w:r w:rsidR="000358CB" w:rsidRPr="003011B4">
            <w:rPr>
              <w:rFonts w:ascii="Times New Roman" w:hAnsi="Times New Roman" w:cs="Times New Roman"/>
              <w:sz w:val="22"/>
              <w:szCs w:val="22"/>
            </w:rPr>
            <w:t>]</w:t>
          </w:r>
        </w:sdtContent>
      </w:sdt>
      <w:r w:rsidR="00CB794E" w:rsidRPr="003011B4">
        <w:rPr>
          <w:rFonts w:ascii="Times New Roman" w:hAnsi="Times New Roman" w:cs="Times New Roman"/>
          <w:sz w:val="22"/>
          <w:szCs w:val="22"/>
        </w:rPr>
        <w:t>.</w:t>
      </w:r>
      <w:r w:rsidR="00F1682D" w:rsidRPr="003011B4">
        <w:rPr>
          <w:rFonts w:ascii="Times New Roman" w:hAnsi="Times New Roman" w:cs="Times New Roman"/>
          <w:sz w:val="22"/>
          <w:szCs w:val="22"/>
        </w:rPr>
        <w:t xml:space="preserve"> </w:t>
      </w:r>
      <w:r w:rsidR="0072105E" w:rsidRPr="003011B4">
        <w:rPr>
          <w:rFonts w:ascii="Times New Roman" w:hAnsi="Times New Roman" w:cs="Times New Roman"/>
          <w:sz w:val="22"/>
          <w:szCs w:val="22"/>
        </w:rPr>
        <w:t xml:space="preserve">The Japanese JSUT TTS corpus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882329755"/>
          <w:placeholder>
            <w:docPart w:val="6DDDB398223F4413AB96D1D652C52999"/>
          </w:placeholder>
        </w:sdtPr>
        <w:sdtContent>
          <w:r w:rsidR="0072105E" w:rsidRPr="003011B4">
            <w:rPr>
              <w:rFonts w:ascii="Times New Roman" w:hAnsi="Times New Roman" w:cs="Times New Roman"/>
              <w:sz w:val="22"/>
              <w:szCs w:val="22"/>
            </w:rPr>
            <w:t>[29]</w:t>
          </w:r>
        </w:sdtContent>
      </w:sdt>
      <w:r w:rsidR="0072105E" w:rsidRPr="003011B4">
        <w:rPr>
          <w:rFonts w:ascii="Times New Roman" w:hAnsi="Times New Roman" w:cs="Times New Roman"/>
          <w:sz w:val="22"/>
          <w:szCs w:val="22"/>
        </w:rPr>
        <w:t xml:space="preserve"> was utilized for model development</w:t>
      </w:r>
      <w:r w:rsidR="00EB6DE3" w:rsidRPr="003011B4">
        <w:rPr>
          <w:rFonts w:ascii="Times New Roman" w:hAnsi="Times New Roman" w:cs="Times New Roman"/>
          <w:sz w:val="22"/>
          <w:szCs w:val="22"/>
        </w:rPr>
        <w:t xml:space="preserve">. It is a single female speaker Japanese </w:t>
      </w:r>
      <w:r w:rsidR="00A82D0B" w:rsidRPr="003011B4">
        <w:rPr>
          <w:rFonts w:ascii="Times New Roman" w:hAnsi="Times New Roman" w:cs="Times New Roman"/>
          <w:sz w:val="22"/>
          <w:szCs w:val="22"/>
        </w:rPr>
        <w:t>speech,</w:t>
      </w:r>
      <w:r w:rsidR="00EB6DE3" w:rsidRPr="003011B4">
        <w:rPr>
          <w:rFonts w:ascii="Times New Roman" w:hAnsi="Times New Roman" w:cs="Times New Roman"/>
          <w:sz w:val="22"/>
          <w:szCs w:val="22"/>
        </w:rPr>
        <w:t xml:space="preserve"> and it consists of the speech and the corresponding text.</w:t>
      </w:r>
      <w:r w:rsidR="00F1682D" w:rsidRPr="003011B4">
        <w:rPr>
          <w:rFonts w:ascii="Times New Roman" w:hAnsi="Times New Roman" w:cs="Times New Roman"/>
          <w:sz w:val="22"/>
          <w:szCs w:val="22"/>
        </w:rPr>
        <w:t xml:space="preserve"> </w:t>
      </w:r>
      <w:r w:rsidR="00A82D0B" w:rsidRPr="003011B4">
        <w:rPr>
          <w:rFonts w:ascii="Times New Roman" w:hAnsi="Times New Roman" w:cs="Times New Roman"/>
          <w:sz w:val="22"/>
          <w:szCs w:val="22"/>
        </w:rPr>
        <w:t xml:space="preserve">Using ESPnet-TTS, an open-source toolkit, </w:t>
      </w:r>
      <w:r w:rsidR="00B03A1A" w:rsidRPr="003011B4">
        <w:rPr>
          <w:rFonts w:ascii="Times New Roman" w:hAnsi="Times New Roman" w:cs="Times New Roman"/>
          <w:sz w:val="22"/>
          <w:szCs w:val="22"/>
        </w:rPr>
        <w:t>a TTS NMT VQ-VAE based model was developed</w:t>
      </w:r>
      <w:r w:rsidR="00B61790" w:rsidRPr="003011B4">
        <w:rPr>
          <w:rFonts w:ascii="Times New Roman" w:hAnsi="Times New Roman" w:cs="Times New Roman"/>
          <w:sz w:val="22"/>
          <w:szCs w:val="22"/>
        </w:rPr>
        <w:t>. R</w:t>
      </w:r>
      <w:r w:rsidR="000F29B1" w:rsidRPr="003011B4">
        <w:rPr>
          <w:rFonts w:ascii="Times New Roman" w:hAnsi="Times New Roman" w:cs="Times New Roman"/>
          <w:sz w:val="22"/>
          <w:szCs w:val="22"/>
        </w:rPr>
        <w:t xml:space="preserve">esults show that VQ-VAE based TTS NMT model achieved a MOS naturalness of 3.99 </w:t>
      </w:r>
      <m:oMath>
        <m:r>
          <w:rPr>
            <w:rFonts w:ascii="Cambria Math" w:hAnsi="Cambria Math" w:cs="Times New Roman"/>
            <w:sz w:val="22"/>
            <w:szCs w:val="22"/>
          </w:rPr>
          <m:t>±</m:t>
        </m:r>
      </m:oMath>
      <w:r w:rsidR="000F29B1" w:rsidRPr="003011B4">
        <w:rPr>
          <w:rFonts w:ascii="Times New Roman" w:hAnsi="Times New Roman" w:cs="Times New Roman"/>
          <w:sz w:val="22"/>
          <w:szCs w:val="22"/>
        </w:rPr>
        <w:t xml:space="preserve">0.06 when reconstruction with </w:t>
      </w:r>
      <w:r w:rsidR="006B5A4C" w:rsidRPr="003011B4">
        <w:rPr>
          <w:rFonts w:ascii="Times New Roman" w:hAnsi="Times New Roman" w:cs="Times New Roman"/>
          <w:sz w:val="22"/>
          <w:szCs w:val="22"/>
        </w:rPr>
        <w:t xml:space="preserve">a small </w:t>
      </w:r>
      <w:r w:rsidR="000F29B1" w:rsidRPr="003011B4">
        <w:rPr>
          <w:rFonts w:ascii="Times New Roman" w:hAnsi="Times New Roman" w:cs="Times New Roman"/>
          <w:sz w:val="22"/>
          <w:szCs w:val="22"/>
        </w:rPr>
        <w:t>Down Sampling Factor (DSF) of 128 was considered in comparison to the conventional parallel WaveGAN TTS NMT</w:t>
      </w:r>
      <w:r w:rsidR="00244DA6" w:rsidRPr="003011B4">
        <w:rPr>
          <w:rFonts w:ascii="Times New Roman" w:hAnsi="Times New Roman" w:cs="Times New Roman"/>
          <w:sz w:val="22"/>
          <w:szCs w:val="22"/>
        </w:rPr>
        <w:t xml:space="preserve">-based </w:t>
      </w:r>
      <w:r w:rsidR="000F29B1" w:rsidRPr="003011B4">
        <w:rPr>
          <w:rFonts w:ascii="Times New Roman" w:hAnsi="Times New Roman" w:cs="Times New Roman"/>
          <w:sz w:val="22"/>
          <w:szCs w:val="22"/>
        </w:rPr>
        <w:t xml:space="preserve">model with MOS value of 3.48 </w:t>
      </w:r>
      <m:oMath>
        <m:r>
          <w:rPr>
            <w:rFonts w:ascii="Cambria Math" w:hAnsi="Cambria Math" w:cs="Times New Roman"/>
            <w:sz w:val="22"/>
            <w:szCs w:val="22"/>
          </w:rPr>
          <m:t>±</m:t>
        </m:r>
      </m:oMath>
      <w:r w:rsidR="000F29B1" w:rsidRPr="003011B4">
        <w:rPr>
          <w:rFonts w:ascii="Times New Roman" w:hAnsi="Times New Roman" w:cs="Times New Roman"/>
          <w:sz w:val="22"/>
          <w:szCs w:val="22"/>
        </w:rPr>
        <w:t xml:space="preserve"> 0.08</w:t>
      </w:r>
      <w:r w:rsidR="00244DA6" w:rsidRPr="003011B4">
        <w:rPr>
          <w:rFonts w:ascii="Times New Roman" w:hAnsi="Times New Roman" w:cs="Times New Roman"/>
          <w:sz w:val="22"/>
          <w:szCs w:val="22"/>
        </w:rPr>
        <w:t>.</w:t>
      </w:r>
      <w:r w:rsidR="00B03A1A" w:rsidRPr="003011B4">
        <w:rPr>
          <w:rFonts w:ascii="Times New Roman" w:hAnsi="Times New Roman" w:cs="Times New Roman"/>
          <w:sz w:val="22"/>
          <w:szCs w:val="22"/>
        </w:rPr>
        <w:t xml:space="preserve"> </w:t>
      </w:r>
      <w:r w:rsidR="000A4111" w:rsidRPr="003011B4">
        <w:rPr>
          <w:rFonts w:ascii="Times New Roman" w:hAnsi="Times New Roman" w:cs="Times New Roman"/>
          <w:sz w:val="22"/>
          <w:szCs w:val="22"/>
        </w:rPr>
        <w:t>CERs of 14.8 and 15.1 were also obtained for VQ-VAE TTS and conventional TTS models respectively.</w:t>
      </w:r>
      <w:r w:rsidR="004A0B2F" w:rsidRPr="003011B4">
        <w:rPr>
          <w:rFonts w:ascii="Times New Roman" w:hAnsi="Times New Roman" w:cs="Times New Roman"/>
          <w:sz w:val="22"/>
          <w:szCs w:val="22"/>
        </w:rPr>
        <w:t xml:space="preserve"> The limitation of the experiments carried out was using smaller DSF, which made the NMT training difficult.</w:t>
      </w:r>
      <w:r w:rsidR="00F1682D" w:rsidRPr="003011B4">
        <w:rPr>
          <w:rFonts w:ascii="Times New Roman" w:hAnsi="Times New Roman" w:cs="Times New Roman"/>
          <w:sz w:val="22"/>
          <w:szCs w:val="22"/>
        </w:rPr>
        <w:t xml:space="preserve"> </w:t>
      </w:r>
      <w:r w:rsidR="003F071F" w:rsidRPr="003011B4">
        <w:rPr>
          <w:rFonts w:ascii="Times New Roman" w:hAnsi="Times New Roman" w:cs="Times New Roman"/>
          <w:sz w:val="22"/>
          <w:szCs w:val="22"/>
        </w:rPr>
        <w:t xml:space="preserve">In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627979692"/>
          <w:placeholder>
            <w:docPart w:val="389DE235A94C4507AEBE445DC136BF3A"/>
          </w:placeholder>
        </w:sdtPr>
        <w:sdtContent>
          <w:r w:rsidR="003F071F" w:rsidRPr="003011B4">
            <w:rPr>
              <w:rFonts w:ascii="Times New Roman" w:hAnsi="Times New Roman" w:cs="Times New Roman"/>
              <w:sz w:val="22"/>
              <w:szCs w:val="22"/>
            </w:rPr>
            <w:t>[30]</w:t>
          </w:r>
        </w:sdtContent>
      </w:sdt>
      <w:r w:rsidR="003F071F" w:rsidRPr="003011B4">
        <w:rPr>
          <w:rFonts w:ascii="Times New Roman" w:hAnsi="Times New Roman" w:cs="Times New Roman"/>
          <w:sz w:val="22"/>
          <w:szCs w:val="22"/>
        </w:rPr>
        <w:t>, Audio Visual S2ST and S2ST self-supervised based models were developed. The source audio+visual were fed as input into a</w:t>
      </w:r>
      <w:r w:rsidR="00917EE4" w:rsidRPr="003011B4">
        <w:rPr>
          <w:rFonts w:ascii="Times New Roman" w:hAnsi="Times New Roman" w:cs="Times New Roman"/>
          <w:sz w:val="22"/>
          <w:szCs w:val="22"/>
        </w:rPr>
        <w:t>n encoder-decoder sequence-to-sequence</w:t>
      </w:r>
      <w:r w:rsidR="003F071F" w:rsidRPr="003011B4">
        <w:rPr>
          <w:rFonts w:ascii="Times New Roman" w:hAnsi="Times New Roman" w:cs="Times New Roman"/>
          <w:sz w:val="22"/>
          <w:szCs w:val="22"/>
        </w:rPr>
        <w:t xml:space="preserve"> NMT and target was the discrete representation of the target speech obtained using self-supervised HuBERT model</w:t>
      </w:r>
      <w:r w:rsidR="00F4018B" w:rsidRPr="003011B4">
        <w:rPr>
          <w:rFonts w:ascii="Times New Roman" w:hAnsi="Times New Roman" w:cs="Times New Roman"/>
          <w:sz w:val="22"/>
          <w:szCs w:val="22"/>
        </w:rPr>
        <w:t xml:space="preserve"> </w:t>
      </w:r>
      <w:r w:rsidR="00F4018B" w:rsidRPr="003011B4">
        <w:rPr>
          <w:rFonts w:ascii="Times New Roman" w:eastAsia="Times New Roman" w:hAnsi="Times New Roman" w:cs="Times New Roman"/>
          <w:sz w:val="22"/>
          <w:szCs w:val="22"/>
        </w:rPr>
        <w:t>[7]</w:t>
      </w:r>
      <w:r w:rsidR="00FA1528" w:rsidRPr="003011B4">
        <w:rPr>
          <w:rFonts w:ascii="Times New Roman" w:hAnsi="Times New Roman" w:cs="Times New Roman"/>
          <w:sz w:val="22"/>
          <w:szCs w:val="22"/>
        </w:rPr>
        <w:t xml:space="preserve">. Three </w:t>
      </w:r>
      <w:r w:rsidR="00544B67" w:rsidRPr="003011B4">
        <w:rPr>
          <w:rFonts w:ascii="Times New Roman" w:hAnsi="Times New Roman" w:cs="Times New Roman"/>
          <w:sz w:val="22"/>
          <w:szCs w:val="22"/>
        </w:rPr>
        <w:t>different models</w:t>
      </w:r>
      <w:r w:rsidR="00FA1528" w:rsidRPr="003011B4">
        <w:rPr>
          <w:rFonts w:ascii="Times New Roman" w:hAnsi="Times New Roman" w:cs="Times New Roman"/>
          <w:sz w:val="22"/>
          <w:szCs w:val="22"/>
        </w:rPr>
        <w:t xml:space="preserve"> were traine</w:t>
      </w:r>
      <w:r w:rsidR="00544B67" w:rsidRPr="003011B4">
        <w:rPr>
          <w:rFonts w:ascii="Times New Roman" w:hAnsi="Times New Roman" w:cs="Times New Roman"/>
          <w:sz w:val="22"/>
          <w:szCs w:val="22"/>
        </w:rPr>
        <w:t>d</w:t>
      </w:r>
      <w:r w:rsidR="00FA1528" w:rsidRPr="003011B4">
        <w:rPr>
          <w:rFonts w:ascii="Times New Roman" w:hAnsi="Times New Roman" w:cs="Times New Roman"/>
          <w:sz w:val="22"/>
          <w:szCs w:val="22"/>
        </w:rPr>
        <w:t>: V2ST, AV-S2ST, and S2ST model trainings, where the discrete representation of the target speech was utilized while source speech and audio for AV-S2ST was fed through a</w:t>
      </w:r>
      <w:r w:rsidR="000B5F5A" w:rsidRPr="003011B4">
        <w:rPr>
          <w:rFonts w:ascii="Times New Roman" w:hAnsi="Times New Roman" w:cs="Times New Roman"/>
          <w:sz w:val="22"/>
          <w:szCs w:val="22"/>
        </w:rPr>
        <w:t xml:space="preserve"> multilayer audio and video </w:t>
      </w:r>
      <w:r w:rsidR="00FA1528" w:rsidRPr="003011B4">
        <w:rPr>
          <w:rFonts w:ascii="Times New Roman" w:hAnsi="Times New Roman" w:cs="Times New Roman"/>
          <w:sz w:val="22"/>
          <w:szCs w:val="22"/>
        </w:rPr>
        <w:t>feature extractor</w:t>
      </w:r>
      <w:r w:rsidR="00140DB4" w:rsidRPr="003011B4">
        <w:rPr>
          <w:rFonts w:ascii="Times New Roman" w:hAnsi="Times New Roman" w:cs="Times New Roman"/>
          <w:sz w:val="22"/>
          <w:szCs w:val="22"/>
        </w:rPr>
        <w:t>s</w:t>
      </w:r>
      <w:r w:rsidR="00FA1528" w:rsidRPr="003011B4">
        <w:rPr>
          <w:rFonts w:ascii="Times New Roman" w:hAnsi="Times New Roman" w:cs="Times New Roman"/>
          <w:sz w:val="22"/>
          <w:szCs w:val="22"/>
        </w:rPr>
        <w:t xml:space="preserve"> after which it was fed to the NMT model.</w:t>
      </w:r>
      <w:r w:rsidR="00AB0415" w:rsidRPr="003011B4">
        <w:rPr>
          <w:rFonts w:ascii="Times New Roman" w:hAnsi="Times New Roman" w:cs="Times New Roman"/>
          <w:sz w:val="22"/>
          <w:szCs w:val="22"/>
        </w:rPr>
        <w:t xml:space="preserve"> A </w:t>
      </w:r>
      <w:r w:rsidR="0005308F" w:rsidRPr="003011B4">
        <w:rPr>
          <w:rFonts w:ascii="Times New Roman" w:hAnsi="Times New Roman" w:cs="Times New Roman"/>
          <w:sz w:val="22"/>
          <w:szCs w:val="22"/>
        </w:rPr>
        <w:t>unit-based</w:t>
      </w:r>
      <w:r w:rsidR="00AB0415" w:rsidRPr="003011B4">
        <w:rPr>
          <w:rFonts w:ascii="Times New Roman" w:hAnsi="Times New Roman" w:cs="Times New Roman"/>
          <w:sz w:val="22"/>
          <w:szCs w:val="22"/>
        </w:rPr>
        <w:t xml:space="preserve"> Vocoder that maps discrete to audio was used to generate the target speech.</w:t>
      </w:r>
      <w:r w:rsidR="00DD057B" w:rsidRPr="003011B4">
        <w:rPr>
          <w:rFonts w:ascii="Times New Roman" w:hAnsi="Times New Roman" w:cs="Times New Roman"/>
          <w:sz w:val="22"/>
          <w:szCs w:val="22"/>
        </w:rPr>
        <w:t xml:space="preserve"> A self-supervised </w:t>
      </w:r>
      <w:r w:rsidR="0005308F" w:rsidRPr="003011B4">
        <w:rPr>
          <w:rFonts w:ascii="Times New Roman" w:hAnsi="Times New Roman" w:cs="Times New Roman"/>
          <w:sz w:val="22"/>
          <w:szCs w:val="22"/>
        </w:rPr>
        <w:t>Audio-Visual</w:t>
      </w:r>
      <w:r w:rsidR="00586372" w:rsidRPr="003011B4">
        <w:rPr>
          <w:rFonts w:ascii="Times New Roman" w:hAnsi="Times New Roman" w:cs="Times New Roman"/>
          <w:sz w:val="22"/>
          <w:szCs w:val="22"/>
        </w:rPr>
        <w:t xml:space="preserve"> Hidden Unit BERT (</w:t>
      </w:r>
      <w:r w:rsidR="00DD057B" w:rsidRPr="003011B4">
        <w:rPr>
          <w:rFonts w:ascii="Times New Roman" w:hAnsi="Times New Roman" w:cs="Times New Roman"/>
          <w:sz w:val="22"/>
          <w:szCs w:val="22"/>
        </w:rPr>
        <w:t>AV-HuBERT</w:t>
      </w:r>
      <w:r w:rsidR="00586372" w:rsidRPr="003011B4">
        <w:rPr>
          <w:rFonts w:ascii="Times New Roman" w:hAnsi="Times New Roman" w:cs="Times New Roman"/>
          <w:sz w:val="22"/>
          <w:szCs w:val="22"/>
        </w:rPr>
        <w:t>)</w:t>
      </w:r>
      <w:r w:rsidR="00697B48" w:rsidRPr="003011B4">
        <w:rPr>
          <w:rFonts w:ascii="Times New Roman" w:hAnsi="Times New Roman" w:cs="Times New Roman"/>
          <w:sz w:val="22"/>
          <w:szCs w:val="22"/>
        </w:rPr>
        <w:t xml:space="preserve"> model</w:t>
      </w:r>
      <w:r w:rsidR="00586372"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331445948"/>
          <w:placeholder>
            <w:docPart w:val="F460428AD3714526B5AA7EEFFBCA01D6"/>
          </w:placeholder>
        </w:sdtPr>
        <w:sdtContent>
          <w:r w:rsidR="00586372" w:rsidRPr="003011B4">
            <w:rPr>
              <w:rFonts w:ascii="Times New Roman" w:hAnsi="Times New Roman" w:cs="Times New Roman"/>
              <w:sz w:val="22"/>
              <w:szCs w:val="22"/>
            </w:rPr>
            <w:t>[3</w:t>
          </w:r>
          <w:r w:rsidR="00E170BE" w:rsidRPr="003011B4">
            <w:rPr>
              <w:rFonts w:ascii="Times New Roman" w:hAnsi="Times New Roman" w:cs="Times New Roman"/>
              <w:sz w:val="22"/>
              <w:szCs w:val="22"/>
            </w:rPr>
            <w:t>1</w:t>
          </w:r>
          <w:r w:rsidR="00586372" w:rsidRPr="003011B4">
            <w:rPr>
              <w:rFonts w:ascii="Times New Roman" w:hAnsi="Times New Roman" w:cs="Times New Roman"/>
              <w:sz w:val="22"/>
              <w:szCs w:val="22"/>
            </w:rPr>
            <w:t>]</w:t>
          </w:r>
        </w:sdtContent>
      </w:sdt>
      <w:r w:rsidR="00DD057B" w:rsidRPr="003011B4">
        <w:rPr>
          <w:rFonts w:ascii="Times New Roman" w:hAnsi="Times New Roman" w:cs="Times New Roman"/>
          <w:sz w:val="22"/>
          <w:szCs w:val="22"/>
        </w:rPr>
        <w:t xml:space="preserve"> </w:t>
      </w:r>
      <w:r w:rsidR="00697B48" w:rsidRPr="003011B4">
        <w:rPr>
          <w:rFonts w:ascii="Times New Roman" w:hAnsi="Times New Roman" w:cs="Times New Roman"/>
          <w:sz w:val="22"/>
          <w:szCs w:val="22"/>
        </w:rPr>
        <w:t>and pre-trained S2ST</w:t>
      </w:r>
      <w:r w:rsidR="00E170BE"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480347270"/>
          <w:placeholder>
            <w:docPart w:val="3E5EB73EA008424C862DCF8A04C2DF71"/>
          </w:placeholder>
        </w:sdtPr>
        <w:sdtContent>
          <w:r w:rsidR="00E170BE" w:rsidRPr="003011B4">
            <w:rPr>
              <w:rFonts w:ascii="Times New Roman" w:hAnsi="Times New Roman" w:cs="Times New Roman"/>
              <w:sz w:val="22"/>
              <w:szCs w:val="22"/>
            </w:rPr>
            <w:t>[32]</w:t>
          </w:r>
        </w:sdtContent>
      </w:sdt>
      <w:r w:rsidR="00697B48" w:rsidRPr="003011B4">
        <w:rPr>
          <w:rFonts w:ascii="Times New Roman" w:hAnsi="Times New Roman" w:cs="Times New Roman"/>
          <w:sz w:val="22"/>
          <w:szCs w:val="22"/>
        </w:rPr>
        <w:t xml:space="preserve"> using Wav2Vec 2.0</w:t>
      </w:r>
      <w:r w:rsidR="00874A7D" w:rsidRPr="003011B4">
        <w:rPr>
          <w:rFonts w:ascii="Times New Roman" w:hAnsi="Times New Roman" w:cs="Times New Roman"/>
          <w:sz w:val="22"/>
          <w:szCs w:val="22"/>
        </w:rPr>
        <w:t xml:space="preserve"> </w:t>
      </w:r>
      <w:r w:rsidR="00874A7D" w:rsidRPr="003011B4">
        <w:rPr>
          <w:rFonts w:ascii="Times New Roman" w:eastAsia="Times New Roman" w:hAnsi="Times New Roman" w:cs="Times New Roman"/>
          <w:sz w:val="22"/>
          <w:szCs w:val="22"/>
        </w:rPr>
        <w:t>[5]</w:t>
      </w:r>
      <w:r w:rsidR="0005308F" w:rsidRPr="003011B4">
        <w:rPr>
          <w:rFonts w:ascii="Times New Roman" w:hAnsi="Times New Roman" w:cs="Times New Roman"/>
          <w:sz w:val="22"/>
          <w:szCs w:val="22"/>
        </w:rPr>
        <w:t>,</w:t>
      </w:r>
      <w:r w:rsidR="00697B48" w:rsidRPr="003011B4">
        <w:rPr>
          <w:rFonts w:ascii="Times New Roman" w:hAnsi="Times New Roman" w:cs="Times New Roman"/>
          <w:sz w:val="22"/>
          <w:szCs w:val="22"/>
        </w:rPr>
        <w:t xml:space="preserve"> </w:t>
      </w:r>
      <w:r w:rsidR="0005308F" w:rsidRPr="003011B4">
        <w:rPr>
          <w:rFonts w:ascii="Times New Roman" w:hAnsi="Times New Roman" w:cs="Times New Roman"/>
          <w:sz w:val="22"/>
          <w:szCs w:val="22"/>
        </w:rPr>
        <w:t xml:space="preserve">a </w:t>
      </w:r>
      <w:r w:rsidR="00697B48" w:rsidRPr="003011B4">
        <w:rPr>
          <w:rFonts w:ascii="Times New Roman" w:hAnsi="Times New Roman" w:cs="Times New Roman"/>
          <w:sz w:val="22"/>
          <w:szCs w:val="22"/>
        </w:rPr>
        <w:t>self-supervised model</w:t>
      </w:r>
      <w:r w:rsidR="00F4018B" w:rsidRPr="003011B4">
        <w:rPr>
          <w:rFonts w:ascii="Times New Roman" w:hAnsi="Times New Roman" w:cs="Times New Roman"/>
          <w:sz w:val="22"/>
          <w:szCs w:val="22"/>
        </w:rPr>
        <w:t xml:space="preserve"> </w:t>
      </w:r>
      <w:r w:rsidR="00DF2E97" w:rsidRPr="003011B4">
        <w:rPr>
          <w:rFonts w:ascii="Times New Roman" w:eastAsia="Times New Roman" w:hAnsi="Times New Roman" w:cs="Times New Roman"/>
          <w:sz w:val="22"/>
          <w:szCs w:val="22"/>
        </w:rPr>
        <w:t xml:space="preserve">and mBART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701474987"/>
          <w:placeholder>
            <w:docPart w:val="C46DE7B0C0A1403FA83AFA86113C71B2"/>
          </w:placeholder>
        </w:sdtPr>
        <w:sdtContent>
          <w:r w:rsidR="00DF2E97" w:rsidRPr="003011B4">
            <w:rPr>
              <w:rFonts w:ascii="Times New Roman" w:hAnsi="Times New Roman" w:cs="Times New Roman"/>
              <w:sz w:val="22"/>
              <w:szCs w:val="22"/>
            </w:rPr>
            <w:t>[33]</w:t>
          </w:r>
        </w:sdtContent>
      </w:sdt>
      <w:r w:rsidR="00697B48" w:rsidRPr="003011B4">
        <w:rPr>
          <w:rFonts w:ascii="Times New Roman" w:hAnsi="Times New Roman" w:cs="Times New Roman"/>
          <w:sz w:val="22"/>
          <w:szCs w:val="22"/>
        </w:rPr>
        <w:t xml:space="preserve"> were</w:t>
      </w:r>
      <w:r w:rsidR="00DD057B" w:rsidRPr="003011B4">
        <w:rPr>
          <w:rFonts w:ascii="Times New Roman" w:hAnsi="Times New Roman" w:cs="Times New Roman"/>
          <w:sz w:val="22"/>
          <w:szCs w:val="22"/>
        </w:rPr>
        <w:t xml:space="preserve"> utilized to learn contextual representation</w:t>
      </w:r>
      <w:r w:rsidR="00697B48" w:rsidRPr="003011B4">
        <w:rPr>
          <w:rFonts w:ascii="Times New Roman" w:hAnsi="Times New Roman" w:cs="Times New Roman"/>
          <w:sz w:val="22"/>
          <w:szCs w:val="22"/>
        </w:rPr>
        <w:t xml:space="preserve"> due to data scarcity and to also boost performance of the AV S2ST model developed</w:t>
      </w:r>
      <w:r w:rsidR="00DD057B" w:rsidRPr="003011B4">
        <w:rPr>
          <w:rFonts w:ascii="Times New Roman" w:hAnsi="Times New Roman" w:cs="Times New Roman"/>
          <w:sz w:val="22"/>
          <w:szCs w:val="22"/>
        </w:rPr>
        <w:t>.</w:t>
      </w:r>
      <w:r w:rsidR="00874A7D" w:rsidRPr="003011B4">
        <w:rPr>
          <w:rFonts w:ascii="Times New Roman" w:hAnsi="Times New Roman" w:cs="Times New Roman"/>
          <w:sz w:val="22"/>
          <w:szCs w:val="22"/>
        </w:rPr>
        <w:t xml:space="preserve"> </w:t>
      </w:r>
      <w:r w:rsidR="00EC0842" w:rsidRPr="003011B4">
        <w:rPr>
          <w:rFonts w:ascii="Times New Roman" w:hAnsi="Times New Roman" w:cs="Times New Roman"/>
          <w:sz w:val="22"/>
          <w:szCs w:val="22"/>
        </w:rPr>
        <w:t>Using LRS3</w:t>
      </w:r>
      <w:r w:rsidR="004B4E93"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94673832"/>
          <w:placeholder>
            <w:docPart w:val="BEB159C3059D403F8D08D98C922D2A14"/>
          </w:placeholder>
        </w:sdtPr>
        <w:sdtContent>
          <w:r w:rsidR="004B4E93" w:rsidRPr="003011B4">
            <w:rPr>
              <w:rFonts w:ascii="Times New Roman" w:hAnsi="Times New Roman" w:cs="Times New Roman"/>
              <w:sz w:val="22"/>
              <w:szCs w:val="22"/>
            </w:rPr>
            <w:t>[34]</w:t>
          </w:r>
        </w:sdtContent>
      </w:sdt>
      <w:r w:rsidR="004B4E93" w:rsidRPr="003011B4">
        <w:rPr>
          <w:rFonts w:ascii="Times New Roman" w:hAnsi="Times New Roman" w:cs="Times New Roman"/>
          <w:sz w:val="22"/>
          <w:szCs w:val="22"/>
        </w:rPr>
        <w:t>, parallel AV to audio dataset was curated</w:t>
      </w:r>
      <w:r w:rsidR="002D4DF4" w:rsidRPr="003011B4">
        <w:rPr>
          <w:rFonts w:ascii="Times New Roman" w:hAnsi="Times New Roman" w:cs="Times New Roman"/>
          <w:sz w:val="22"/>
          <w:szCs w:val="22"/>
        </w:rPr>
        <w:t>, and t</w:t>
      </w:r>
      <w:r w:rsidR="004B4E93" w:rsidRPr="003011B4">
        <w:rPr>
          <w:rFonts w:ascii="Times New Roman" w:hAnsi="Times New Roman" w:cs="Times New Roman"/>
          <w:sz w:val="22"/>
          <w:szCs w:val="22"/>
        </w:rPr>
        <w:t>he CVSS – C</w:t>
      </w:r>
      <w:r w:rsidR="0034508B" w:rsidRPr="003011B4">
        <w:rPr>
          <w:rFonts w:ascii="Times New Roman" w:hAnsi="Times New Roman" w:cs="Times New Roman"/>
          <w:sz w:val="22"/>
          <w:szCs w:val="22"/>
        </w:rPr>
        <w:t xml:space="preserve">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548579543"/>
          <w:placeholder>
            <w:docPart w:val="992DF6B090044E2DB365991BD303623D"/>
          </w:placeholder>
        </w:sdtPr>
        <w:sdtContent>
          <w:r w:rsidR="0034508B" w:rsidRPr="003011B4">
            <w:rPr>
              <w:rFonts w:ascii="Times New Roman" w:hAnsi="Times New Roman" w:cs="Times New Roman"/>
              <w:sz w:val="22"/>
              <w:szCs w:val="22"/>
            </w:rPr>
            <w:t>[35]</w:t>
          </w:r>
        </w:sdtContent>
      </w:sdt>
      <w:r w:rsidR="004B4E93" w:rsidRPr="003011B4">
        <w:rPr>
          <w:rFonts w:ascii="Times New Roman" w:hAnsi="Times New Roman" w:cs="Times New Roman"/>
          <w:sz w:val="22"/>
          <w:szCs w:val="22"/>
        </w:rPr>
        <w:t>, a single speaker canonical dataset was used for S2ST training</w:t>
      </w:r>
      <w:r w:rsidR="002D4DF4" w:rsidRPr="003011B4">
        <w:rPr>
          <w:rFonts w:ascii="Times New Roman" w:hAnsi="Times New Roman" w:cs="Times New Roman"/>
          <w:sz w:val="22"/>
          <w:szCs w:val="22"/>
        </w:rPr>
        <w:t>.</w:t>
      </w:r>
      <w:r w:rsidR="00D76BEB" w:rsidRPr="003011B4">
        <w:rPr>
          <w:rFonts w:ascii="Times New Roman" w:hAnsi="Times New Roman" w:cs="Times New Roman"/>
          <w:sz w:val="22"/>
          <w:szCs w:val="22"/>
        </w:rPr>
        <w:t xml:space="preserve"> </w:t>
      </w:r>
      <w:r w:rsidR="002D4DF4" w:rsidRPr="003011B4">
        <w:rPr>
          <w:rFonts w:ascii="Times New Roman" w:hAnsi="Times New Roman" w:cs="Times New Roman"/>
          <w:sz w:val="22"/>
          <w:szCs w:val="22"/>
        </w:rPr>
        <w:t>B</w:t>
      </w:r>
      <w:r w:rsidR="00D76BEB" w:rsidRPr="003011B4">
        <w:rPr>
          <w:rFonts w:ascii="Times New Roman" w:hAnsi="Times New Roman" w:cs="Times New Roman"/>
          <w:sz w:val="22"/>
          <w:szCs w:val="22"/>
        </w:rPr>
        <w:t>oth</w:t>
      </w:r>
      <w:r w:rsidR="002D4DF4" w:rsidRPr="003011B4">
        <w:rPr>
          <w:rFonts w:ascii="Times New Roman" w:hAnsi="Times New Roman" w:cs="Times New Roman"/>
          <w:sz w:val="22"/>
          <w:szCs w:val="22"/>
        </w:rPr>
        <w:t xml:space="preserve"> datasets were</w:t>
      </w:r>
      <w:r w:rsidR="00D76BEB" w:rsidRPr="003011B4">
        <w:rPr>
          <w:rFonts w:ascii="Times New Roman" w:hAnsi="Times New Roman" w:cs="Times New Roman"/>
          <w:sz w:val="22"/>
          <w:szCs w:val="22"/>
        </w:rPr>
        <w:t xml:space="preserve"> for English-to-Spanish and English-to-French parallel corpora</w:t>
      </w:r>
      <w:r w:rsidR="004B4E93" w:rsidRPr="003011B4">
        <w:rPr>
          <w:rFonts w:ascii="Times New Roman" w:hAnsi="Times New Roman" w:cs="Times New Roman"/>
          <w:sz w:val="22"/>
          <w:szCs w:val="22"/>
        </w:rPr>
        <w:t>.</w:t>
      </w:r>
      <w:r w:rsidR="00391CF4" w:rsidRPr="003011B4">
        <w:rPr>
          <w:rFonts w:ascii="Times New Roman" w:hAnsi="Times New Roman" w:cs="Times New Roman"/>
          <w:sz w:val="22"/>
          <w:szCs w:val="22"/>
        </w:rPr>
        <w:t xml:space="preserve"> </w:t>
      </w:r>
      <w:r w:rsidR="005C7715" w:rsidRPr="003011B4">
        <w:rPr>
          <w:rFonts w:ascii="Times New Roman" w:hAnsi="Times New Roman" w:cs="Times New Roman"/>
          <w:sz w:val="22"/>
          <w:szCs w:val="22"/>
        </w:rPr>
        <w:t xml:space="preserve">Using FIARSEQ framework, results show that self-supervised pretraining (AV-HuBERT) </w:t>
      </w:r>
      <w:r w:rsidR="00E73F8D" w:rsidRPr="003011B4">
        <w:rPr>
          <w:rFonts w:ascii="Times New Roman" w:hAnsi="Times New Roman" w:cs="Times New Roman"/>
          <w:sz w:val="22"/>
          <w:szCs w:val="22"/>
        </w:rPr>
        <w:t xml:space="preserve">and no self-supervision </w:t>
      </w:r>
      <w:r w:rsidR="005C7715" w:rsidRPr="003011B4">
        <w:rPr>
          <w:rFonts w:ascii="Times New Roman" w:hAnsi="Times New Roman" w:cs="Times New Roman"/>
          <w:sz w:val="22"/>
          <w:szCs w:val="22"/>
        </w:rPr>
        <w:t>yielded BLEU score</w:t>
      </w:r>
      <w:r w:rsidR="00E73F8D" w:rsidRPr="003011B4">
        <w:rPr>
          <w:rFonts w:ascii="Times New Roman" w:hAnsi="Times New Roman" w:cs="Times New Roman"/>
          <w:sz w:val="22"/>
          <w:szCs w:val="22"/>
        </w:rPr>
        <w:t>s</w:t>
      </w:r>
      <w:r w:rsidR="005C7715" w:rsidRPr="003011B4">
        <w:rPr>
          <w:rFonts w:ascii="Times New Roman" w:hAnsi="Times New Roman" w:cs="Times New Roman"/>
          <w:sz w:val="22"/>
          <w:szCs w:val="22"/>
        </w:rPr>
        <w:t xml:space="preserve"> of 45.2 </w:t>
      </w:r>
      <w:r w:rsidR="00E73F8D" w:rsidRPr="003011B4">
        <w:rPr>
          <w:rFonts w:ascii="Times New Roman" w:hAnsi="Times New Roman" w:cs="Times New Roman"/>
          <w:sz w:val="22"/>
          <w:szCs w:val="22"/>
        </w:rPr>
        <w:t>and</w:t>
      </w:r>
      <w:r w:rsidR="005C7715" w:rsidRPr="003011B4">
        <w:rPr>
          <w:rFonts w:ascii="Times New Roman" w:hAnsi="Times New Roman" w:cs="Times New Roman"/>
          <w:sz w:val="22"/>
          <w:szCs w:val="22"/>
        </w:rPr>
        <w:t xml:space="preserve"> 0.67 </w:t>
      </w:r>
      <w:r w:rsidR="00E73F8D" w:rsidRPr="003011B4">
        <w:rPr>
          <w:rFonts w:ascii="Times New Roman" w:hAnsi="Times New Roman" w:cs="Times New Roman"/>
          <w:sz w:val="22"/>
          <w:szCs w:val="22"/>
        </w:rPr>
        <w:t>respectively for English-to-Spanish</w:t>
      </w:r>
      <w:r w:rsidR="005C7715" w:rsidRPr="003011B4">
        <w:rPr>
          <w:rFonts w:ascii="Times New Roman" w:hAnsi="Times New Roman" w:cs="Times New Roman"/>
          <w:sz w:val="22"/>
          <w:szCs w:val="22"/>
        </w:rPr>
        <w:t xml:space="preserve"> fo</w:t>
      </w:r>
      <w:r w:rsidR="00E73F8D" w:rsidRPr="003011B4">
        <w:rPr>
          <w:rFonts w:ascii="Times New Roman" w:hAnsi="Times New Roman" w:cs="Times New Roman"/>
          <w:sz w:val="22"/>
          <w:szCs w:val="22"/>
        </w:rPr>
        <w:t>r</w:t>
      </w:r>
      <w:r w:rsidR="005C7715" w:rsidRPr="003011B4">
        <w:rPr>
          <w:rFonts w:ascii="Times New Roman" w:hAnsi="Times New Roman" w:cs="Times New Roman"/>
          <w:sz w:val="22"/>
          <w:szCs w:val="22"/>
        </w:rPr>
        <w:t xml:space="preserve"> AV only model</w:t>
      </w:r>
      <w:r w:rsidR="00E73F8D" w:rsidRPr="003011B4">
        <w:rPr>
          <w:rFonts w:ascii="Times New Roman" w:hAnsi="Times New Roman" w:cs="Times New Roman"/>
          <w:sz w:val="22"/>
          <w:szCs w:val="22"/>
        </w:rPr>
        <w:t>.</w:t>
      </w:r>
      <w:r w:rsidR="000849CB" w:rsidRPr="003011B4">
        <w:rPr>
          <w:rFonts w:ascii="Times New Roman" w:hAnsi="Times New Roman" w:cs="Times New Roman"/>
          <w:sz w:val="22"/>
          <w:szCs w:val="22"/>
        </w:rPr>
        <w:t xml:space="preserve"> For Audio only model, self-supervised pretraining (AV-HuBERT) and no self-supervision yielded BLEU scores of 31.6 and 0.90 </w:t>
      </w:r>
      <w:r w:rsidR="000849CB" w:rsidRPr="003011B4">
        <w:rPr>
          <w:rFonts w:ascii="Times New Roman" w:hAnsi="Times New Roman" w:cs="Times New Roman"/>
          <w:sz w:val="22"/>
          <w:szCs w:val="22"/>
        </w:rPr>
        <w:lastRenderedPageBreak/>
        <w:t>respectively</w:t>
      </w:r>
      <w:r w:rsidR="000C128F" w:rsidRPr="003011B4">
        <w:rPr>
          <w:rFonts w:ascii="Times New Roman" w:hAnsi="Times New Roman" w:cs="Times New Roman"/>
          <w:sz w:val="22"/>
          <w:szCs w:val="22"/>
        </w:rPr>
        <w:t>.</w:t>
      </w:r>
      <w:r w:rsidR="00756534" w:rsidRPr="003011B4">
        <w:rPr>
          <w:rFonts w:ascii="Times New Roman" w:hAnsi="Times New Roman" w:cs="Times New Roman"/>
          <w:sz w:val="22"/>
          <w:szCs w:val="22"/>
        </w:rPr>
        <w:t xml:space="preserve"> While the above </w:t>
      </w:r>
      <w:r w:rsidR="00D937A5" w:rsidRPr="003011B4">
        <w:rPr>
          <w:rFonts w:ascii="Times New Roman" w:hAnsi="Times New Roman" w:cs="Times New Roman"/>
          <w:sz w:val="22"/>
          <w:szCs w:val="22"/>
        </w:rPr>
        <w:t>literature</w:t>
      </w:r>
      <w:r w:rsidR="00756534" w:rsidRPr="003011B4">
        <w:rPr>
          <w:rFonts w:ascii="Times New Roman" w:hAnsi="Times New Roman" w:cs="Times New Roman"/>
          <w:sz w:val="22"/>
          <w:szCs w:val="22"/>
        </w:rPr>
        <w:t xml:space="preserve"> </w:t>
      </w:r>
      <w:r w:rsidR="00D937A5" w:rsidRPr="003011B4">
        <w:rPr>
          <w:rFonts w:ascii="Times New Roman" w:hAnsi="Times New Roman" w:cs="Times New Roman"/>
          <w:sz w:val="22"/>
          <w:szCs w:val="22"/>
        </w:rPr>
        <w:t xml:space="preserve">looked into </w:t>
      </w:r>
      <w:r w:rsidR="00756534" w:rsidRPr="003011B4">
        <w:rPr>
          <w:rFonts w:ascii="Times New Roman" w:hAnsi="Times New Roman" w:cs="Times New Roman"/>
          <w:sz w:val="22"/>
          <w:szCs w:val="22"/>
        </w:rPr>
        <w:t xml:space="preserve">S2UT, TTS, and S2ST using unit target, </w:t>
      </w:r>
      <w:sdt>
        <w:sdtPr>
          <w:rPr>
            <w:rFonts w:ascii="Times New Roman" w:hAnsi="Times New Roman" w:cs="Times New Roman"/>
            <w:sz w:val="22"/>
            <w:szCs w:val="22"/>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091536409"/>
          <w:placeholder>
            <w:docPart w:val="FA2D23FC5C11449D9CD5A651C7C42A77"/>
          </w:placeholder>
        </w:sdtPr>
        <w:sdtContent>
          <w:r w:rsidR="00756534" w:rsidRPr="003011B4">
            <w:rPr>
              <w:rFonts w:ascii="Times New Roman" w:hAnsi="Times New Roman" w:cs="Times New Roman"/>
              <w:sz w:val="22"/>
              <w:szCs w:val="22"/>
            </w:rPr>
            <w:t>[36]</w:t>
          </w:r>
        </w:sdtContent>
      </w:sdt>
      <w:r w:rsidR="00756534" w:rsidRPr="003011B4">
        <w:rPr>
          <w:rFonts w:ascii="Times New Roman" w:hAnsi="Times New Roman" w:cs="Times New Roman"/>
          <w:sz w:val="22"/>
          <w:szCs w:val="22"/>
        </w:rPr>
        <w:t xml:space="preserve"> developed an automatic text translation from one language to another language. The input to the model, was </w:t>
      </w:r>
      <w:r w:rsidR="0072226B" w:rsidRPr="003011B4">
        <w:rPr>
          <w:rFonts w:ascii="Times New Roman" w:hAnsi="Times New Roman" w:cs="Times New Roman"/>
          <w:sz w:val="22"/>
          <w:szCs w:val="22"/>
        </w:rPr>
        <w:t xml:space="preserve">the source </w:t>
      </w:r>
      <w:r w:rsidR="00756534" w:rsidRPr="003011B4">
        <w:rPr>
          <w:rFonts w:ascii="Times New Roman" w:hAnsi="Times New Roman" w:cs="Times New Roman"/>
          <w:sz w:val="22"/>
          <w:szCs w:val="22"/>
        </w:rPr>
        <w:t xml:space="preserve">texts in </w:t>
      </w:r>
      <w:r w:rsidR="0072226B" w:rsidRPr="003011B4">
        <w:rPr>
          <w:rFonts w:ascii="Times New Roman" w:hAnsi="Times New Roman" w:cs="Times New Roman"/>
          <w:sz w:val="22"/>
          <w:szCs w:val="22"/>
        </w:rPr>
        <w:t xml:space="preserve">any </w:t>
      </w:r>
      <w:r w:rsidR="00756534" w:rsidRPr="003011B4">
        <w:rPr>
          <w:rFonts w:ascii="Times New Roman" w:hAnsi="Times New Roman" w:cs="Times New Roman"/>
          <w:sz w:val="22"/>
          <w:szCs w:val="22"/>
        </w:rPr>
        <w:t xml:space="preserve">one language while the target is the discrete representation of speech of a different </w:t>
      </w:r>
      <w:r w:rsidR="0072226B" w:rsidRPr="003011B4">
        <w:rPr>
          <w:rFonts w:ascii="Times New Roman" w:hAnsi="Times New Roman" w:cs="Times New Roman"/>
          <w:sz w:val="22"/>
          <w:szCs w:val="22"/>
        </w:rPr>
        <w:t xml:space="preserve">English </w:t>
      </w:r>
      <w:r w:rsidR="00756534" w:rsidRPr="003011B4">
        <w:rPr>
          <w:rFonts w:ascii="Times New Roman" w:hAnsi="Times New Roman" w:cs="Times New Roman"/>
          <w:sz w:val="22"/>
          <w:szCs w:val="22"/>
        </w:rPr>
        <w:t>target language</w:t>
      </w:r>
      <w:r w:rsidR="009738E9" w:rsidRPr="003011B4">
        <w:rPr>
          <w:rFonts w:ascii="Times New Roman" w:hAnsi="Times New Roman" w:cs="Times New Roman"/>
          <w:sz w:val="22"/>
          <w:szCs w:val="22"/>
        </w:rPr>
        <w:t xml:space="preserve"> obtained using mHuBERT</w:t>
      </w:r>
      <w:r w:rsidR="00756534" w:rsidRPr="003011B4">
        <w:rPr>
          <w:rFonts w:ascii="Times New Roman" w:hAnsi="Times New Roman" w:cs="Times New Roman"/>
          <w:sz w:val="22"/>
          <w:szCs w:val="22"/>
        </w:rPr>
        <w:t>.</w:t>
      </w:r>
      <w:r w:rsidR="00F52268" w:rsidRPr="003011B4">
        <w:rPr>
          <w:rFonts w:ascii="Times New Roman" w:hAnsi="Times New Roman" w:cs="Times New Roman"/>
          <w:sz w:val="22"/>
          <w:szCs w:val="22"/>
        </w:rPr>
        <w:t xml:space="preserve"> The </w:t>
      </w:r>
      <w:r w:rsidR="00DB11D4" w:rsidRPr="003011B4">
        <w:rPr>
          <w:rFonts w:ascii="Times New Roman" w:hAnsi="Times New Roman" w:cs="Times New Roman"/>
          <w:sz w:val="22"/>
          <w:szCs w:val="22"/>
        </w:rPr>
        <w:t>output</w:t>
      </w:r>
      <w:r w:rsidR="00C95F7C" w:rsidRPr="003011B4">
        <w:rPr>
          <w:rFonts w:ascii="Times New Roman" w:hAnsi="Times New Roman" w:cs="Times New Roman"/>
          <w:sz w:val="22"/>
          <w:szCs w:val="22"/>
        </w:rPr>
        <w:t xml:space="preserve"> discrete</w:t>
      </w:r>
      <w:r w:rsidR="00F52268" w:rsidRPr="003011B4">
        <w:rPr>
          <w:rFonts w:ascii="Times New Roman" w:hAnsi="Times New Roman" w:cs="Times New Roman"/>
          <w:sz w:val="22"/>
          <w:szCs w:val="22"/>
        </w:rPr>
        <w:t xml:space="preserve"> target </w:t>
      </w:r>
      <w:r w:rsidR="00171689" w:rsidRPr="003011B4">
        <w:rPr>
          <w:rFonts w:ascii="Times New Roman" w:hAnsi="Times New Roman" w:cs="Times New Roman"/>
          <w:sz w:val="22"/>
          <w:szCs w:val="22"/>
        </w:rPr>
        <w:t>when trained on CVSS</w:t>
      </w:r>
      <w:r w:rsidR="009738E9" w:rsidRPr="003011B4">
        <w:rPr>
          <w:rFonts w:ascii="Times New Roman" w:hAnsi="Times New Roman" w:cs="Times New Roman"/>
          <w:sz w:val="22"/>
          <w:szCs w:val="22"/>
        </w:rPr>
        <w:t>-C</w:t>
      </w:r>
      <w:r w:rsidR="00171689" w:rsidRPr="003011B4">
        <w:rPr>
          <w:rFonts w:ascii="Times New Roman" w:hAnsi="Times New Roman" w:cs="Times New Roman"/>
          <w:sz w:val="22"/>
          <w:szCs w:val="22"/>
        </w:rPr>
        <w:t xml:space="preserve"> S2ST corpora </w:t>
      </w:r>
      <w:r w:rsidR="00F52268" w:rsidRPr="003011B4">
        <w:rPr>
          <w:rFonts w:ascii="Times New Roman" w:hAnsi="Times New Roman" w:cs="Times New Roman"/>
          <w:sz w:val="22"/>
          <w:szCs w:val="22"/>
        </w:rPr>
        <w:t>was converted to target speech using</w:t>
      </w:r>
      <w:r w:rsidR="007C5AC0" w:rsidRPr="003011B4">
        <w:rPr>
          <w:rFonts w:ascii="Times New Roman" w:hAnsi="Times New Roman" w:cs="Times New Roman"/>
          <w:sz w:val="22"/>
          <w:szCs w:val="22"/>
        </w:rPr>
        <w:t xml:space="preserve"> HiFiGAN</w:t>
      </w:r>
      <w:r w:rsidR="00F52268" w:rsidRPr="003011B4">
        <w:rPr>
          <w:rFonts w:ascii="Times New Roman" w:hAnsi="Times New Roman" w:cs="Times New Roman"/>
          <w:sz w:val="22"/>
          <w:szCs w:val="22"/>
        </w:rPr>
        <w:t xml:space="preserve"> vocoder.</w:t>
      </w:r>
      <w:r w:rsidR="007C5AC0" w:rsidRPr="003011B4">
        <w:rPr>
          <w:rFonts w:ascii="Times New Roman" w:hAnsi="Times New Roman" w:cs="Times New Roman"/>
          <w:sz w:val="22"/>
          <w:szCs w:val="22"/>
        </w:rPr>
        <w:t xml:space="preserve"> To develop the proposed text-to-unit model, two variants of mBART (</w:t>
      </w:r>
      <w:r w:rsidR="00C75B5D" w:rsidRPr="003011B4">
        <w:rPr>
          <w:rFonts w:ascii="Times New Roman" w:hAnsi="Times New Roman" w:cs="Times New Roman"/>
          <w:sz w:val="22"/>
          <w:szCs w:val="22"/>
        </w:rPr>
        <w:t>mBART25 and mBART50</w:t>
      </w:r>
      <w:r w:rsidR="007C5AC0" w:rsidRPr="003011B4">
        <w:rPr>
          <w:rFonts w:ascii="Times New Roman" w:hAnsi="Times New Roman" w:cs="Times New Roman"/>
          <w:sz w:val="22"/>
          <w:szCs w:val="22"/>
        </w:rPr>
        <w:t xml:space="preserve">), which are text-to-unit pretrained </w:t>
      </w:r>
      <w:r w:rsidR="00C95F7C" w:rsidRPr="003011B4">
        <w:rPr>
          <w:rFonts w:ascii="Times New Roman" w:hAnsi="Times New Roman" w:cs="Times New Roman"/>
          <w:sz w:val="22"/>
          <w:szCs w:val="22"/>
        </w:rPr>
        <w:t>models,</w:t>
      </w:r>
      <w:r w:rsidR="00DB11D4" w:rsidRPr="003011B4">
        <w:rPr>
          <w:rFonts w:ascii="Times New Roman" w:hAnsi="Times New Roman" w:cs="Times New Roman"/>
          <w:sz w:val="22"/>
          <w:szCs w:val="22"/>
        </w:rPr>
        <w:t xml:space="preserve"> were </w:t>
      </w:r>
      <w:r w:rsidR="007C5AC0" w:rsidRPr="003011B4">
        <w:rPr>
          <w:rFonts w:ascii="Times New Roman" w:hAnsi="Times New Roman" w:cs="Times New Roman"/>
          <w:sz w:val="22"/>
          <w:szCs w:val="22"/>
        </w:rPr>
        <w:t xml:space="preserve">fine-tuned for the encoder-decoder text-to-units model developed. </w:t>
      </w:r>
      <w:r w:rsidR="00C75B5D" w:rsidRPr="003011B4">
        <w:rPr>
          <w:rFonts w:ascii="Times New Roman" w:hAnsi="Times New Roman" w:cs="Times New Roman"/>
          <w:sz w:val="22"/>
          <w:szCs w:val="22"/>
        </w:rPr>
        <w:t>Results show that for high-resourced language, mBART50 performs better than the cascaded approach (utilising MT, and mBART50), where BLEU scores of 24.4, 32.1, and 29.7 were obtained for mBART</w:t>
      </w:r>
      <w:r w:rsidR="00007DFF" w:rsidRPr="003011B4">
        <w:rPr>
          <w:rFonts w:ascii="Times New Roman" w:hAnsi="Times New Roman" w:cs="Times New Roman"/>
          <w:sz w:val="22"/>
          <w:szCs w:val="22"/>
        </w:rPr>
        <w:t>25, mBART</w:t>
      </w:r>
      <w:r w:rsidR="00C75B5D" w:rsidRPr="003011B4">
        <w:rPr>
          <w:rFonts w:ascii="Times New Roman" w:hAnsi="Times New Roman" w:cs="Times New Roman"/>
          <w:sz w:val="22"/>
          <w:szCs w:val="22"/>
        </w:rPr>
        <w:t>50, and cascaded models respectively.</w:t>
      </w:r>
    </w:p>
    <w:p w14:paraId="1DF5CD5D" w14:textId="5DDA6A8E" w:rsidR="004B61DC" w:rsidRPr="003011B4" w:rsidRDefault="008A500F" w:rsidP="004B61DC">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 </w:t>
      </w:r>
      <w:r w:rsidR="004B61DC" w:rsidRPr="003011B4">
        <w:rPr>
          <w:rFonts w:ascii="Times New Roman" w:hAnsi="Times New Roman" w:cs="Times New Roman"/>
          <w:b/>
          <w:bCs/>
          <w:color w:val="auto"/>
          <w:sz w:val="22"/>
          <w:szCs w:val="22"/>
        </w:rPr>
        <w:t>Methodology</w:t>
      </w:r>
    </w:p>
    <w:p w14:paraId="4D5D4E2A" w14:textId="7C3D6168" w:rsidR="004B61DC" w:rsidRPr="003011B4" w:rsidRDefault="00562B10" w:rsidP="001E568B">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 </w:t>
      </w:r>
      <w:r w:rsidR="004B61DC" w:rsidRPr="003011B4">
        <w:rPr>
          <w:rFonts w:ascii="Times New Roman" w:hAnsi="Times New Roman" w:cs="Times New Roman"/>
          <w:b/>
          <w:bCs/>
          <w:color w:val="auto"/>
          <w:sz w:val="22"/>
          <w:szCs w:val="22"/>
        </w:rPr>
        <w:t>Experiment</w:t>
      </w:r>
      <w:r w:rsidR="00547A5B" w:rsidRPr="003011B4">
        <w:rPr>
          <w:rFonts w:ascii="Times New Roman" w:hAnsi="Times New Roman" w:cs="Times New Roman"/>
          <w:b/>
          <w:bCs/>
          <w:color w:val="auto"/>
          <w:sz w:val="22"/>
          <w:szCs w:val="22"/>
        </w:rPr>
        <w:t xml:space="preserve"> Setup</w:t>
      </w:r>
    </w:p>
    <w:p w14:paraId="03870043" w14:textId="1BB46926" w:rsidR="004B61DC" w:rsidRPr="003011B4" w:rsidRDefault="00562B10" w:rsidP="00562B10">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6.1.1 </w:t>
      </w:r>
      <w:r w:rsidR="004B61DC" w:rsidRPr="003011B4">
        <w:rPr>
          <w:rFonts w:ascii="Times New Roman" w:hAnsi="Times New Roman" w:cs="Times New Roman"/>
          <w:b/>
          <w:bCs/>
          <w:color w:val="auto"/>
          <w:sz w:val="22"/>
          <w:szCs w:val="22"/>
        </w:rPr>
        <w:t>HuBERT vs MFCC</w:t>
      </w:r>
    </w:p>
    <w:p w14:paraId="2030EEDF" w14:textId="63CC9793" w:rsidR="004D1CE2" w:rsidRPr="003011B4" w:rsidRDefault="004D1CE2" w:rsidP="00FA2F79">
      <w:pPr>
        <w:jc w:val="both"/>
        <w:rPr>
          <w:rFonts w:ascii="Times New Roman" w:hAnsi="Times New Roman" w:cs="Times New Roman"/>
          <w:sz w:val="22"/>
          <w:szCs w:val="22"/>
        </w:rPr>
      </w:pPr>
      <w:r w:rsidRPr="003011B4">
        <w:rPr>
          <w:rFonts w:ascii="Times New Roman" w:hAnsi="Times New Roman" w:cs="Times New Roman"/>
          <w:sz w:val="22"/>
          <w:szCs w:val="22"/>
        </w:rPr>
        <w:t>Unit based speech generation using unit HiFi-G</w:t>
      </w:r>
      <w:r w:rsidR="00B62F48" w:rsidRPr="003011B4">
        <w:rPr>
          <w:rFonts w:ascii="Times New Roman" w:hAnsi="Times New Roman" w:cs="Times New Roman"/>
          <w:sz w:val="22"/>
          <w:szCs w:val="22"/>
        </w:rPr>
        <w:t>AN</w:t>
      </w:r>
      <w:r w:rsidRPr="003011B4">
        <w:rPr>
          <w:rFonts w:ascii="Times New Roman" w:hAnsi="Times New Roman" w:cs="Times New Roman"/>
          <w:sz w:val="22"/>
          <w:szCs w:val="22"/>
        </w:rPr>
        <w:t xml:space="preserve"> and </w:t>
      </w:r>
      <w:r w:rsidR="00FA2F79"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speech generation experiments were carried out. </w:t>
      </w:r>
      <w:r w:rsidR="00695CFC" w:rsidRPr="003011B4">
        <w:rPr>
          <w:rFonts w:ascii="Times New Roman" w:hAnsi="Times New Roman" w:cs="Times New Roman"/>
          <w:sz w:val="22"/>
          <w:szCs w:val="22"/>
        </w:rPr>
        <w:t>The experimental setup was carried out on</w:t>
      </w:r>
      <w:r w:rsidR="005A711A">
        <w:rPr>
          <w:rFonts w:ascii="Times New Roman" w:hAnsi="Times New Roman" w:cs="Times New Roman"/>
          <w:sz w:val="22"/>
          <w:szCs w:val="22"/>
        </w:rPr>
        <w:t xml:space="preserve"> an</w:t>
      </w:r>
      <w:r w:rsidR="00695CFC" w:rsidRPr="003011B4">
        <w:rPr>
          <w:rFonts w:ascii="Times New Roman" w:hAnsi="Times New Roman" w:cs="Times New Roman"/>
          <w:sz w:val="22"/>
          <w:szCs w:val="22"/>
        </w:rPr>
        <w:t xml:space="preserve"> NVIDIA GeForce RTX 4060 GPU Laptop. 1000 audio samples</w:t>
      </w:r>
      <w:r w:rsidR="00C92EDC" w:rsidRPr="003011B4">
        <w:rPr>
          <w:rFonts w:ascii="Times New Roman" w:hAnsi="Times New Roman" w:cs="Times New Roman"/>
          <w:sz w:val="22"/>
          <w:szCs w:val="22"/>
        </w:rPr>
        <w:t xml:space="preserve"> (all female speakers</w:t>
      </w:r>
      <w:r w:rsidR="00C72A7E" w:rsidRPr="003011B4">
        <w:rPr>
          <w:rFonts w:ascii="Times New Roman" w:hAnsi="Times New Roman" w:cs="Times New Roman"/>
          <w:sz w:val="22"/>
          <w:szCs w:val="22"/>
        </w:rPr>
        <w:t xml:space="preserve"> of the public health</w:t>
      </w:r>
      <w:r w:rsidR="007B5875" w:rsidRPr="003011B4">
        <w:rPr>
          <w:rFonts w:ascii="Times New Roman" w:hAnsi="Times New Roman" w:cs="Times New Roman"/>
          <w:sz w:val="22"/>
          <w:szCs w:val="22"/>
        </w:rPr>
        <w:t>-</w:t>
      </w:r>
      <w:r w:rsidR="00C72A7E" w:rsidRPr="003011B4">
        <w:rPr>
          <w:rFonts w:ascii="Times New Roman" w:hAnsi="Times New Roman" w:cs="Times New Roman"/>
          <w:sz w:val="22"/>
          <w:szCs w:val="22"/>
        </w:rPr>
        <w:t>malaria</w:t>
      </w:r>
      <w:r w:rsidR="00C92EDC" w:rsidRPr="003011B4">
        <w:rPr>
          <w:rFonts w:ascii="Times New Roman" w:hAnsi="Times New Roman" w:cs="Times New Roman"/>
          <w:sz w:val="22"/>
          <w:szCs w:val="22"/>
        </w:rPr>
        <w:t>)</w:t>
      </w:r>
      <w:r w:rsidR="00695CFC" w:rsidRPr="003011B4">
        <w:rPr>
          <w:rFonts w:ascii="Times New Roman" w:hAnsi="Times New Roman" w:cs="Times New Roman"/>
          <w:sz w:val="22"/>
          <w:szCs w:val="22"/>
        </w:rPr>
        <w:t xml:space="preserve"> were selected from the Yoruba section of the GC-ENYOR dataset curated through crowd-sourced participants across 4 universities in Nigeria</w:t>
      </w:r>
      <w:r w:rsidR="005A711A">
        <w:rPr>
          <w:rFonts w:ascii="Times New Roman" w:hAnsi="Times New Roman" w:cs="Times New Roman"/>
          <w:sz w:val="22"/>
          <w:szCs w:val="22"/>
        </w:rPr>
        <w:t>,</w:t>
      </w:r>
      <w:r w:rsidR="00695CFC" w:rsidRPr="003011B4">
        <w:rPr>
          <w:rFonts w:ascii="Times New Roman" w:hAnsi="Times New Roman" w:cs="Times New Roman"/>
          <w:sz w:val="22"/>
          <w:szCs w:val="22"/>
        </w:rPr>
        <w:t xml:space="preserve"> including </w:t>
      </w:r>
      <w:r w:rsidR="005A711A">
        <w:rPr>
          <w:rFonts w:ascii="Times New Roman" w:hAnsi="Times New Roman" w:cs="Times New Roman"/>
          <w:sz w:val="22"/>
          <w:szCs w:val="22"/>
        </w:rPr>
        <w:t xml:space="preserve">the </w:t>
      </w:r>
      <w:r w:rsidR="00695CFC" w:rsidRPr="003011B4">
        <w:rPr>
          <w:rFonts w:ascii="Times New Roman" w:hAnsi="Times New Roman" w:cs="Times New Roman"/>
          <w:sz w:val="22"/>
          <w:szCs w:val="22"/>
        </w:rPr>
        <w:t>University of Lagos, Lagos State University, Federal University of Agriculture</w:t>
      </w:r>
      <w:r w:rsidR="005A711A">
        <w:rPr>
          <w:rFonts w:ascii="Times New Roman" w:hAnsi="Times New Roman" w:cs="Times New Roman"/>
          <w:sz w:val="22"/>
          <w:szCs w:val="22"/>
        </w:rPr>
        <w:t>,</w:t>
      </w:r>
      <w:r w:rsidR="00695CFC" w:rsidRPr="003011B4">
        <w:rPr>
          <w:rFonts w:ascii="Times New Roman" w:hAnsi="Times New Roman" w:cs="Times New Roman"/>
          <w:sz w:val="22"/>
          <w:szCs w:val="22"/>
        </w:rPr>
        <w:t xml:space="preserve"> Abeokuta, and University of Ibadan. The dataset is </w:t>
      </w:r>
      <w:r w:rsidR="00BE4B7E" w:rsidRPr="003011B4">
        <w:rPr>
          <w:rFonts w:ascii="Times New Roman" w:hAnsi="Times New Roman" w:cs="Times New Roman"/>
          <w:sz w:val="22"/>
          <w:szCs w:val="22"/>
        </w:rPr>
        <w:t xml:space="preserve">a </w:t>
      </w:r>
      <w:r w:rsidR="00FA2F79" w:rsidRPr="003011B4">
        <w:rPr>
          <w:rFonts w:ascii="Times New Roman" w:hAnsi="Times New Roman" w:cs="Times New Roman"/>
          <w:sz w:val="22"/>
          <w:szCs w:val="22"/>
        </w:rPr>
        <w:t>pair audio</w:t>
      </w:r>
      <w:r w:rsidR="00695CFC" w:rsidRPr="003011B4">
        <w:rPr>
          <w:rFonts w:ascii="Times New Roman" w:hAnsi="Times New Roman" w:cs="Times New Roman"/>
          <w:sz w:val="22"/>
          <w:szCs w:val="22"/>
        </w:rPr>
        <w:t xml:space="preserve"> of both English and Yoruba curated to aid research in speech processing applications. </w:t>
      </w:r>
      <w:r w:rsidR="008D553B" w:rsidRPr="003011B4">
        <w:rPr>
          <w:rFonts w:ascii="Times New Roman" w:hAnsi="Times New Roman" w:cs="Times New Roman"/>
          <w:sz w:val="22"/>
          <w:szCs w:val="22"/>
        </w:rPr>
        <w:t>I</w:t>
      </w:r>
      <w:r w:rsidR="004312F8" w:rsidRPr="003011B4">
        <w:rPr>
          <w:rFonts w:ascii="Times New Roman" w:hAnsi="Times New Roman" w:cs="Times New Roman"/>
          <w:sz w:val="22"/>
          <w:szCs w:val="22"/>
        </w:rPr>
        <w:t xml:space="preserve">t has a total </w:t>
      </w:r>
      <w:r w:rsidR="008D553B" w:rsidRPr="003011B4">
        <w:rPr>
          <w:rFonts w:ascii="Times New Roman" w:hAnsi="Times New Roman" w:cs="Times New Roman"/>
          <w:sz w:val="22"/>
          <w:szCs w:val="22"/>
        </w:rPr>
        <w:t>size</w:t>
      </w:r>
      <w:r w:rsidR="004312F8" w:rsidRPr="003011B4">
        <w:rPr>
          <w:rFonts w:ascii="Times New Roman" w:hAnsi="Times New Roman" w:cs="Times New Roman"/>
          <w:sz w:val="22"/>
          <w:szCs w:val="22"/>
        </w:rPr>
        <w:t xml:space="preserve"> of over 100</w:t>
      </w:r>
      <w:r w:rsidR="00134BD2" w:rsidRPr="003011B4">
        <w:rPr>
          <w:rFonts w:ascii="Times New Roman" w:hAnsi="Times New Roman" w:cs="Times New Roman"/>
          <w:sz w:val="22"/>
          <w:szCs w:val="22"/>
        </w:rPr>
        <w:t>,000</w:t>
      </w:r>
      <w:r w:rsidR="004312F8" w:rsidRPr="003011B4">
        <w:rPr>
          <w:rFonts w:ascii="Times New Roman" w:hAnsi="Times New Roman" w:cs="Times New Roman"/>
          <w:sz w:val="22"/>
          <w:szCs w:val="22"/>
        </w:rPr>
        <w:t xml:space="preserve"> audio samples</w:t>
      </w:r>
      <w:r w:rsidR="005A711A">
        <w:rPr>
          <w:rFonts w:ascii="Times New Roman" w:hAnsi="Times New Roman" w:cs="Times New Roman"/>
          <w:sz w:val="22"/>
          <w:szCs w:val="22"/>
        </w:rPr>
        <w:t>,</w:t>
      </w:r>
      <w:r w:rsidR="004312F8" w:rsidRPr="003011B4">
        <w:rPr>
          <w:rFonts w:ascii="Times New Roman" w:hAnsi="Times New Roman" w:cs="Times New Roman"/>
          <w:sz w:val="22"/>
          <w:szCs w:val="22"/>
        </w:rPr>
        <w:t xml:space="preserve"> </w:t>
      </w:r>
      <w:r w:rsidR="00134BD2" w:rsidRPr="003011B4">
        <w:rPr>
          <w:rFonts w:ascii="Times New Roman" w:hAnsi="Times New Roman" w:cs="Times New Roman"/>
          <w:sz w:val="22"/>
          <w:szCs w:val="22"/>
        </w:rPr>
        <w:t xml:space="preserve">each </w:t>
      </w:r>
      <w:r w:rsidR="005A711A">
        <w:rPr>
          <w:rFonts w:ascii="Times New Roman" w:hAnsi="Times New Roman" w:cs="Times New Roman"/>
          <w:sz w:val="22"/>
          <w:szCs w:val="22"/>
        </w:rPr>
        <w:t>in</w:t>
      </w:r>
      <w:r w:rsidR="005A711A" w:rsidRPr="003011B4">
        <w:rPr>
          <w:rFonts w:ascii="Times New Roman" w:hAnsi="Times New Roman" w:cs="Times New Roman"/>
          <w:sz w:val="22"/>
          <w:szCs w:val="22"/>
        </w:rPr>
        <w:t xml:space="preserve"> </w:t>
      </w:r>
      <w:r w:rsidR="00134BD2" w:rsidRPr="003011B4">
        <w:rPr>
          <w:rFonts w:ascii="Times New Roman" w:hAnsi="Times New Roman" w:cs="Times New Roman"/>
          <w:sz w:val="22"/>
          <w:szCs w:val="22"/>
        </w:rPr>
        <w:t>English and corresponding Yoruba language</w:t>
      </w:r>
      <w:r w:rsidR="008D553B" w:rsidRPr="003011B4">
        <w:rPr>
          <w:rFonts w:ascii="Times New Roman" w:hAnsi="Times New Roman" w:cs="Times New Roman"/>
          <w:sz w:val="22"/>
          <w:szCs w:val="22"/>
        </w:rPr>
        <w:t>s</w:t>
      </w:r>
      <w:r w:rsidR="00134BD2" w:rsidRPr="003011B4">
        <w:rPr>
          <w:rFonts w:ascii="Times New Roman" w:hAnsi="Times New Roman" w:cs="Times New Roman"/>
          <w:sz w:val="22"/>
          <w:szCs w:val="22"/>
        </w:rPr>
        <w:t xml:space="preserve">. </w:t>
      </w:r>
      <w:r w:rsidR="00B9264A" w:rsidRPr="003011B4">
        <w:rPr>
          <w:rFonts w:ascii="Times New Roman" w:hAnsi="Times New Roman" w:cs="Times New Roman"/>
          <w:sz w:val="22"/>
          <w:szCs w:val="22"/>
        </w:rPr>
        <w:t xml:space="preserve">For both </w:t>
      </w:r>
      <w:r w:rsidR="00FA2F79" w:rsidRPr="003011B4">
        <w:rPr>
          <w:rFonts w:ascii="Times New Roman" w:hAnsi="Times New Roman" w:cs="Times New Roman"/>
          <w:sz w:val="22"/>
          <w:szCs w:val="22"/>
        </w:rPr>
        <w:t>setups</w:t>
      </w:r>
      <w:r w:rsidR="00B9264A" w:rsidRPr="003011B4">
        <w:rPr>
          <w:rFonts w:ascii="Times New Roman" w:hAnsi="Times New Roman" w:cs="Times New Roman"/>
          <w:sz w:val="22"/>
          <w:szCs w:val="22"/>
        </w:rPr>
        <w:t>, 900 audio</w:t>
      </w:r>
      <w:r w:rsidR="005A711A">
        <w:rPr>
          <w:rFonts w:ascii="Times New Roman" w:hAnsi="Times New Roman" w:cs="Times New Roman"/>
          <w:sz w:val="22"/>
          <w:szCs w:val="22"/>
        </w:rPr>
        <w:t xml:space="preserve"> files</w:t>
      </w:r>
      <w:r w:rsidR="00B9264A" w:rsidRPr="003011B4">
        <w:rPr>
          <w:rFonts w:ascii="Times New Roman" w:hAnsi="Times New Roman" w:cs="Times New Roman"/>
          <w:sz w:val="22"/>
          <w:szCs w:val="22"/>
        </w:rPr>
        <w:t xml:space="preserve"> were utilized for training and 100 audios for validation.</w:t>
      </w:r>
    </w:p>
    <w:p w14:paraId="04EA5033" w14:textId="1AEE0845" w:rsidR="00134BD2" w:rsidRPr="003011B4" w:rsidRDefault="00134BD2" w:rsidP="00FA2F79">
      <w:pPr>
        <w:jc w:val="both"/>
        <w:rPr>
          <w:rFonts w:ascii="Times New Roman" w:hAnsi="Times New Roman" w:cs="Times New Roman"/>
          <w:sz w:val="22"/>
          <w:szCs w:val="22"/>
        </w:rPr>
      </w:pPr>
      <w:r w:rsidRPr="003011B4">
        <w:rPr>
          <w:rFonts w:ascii="Times New Roman" w:hAnsi="Times New Roman" w:cs="Times New Roman"/>
          <w:sz w:val="22"/>
          <w:szCs w:val="22"/>
        </w:rPr>
        <w:t xml:space="preserve">The pretrained models of both </w:t>
      </w:r>
      <w:r w:rsidR="00B62F48" w:rsidRPr="003011B4">
        <w:rPr>
          <w:rFonts w:ascii="Times New Roman" w:hAnsi="Times New Roman" w:cs="Times New Roman"/>
          <w:sz w:val="22"/>
          <w:szCs w:val="22"/>
        </w:rPr>
        <w:t xml:space="preserve">the </w:t>
      </w:r>
      <w:r w:rsidRPr="003011B4">
        <w:rPr>
          <w:rFonts w:ascii="Times New Roman" w:hAnsi="Times New Roman" w:cs="Times New Roman"/>
          <w:sz w:val="22"/>
          <w:szCs w:val="22"/>
        </w:rPr>
        <w:t>unit HiFi-G</w:t>
      </w:r>
      <w:r w:rsidR="00B62F48" w:rsidRPr="003011B4">
        <w:rPr>
          <w:rFonts w:ascii="Times New Roman" w:hAnsi="Times New Roman" w:cs="Times New Roman"/>
          <w:sz w:val="22"/>
          <w:szCs w:val="22"/>
        </w:rPr>
        <w:t>AN</w:t>
      </w:r>
      <w:r w:rsidRPr="003011B4">
        <w:rPr>
          <w:rFonts w:ascii="Times New Roman" w:hAnsi="Times New Roman" w:cs="Times New Roman"/>
          <w:sz w:val="22"/>
          <w:szCs w:val="22"/>
        </w:rPr>
        <w:t xml:space="preserve"> and </w:t>
      </w:r>
      <w:r w:rsidR="00100B78" w:rsidRPr="003011B4">
        <w:rPr>
          <w:rFonts w:ascii="Times New Roman" w:hAnsi="Times New Roman" w:cs="Times New Roman"/>
          <w:sz w:val="22"/>
          <w:szCs w:val="22"/>
        </w:rPr>
        <w:t xml:space="preserve">HiFi-GAN </w:t>
      </w:r>
      <w:r w:rsidRPr="003011B4">
        <w:rPr>
          <w:rFonts w:ascii="Times New Roman" w:hAnsi="Times New Roman" w:cs="Times New Roman"/>
          <w:sz w:val="22"/>
          <w:szCs w:val="22"/>
        </w:rPr>
        <w:t>were cloned as well as the</w:t>
      </w:r>
      <w:r w:rsidR="00946EFE" w:rsidRPr="003011B4">
        <w:rPr>
          <w:rFonts w:ascii="Times New Roman" w:hAnsi="Times New Roman" w:cs="Times New Roman"/>
          <w:sz w:val="22"/>
          <w:szCs w:val="22"/>
        </w:rPr>
        <w:t>ir pretrained checkpoints</w:t>
      </w:r>
      <w:r w:rsidRPr="003011B4">
        <w:rPr>
          <w:rFonts w:ascii="Times New Roman" w:hAnsi="Times New Roman" w:cs="Times New Roman"/>
          <w:sz w:val="22"/>
          <w:szCs w:val="22"/>
        </w:rPr>
        <w:t xml:space="preserve">. The hyperparameters utilized for training are shown in Table </w:t>
      </w:r>
      <w:r w:rsidR="006B4CB6" w:rsidRPr="003011B4">
        <w:rPr>
          <w:rFonts w:ascii="Times New Roman" w:hAnsi="Times New Roman" w:cs="Times New Roman"/>
          <w:sz w:val="22"/>
          <w:szCs w:val="22"/>
        </w:rPr>
        <w:t>3</w:t>
      </w:r>
      <w:r w:rsidRPr="003011B4">
        <w:rPr>
          <w:rFonts w:ascii="Times New Roman" w:hAnsi="Times New Roman" w:cs="Times New Roman"/>
          <w:sz w:val="22"/>
          <w:szCs w:val="22"/>
        </w:rPr>
        <w:t>.</w:t>
      </w:r>
    </w:p>
    <w:p w14:paraId="0176A9D9" w14:textId="414E7DE2" w:rsidR="005404AE" w:rsidRPr="003011B4" w:rsidRDefault="005404AE" w:rsidP="00FA2F79">
      <w:pPr>
        <w:jc w:val="both"/>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6B4CB6" w:rsidRPr="003011B4">
        <w:rPr>
          <w:rFonts w:ascii="Times New Roman" w:hAnsi="Times New Roman" w:cs="Times New Roman"/>
          <w:b/>
          <w:bCs/>
          <w:sz w:val="22"/>
          <w:szCs w:val="22"/>
        </w:rPr>
        <w:t>3</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Hyper parameters utilized for </w:t>
      </w:r>
      <w:r w:rsidR="00443930" w:rsidRPr="003011B4">
        <w:rPr>
          <w:rFonts w:ascii="Times New Roman" w:hAnsi="Times New Roman" w:cs="Times New Roman"/>
          <w:sz w:val="22"/>
          <w:szCs w:val="22"/>
        </w:rPr>
        <w:t>discrete</w:t>
      </w:r>
      <w:r w:rsidRPr="003011B4">
        <w:rPr>
          <w:rFonts w:ascii="Times New Roman" w:hAnsi="Times New Roman" w:cs="Times New Roman"/>
          <w:sz w:val="22"/>
          <w:szCs w:val="22"/>
        </w:rPr>
        <w:t xml:space="preserve"> plus </w:t>
      </w:r>
      <w:r w:rsidR="00E036EB" w:rsidRPr="003011B4">
        <w:rPr>
          <w:rFonts w:ascii="Times New Roman" w:hAnsi="Times New Roman" w:cs="Times New Roman"/>
          <w:sz w:val="22"/>
          <w:szCs w:val="22"/>
        </w:rPr>
        <w:t>audio</w:t>
      </w:r>
      <w:r w:rsidRPr="003011B4">
        <w:rPr>
          <w:rFonts w:ascii="Times New Roman" w:hAnsi="Times New Roman" w:cs="Times New Roman"/>
          <w:sz w:val="22"/>
          <w:szCs w:val="22"/>
        </w:rPr>
        <w:t xml:space="preserve"> &amp; spec plus audio training</w:t>
      </w:r>
      <w:r w:rsidR="00443930" w:rsidRPr="003011B4">
        <w:rPr>
          <w:rFonts w:ascii="Times New Roman" w:hAnsi="Times New Roman" w:cs="Times New Roman"/>
          <w:sz w:val="22"/>
          <w:szCs w:val="22"/>
        </w:rPr>
        <w:t>s</w:t>
      </w:r>
    </w:p>
    <w:tbl>
      <w:tblPr>
        <w:tblStyle w:val="TableGrid"/>
        <w:tblW w:w="0" w:type="auto"/>
        <w:jc w:val="center"/>
        <w:tblLook w:val="04A0" w:firstRow="1" w:lastRow="0" w:firstColumn="1" w:lastColumn="0" w:noHBand="0" w:noVBand="1"/>
      </w:tblPr>
      <w:tblGrid>
        <w:gridCol w:w="704"/>
        <w:gridCol w:w="3828"/>
        <w:gridCol w:w="2409"/>
        <w:gridCol w:w="2409"/>
      </w:tblGrid>
      <w:tr w:rsidR="00100B78" w:rsidRPr="003011B4" w14:paraId="53A4D24D" w14:textId="77777777" w:rsidTr="008526BA">
        <w:trPr>
          <w:jc w:val="center"/>
        </w:trPr>
        <w:tc>
          <w:tcPr>
            <w:tcW w:w="704" w:type="dxa"/>
          </w:tcPr>
          <w:p w14:paraId="334E54FE" w14:textId="32B66C0F"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S/N</w:t>
            </w:r>
          </w:p>
        </w:tc>
        <w:tc>
          <w:tcPr>
            <w:tcW w:w="3828" w:type="dxa"/>
          </w:tcPr>
          <w:p w14:paraId="0E5AADF5" w14:textId="6A67C665"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Hyperparameters</w:t>
            </w:r>
          </w:p>
        </w:tc>
        <w:tc>
          <w:tcPr>
            <w:tcW w:w="2409" w:type="dxa"/>
          </w:tcPr>
          <w:p w14:paraId="5F1F5190" w14:textId="55969EE6"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HiFi-GAN</w:t>
            </w:r>
          </w:p>
        </w:tc>
        <w:tc>
          <w:tcPr>
            <w:tcW w:w="2409" w:type="dxa"/>
          </w:tcPr>
          <w:p w14:paraId="4F88F17B" w14:textId="5086A815" w:rsidR="00100B78" w:rsidRPr="008A1174" w:rsidRDefault="00100B78" w:rsidP="004D1CE2">
            <w:pPr>
              <w:rPr>
                <w:rFonts w:ascii="Times New Roman" w:hAnsi="Times New Roman" w:cs="Times New Roman"/>
                <w:b/>
                <w:bCs/>
                <w:sz w:val="22"/>
                <w:szCs w:val="22"/>
              </w:rPr>
            </w:pPr>
            <w:r w:rsidRPr="008A1174">
              <w:rPr>
                <w:rFonts w:ascii="Times New Roman" w:hAnsi="Times New Roman" w:cs="Times New Roman"/>
                <w:b/>
                <w:bCs/>
                <w:sz w:val="22"/>
                <w:szCs w:val="22"/>
              </w:rPr>
              <w:t>Unit HiFi-GAN</w:t>
            </w:r>
          </w:p>
        </w:tc>
      </w:tr>
      <w:tr w:rsidR="00100B78" w:rsidRPr="003011B4" w14:paraId="22911DF9" w14:textId="77777777" w:rsidTr="008526BA">
        <w:trPr>
          <w:jc w:val="center"/>
        </w:trPr>
        <w:tc>
          <w:tcPr>
            <w:tcW w:w="704" w:type="dxa"/>
          </w:tcPr>
          <w:p w14:paraId="7524ACE9" w14:textId="4686C76C"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w:t>
            </w:r>
          </w:p>
        </w:tc>
        <w:tc>
          <w:tcPr>
            <w:tcW w:w="3828" w:type="dxa"/>
          </w:tcPr>
          <w:p w14:paraId="1B26FDF4" w14:textId="1BC3AF4E"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Number of units</w:t>
            </w:r>
          </w:p>
        </w:tc>
        <w:tc>
          <w:tcPr>
            <w:tcW w:w="2409" w:type="dxa"/>
          </w:tcPr>
          <w:p w14:paraId="1B0A57CA" w14:textId="6FBCF9FB" w:rsidR="00100B78"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6D69EA5" w14:textId="4BE37096"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500</w:t>
            </w:r>
          </w:p>
        </w:tc>
      </w:tr>
      <w:tr w:rsidR="00100B78" w:rsidRPr="003011B4" w14:paraId="123EAA9D" w14:textId="77777777" w:rsidTr="008526BA">
        <w:trPr>
          <w:jc w:val="center"/>
        </w:trPr>
        <w:tc>
          <w:tcPr>
            <w:tcW w:w="704" w:type="dxa"/>
          </w:tcPr>
          <w:p w14:paraId="3437A104" w14:textId="3B9D490F"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2</w:t>
            </w:r>
          </w:p>
        </w:tc>
        <w:tc>
          <w:tcPr>
            <w:tcW w:w="3828" w:type="dxa"/>
          </w:tcPr>
          <w:p w14:paraId="2C23AAAA" w14:textId="26F55853"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 xml:space="preserve">Batch size </w:t>
            </w:r>
          </w:p>
        </w:tc>
        <w:tc>
          <w:tcPr>
            <w:tcW w:w="2409" w:type="dxa"/>
          </w:tcPr>
          <w:p w14:paraId="5528DBD6" w14:textId="12123EA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w:t>
            </w:r>
          </w:p>
        </w:tc>
        <w:tc>
          <w:tcPr>
            <w:tcW w:w="2409" w:type="dxa"/>
          </w:tcPr>
          <w:p w14:paraId="1B86823A" w14:textId="608033E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w:t>
            </w:r>
          </w:p>
        </w:tc>
      </w:tr>
      <w:tr w:rsidR="00100B78" w:rsidRPr="003011B4" w14:paraId="19E58568" w14:textId="77777777" w:rsidTr="008526BA">
        <w:trPr>
          <w:jc w:val="center"/>
        </w:trPr>
        <w:tc>
          <w:tcPr>
            <w:tcW w:w="704" w:type="dxa"/>
          </w:tcPr>
          <w:p w14:paraId="0923FDB7" w14:textId="1C08A196"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3</w:t>
            </w:r>
          </w:p>
        </w:tc>
        <w:tc>
          <w:tcPr>
            <w:tcW w:w="3828" w:type="dxa"/>
          </w:tcPr>
          <w:p w14:paraId="76F36DA5" w14:textId="2801A299"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Sampling rate</w:t>
            </w:r>
          </w:p>
        </w:tc>
        <w:tc>
          <w:tcPr>
            <w:tcW w:w="2409" w:type="dxa"/>
          </w:tcPr>
          <w:p w14:paraId="44C8FD31" w14:textId="4ED2FFD1"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250</w:t>
            </w:r>
            <w:r w:rsidR="00E554E7" w:rsidRPr="003011B4">
              <w:rPr>
                <w:rFonts w:ascii="Times New Roman" w:hAnsi="Times New Roman" w:cs="Times New Roman"/>
                <w:sz w:val="22"/>
                <w:szCs w:val="22"/>
              </w:rPr>
              <w:t>5</w:t>
            </w:r>
            <w:r w:rsidRPr="003011B4">
              <w:rPr>
                <w:rFonts w:ascii="Times New Roman" w:hAnsi="Times New Roman" w:cs="Times New Roman"/>
                <w:sz w:val="22"/>
                <w:szCs w:val="22"/>
              </w:rPr>
              <w:t>0Hz</w:t>
            </w:r>
          </w:p>
        </w:tc>
        <w:tc>
          <w:tcPr>
            <w:tcW w:w="2409" w:type="dxa"/>
          </w:tcPr>
          <w:p w14:paraId="6DA624FA" w14:textId="7582CED9"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16000Hz</w:t>
            </w:r>
          </w:p>
        </w:tc>
      </w:tr>
      <w:tr w:rsidR="00100B78" w:rsidRPr="003011B4" w14:paraId="224B1FEC" w14:textId="77777777" w:rsidTr="008526BA">
        <w:trPr>
          <w:jc w:val="center"/>
        </w:trPr>
        <w:tc>
          <w:tcPr>
            <w:tcW w:w="704" w:type="dxa"/>
          </w:tcPr>
          <w:p w14:paraId="153BA08E" w14:textId="122BC8DE"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4</w:t>
            </w:r>
          </w:p>
        </w:tc>
        <w:tc>
          <w:tcPr>
            <w:tcW w:w="3828" w:type="dxa"/>
          </w:tcPr>
          <w:p w14:paraId="7F3C185C" w14:textId="3EB2FE9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 xml:space="preserve">Learning </w:t>
            </w:r>
            <w:r w:rsidR="00CC1910" w:rsidRPr="003011B4">
              <w:rPr>
                <w:rFonts w:ascii="Times New Roman" w:hAnsi="Times New Roman" w:cs="Times New Roman"/>
                <w:sz w:val="22"/>
                <w:szCs w:val="22"/>
              </w:rPr>
              <w:t>r</w:t>
            </w:r>
            <w:r w:rsidRPr="003011B4">
              <w:rPr>
                <w:rFonts w:ascii="Times New Roman" w:hAnsi="Times New Roman" w:cs="Times New Roman"/>
                <w:sz w:val="22"/>
                <w:szCs w:val="22"/>
              </w:rPr>
              <w:t xml:space="preserve">ate </w:t>
            </w:r>
          </w:p>
        </w:tc>
        <w:tc>
          <w:tcPr>
            <w:tcW w:w="2409" w:type="dxa"/>
          </w:tcPr>
          <w:p w14:paraId="2B8B1CC9" w14:textId="156A5064" w:rsidR="00100B78" w:rsidRPr="003011B4" w:rsidRDefault="00EB6A3E" w:rsidP="004D1CE2">
            <w:pPr>
              <w:rPr>
                <w:rFonts w:ascii="Times New Roman" w:hAnsi="Times New Roman" w:cs="Times New Roman"/>
                <w:sz w:val="22"/>
                <w:szCs w:val="22"/>
              </w:rPr>
            </w:pPr>
            <w:r w:rsidRPr="003011B4">
              <w:rPr>
                <w:rFonts w:ascii="Times New Roman" w:hAnsi="Times New Roman" w:cs="Times New Roman"/>
                <w:sz w:val="22"/>
                <w:szCs w:val="22"/>
              </w:rPr>
              <w:t>Gen: 0.0001; disc: 0.0001</w:t>
            </w:r>
          </w:p>
        </w:tc>
        <w:tc>
          <w:tcPr>
            <w:tcW w:w="2409" w:type="dxa"/>
          </w:tcPr>
          <w:p w14:paraId="12DC2383" w14:textId="10647C82" w:rsidR="00100B78" w:rsidRPr="003011B4" w:rsidRDefault="008D0493" w:rsidP="004D1CE2">
            <w:pPr>
              <w:rPr>
                <w:rFonts w:ascii="Times New Roman" w:hAnsi="Times New Roman" w:cs="Times New Roman"/>
                <w:sz w:val="22"/>
                <w:szCs w:val="22"/>
              </w:rPr>
            </w:pPr>
            <w:r w:rsidRPr="003011B4">
              <w:rPr>
                <w:rFonts w:ascii="Times New Roman" w:hAnsi="Times New Roman" w:cs="Times New Roman"/>
                <w:sz w:val="22"/>
                <w:szCs w:val="22"/>
              </w:rPr>
              <w:t>0.0001</w:t>
            </w:r>
          </w:p>
        </w:tc>
      </w:tr>
      <w:tr w:rsidR="00CC1910" w:rsidRPr="003011B4" w14:paraId="56788C59" w14:textId="77777777" w:rsidTr="008526BA">
        <w:trPr>
          <w:jc w:val="center"/>
        </w:trPr>
        <w:tc>
          <w:tcPr>
            <w:tcW w:w="704" w:type="dxa"/>
          </w:tcPr>
          <w:p w14:paraId="3F1B8AE0" w14:textId="34C5AA2A" w:rsidR="00CC1910"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5</w:t>
            </w:r>
          </w:p>
        </w:tc>
        <w:tc>
          <w:tcPr>
            <w:tcW w:w="3828" w:type="dxa"/>
          </w:tcPr>
          <w:p w14:paraId="1EAB89C5" w14:textId="6F4015F8"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Learning rate decay</w:t>
            </w:r>
          </w:p>
        </w:tc>
        <w:tc>
          <w:tcPr>
            <w:tcW w:w="2409" w:type="dxa"/>
          </w:tcPr>
          <w:p w14:paraId="35D10E9A" w14:textId="3D14A597"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0.995</w:t>
            </w:r>
          </w:p>
        </w:tc>
        <w:tc>
          <w:tcPr>
            <w:tcW w:w="2409" w:type="dxa"/>
          </w:tcPr>
          <w:p w14:paraId="302A0117" w14:textId="673E6EFA" w:rsidR="00CC1910"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Nill</w:t>
            </w:r>
          </w:p>
        </w:tc>
      </w:tr>
      <w:tr w:rsidR="00100B78" w:rsidRPr="003011B4" w14:paraId="5092F05C" w14:textId="77777777" w:rsidTr="008526BA">
        <w:trPr>
          <w:jc w:val="center"/>
        </w:trPr>
        <w:tc>
          <w:tcPr>
            <w:tcW w:w="704" w:type="dxa"/>
          </w:tcPr>
          <w:p w14:paraId="37147794" w14:textId="1E1DEBF8" w:rsidR="00100B78"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6</w:t>
            </w:r>
          </w:p>
        </w:tc>
        <w:tc>
          <w:tcPr>
            <w:tcW w:w="3828" w:type="dxa"/>
          </w:tcPr>
          <w:p w14:paraId="19352D88" w14:textId="45214659" w:rsidR="00100B78"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Adam optimiser (betas)</w:t>
            </w:r>
          </w:p>
        </w:tc>
        <w:tc>
          <w:tcPr>
            <w:tcW w:w="2409" w:type="dxa"/>
          </w:tcPr>
          <w:p w14:paraId="273C3040" w14:textId="1D8B23E4" w:rsidR="00100B78" w:rsidRPr="003011B4" w:rsidRDefault="00CC1910" w:rsidP="004D1CE2">
            <w:pPr>
              <w:rPr>
                <w:rFonts w:ascii="Times New Roman" w:hAnsi="Times New Roman" w:cs="Times New Roman"/>
                <w:sz w:val="22"/>
                <w:szCs w:val="22"/>
              </w:rPr>
            </w:pPr>
            <w:r w:rsidRPr="003011B4">
              <w:rPr>
                <w:rFonts w:ascii="Times New Roman" w:hAnsi="Times New Roman" w:cs="Times New Roman"/>
                <w:sz w:val="22"/>
                <w:szCs w:val="22"/>
              </w:rPr>
              <w:t>0.8, 0.99</w:t>
            </w:r>
          </w:p>
        </w:tc>
        <w:tc>
          <w:tcPr>
            <w:tcW w:w="2409" w:type="dxa"/>
          </w:tcPr>
          <w:p w14:paraId="4B13C5AA" w14:textId="5C010FEC" w:rsidR="00100B78"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0.8, 0.99</w:t>
            </w:r>
          </w:p>
        </w:tc>
      </w:tr>
      <w:tr w:rsidR="005206D1" w:rsidRPr="003011B4" w14:paraId="2E65D96C" w14:textId="77777777" w:rsidTr="008526BA">
        <w:trPr>
          <w:jc w:val="center"/>
        </w:trPr>
        <w:tc>
          <w:tcPr>
            <w:tcW w:w="704" w:type="dxa"/>
          </w:tcPr>
          <w:p w14:paraId="0FD755BA" w14:textId="7CF25358" w:rsidR="005206D1"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7</w:t>
            </w:r>
          </w:p>
        </w:tc>
        <w:tc>
          <w:tcPr>
            <w:tcW w:w="3828" w:type="dxa"/>
          </w:tcPr>
          <w:p w14:paraId="53008953" w14:textId="7F396C3D"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Loss weight factor (gamma)</w:t>
            </w:r>
          </w:p>
        </w:tc>
        <w:tc>
          <w:tcPr>
            <w:tcW w:w="2409" w:type="dxa"/>
          </w:tcPr>
          <w:p w14:paraId="56A11D4D" w14:textId="0703A8CD" w:rsidR="005206D1"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DEDFF3E" w14:textId="37032682"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0.999</w:t>
            </w:r>
          </w:p>
        </w:tc>
      </w:tr>
      <w:tr w:rsidR="005206D1" w:rsidRPr="003011B4" w14:paraId="388F5088" w14:textId="77777777" w:rsidTr="008526BA">
        <w:trPr>
          <w:jc w:val="center"/>
        </w:trPr>
        <w:tc>
          <w:tcPr>
            <w:tcW w:w="704" w:type="dxa"/>
          </w:tcPr>
          <w:p w14:paraId="484ADAC5" w14:textId="77745765" w:rsidR="005206D1"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8</w:t>
            </w:r>
          </w:p>
        </w:tc>
        <w:tc>
          <w:tcPr>
            <w:tcW w:w="3828" w:type="dxa"/>
          </w:tcPr>
          <w:p w14:paraId="7AB78ABC" w14:textId="3C1B7CA8"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hop size / Unit hop size</w:t>
            </w:r>
          </w:p>
        </w:tc>
        <w:tc>
          <w:tcPr>
            <w:tcW w:w="2409" w:type="dxa"/>
          </w:tcPr>
          <w:p w14:paraId="6E523FF6" w14:textId="4608ADBD" w:rsidR="005206D1" w:rsidRPr="003011B4" w:rsidRDefault="0050578D" w:rsidP="004D1CE2">
            <w:pPr>
              <w:rPr>
                <w:rFonts w:ascii="Times New Roman" w:hAnsi="Times New Roman" w:cs="Times New Roman"/>
                <w:sz w:val="22"/>
                <w:szCs w:val="22"/>
              </w:rPr>
            </w:pPr>
            <w:r w:rsidRPr="003011B4">
              <w:rPr>
                <w:rFonts w:ascii="Times New Roman" w:hAnsi="Times New Roman" w:cs="Times New Roman"/>
                <w:sz w:val="22"/>
                <w:szCs w:val="22"/>
              </w:rPr>
              <w:t>256</w:t>
            </w:r>
          </w:p>
        </w:tc>
        <w:tc>
          <w:tcPr>
            <w:tcW w:w="2409" w:type="dxa"/>
          </w:tcPr>
          <w:p w14:paraId="646CAF56" w14:textId="66EEB54B" w:rsidR="005206D1" w:rsidRPr="003011B4" w:rsidRDefault="005206D1" w:rsidP="004D1CE2">
            <w:pPr>
              <w:rPr>
                <w:rFonts w:ascii="Times New Roman" w:hAnsi="Times New Roman" w:cs="Times New Roman"/>
                <w:sz w:val="22"/>
                <w:szCs w:val="22"/>
              </w:rPr>
            </w:pPr>
            <w:r w:rsidRPr="003011B4">
              <w:rPr>
                <w:rFonts w:ascii="Times New Roman" w:hAnsi="Times New Roman" w:cs="Times New Roman"/>
                <w:sz w:val="22"/>
                <w:szCs w:val="22"/>
              </w:rPr>
              <w:t>320</w:t>
            </w:r>
          </w:p>
        </w:tc>
      </w:tr>
      <w:tr w:rsidR="003E17E4" w:rsidRPr="003011B4" w14:paraId="7FC28AA8" w14:textId="77777777" w:rsidTr="008526BA">
        <w:trPr>
          <w:jc w:val="center"/>
        </w:trPr>
        <w:tc>
          <w:tcPr>
            <w:tcW w:w="704" w:type="dxa"/>
          </w:tcPr>
          <w:p w14:paraId="57F26D12" w14:textId="4549A46B" w:rsidR="003E17E4"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9</w:t>
            </w:r>
          </w:p>
        </w:tc>
        <w:tc>
          <w:tcPr>
            <w:tcW w:w="3828" w:type="dxa"/>
          </w:tcPr>
          <w:p w14:paraId="0A4F29E1" w14:textId="0A56C571"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Maximum epoch</w:t>
            </w:r>
          </w:p>
        </w:tc>
        <w:tc>
          <w:tcPr>
            <w:tcW w:w="2409" w:type="dxa"/>
          </w:tcPr>
          <w:p w14:paraId="1A064427" w14:textId="573EAA1A" w:rsidR="003E17E4" w:rsidRPr="003011B4" w:rsidRDefault="007D12E6" w:rsidP="004D1CE2">
            <w:pPr>
              <w:rPr>
                <w:rFonts w:ascii="Times New Roman" w:hAnsi="Times New Roman" w:cs="Times New Roman"/>
                <w:sz w:val="22"/>
                <w:szCs w:val="22"/>
              </w:rPr>
            </w:pPr>
            <w:r w:rsidRPr="003011B4">
              <w:rPr>
                <w:rFonts w:ascii="Times New Roman" w:hAnsi="Times New Roman" w:cs="Times New Roman"/>
                <w:sz w:val="22"/>
                <w:szCs w:val="22"/>
              </w:rPr>
              <w:t>10,000</w:t>
            </w:r>
          </w:p>
        </w:tc>
        <w:tc>
          <w:tcPr>
            <w:tcW w:w="2409" w:type="dxa"/>
          </w:tcPr>
          <w:p w14:paraId="7D715478" w14:textId="1A10797F"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2</w:t>
            </w:r>
            <w:r w:rsidR="007D12E6" w:rsidRPr="003011B4">
              <w:rPr>
                <w:rFonts w:ascii="Times New Roman" w:hAnsi="Times New Roman" w:cs="Times New Roman"/>
                <w:sz w:val="22"/>
                <w:szCs w:val="22"/>
              </w:rPr>
              <w:t>,</w:t>
            </w:r>
            <w:r w:rsidRPr="003011B4">
              <w:rPr>
                <w:rFonts w:ascii="Times New Roman" w:hAnsi="Times New Roman" w:cs="Times New Roman"/>
                <w:sz w:val="22"/>
                <w:szCs w:val="22"/>
              </w:rPr>
              <w:t>000</w:t>
            </w:r>
          </w:p>
        </w:tc>
      </w:tr>
      <w:tr w:rsidR="003E17E4" w:rsidRPr="003011B4" w14:paraId="56820D43" w14:textId="77777777" w:rsidTr="008526BA">
        <w:trPr>
          <w:jc w:val="center"/>
        </w:trPr>
        <w:tc>
          <w:tcPr>
            <w:tcW w:w="704" w:type="dxa"/>
          </w:tcPr>
          <w:p w14:paraId="58098B59" w14:textId="5F45F3B8" w:rsidR="003E17E4"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10</w:t>
            </w:r>
          </w:p>
        </w:tc>
        <w:tc>
          <w:tcPr>
            <w:tcW w:w="3828" w:type="dxa"/>
          </w:tcPr>
          <w:p w14:paraId="0133B2FF" w14:textId="38D831D7"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Maximum steps</w:t>
            </w:r>
          </w:p>
        </w:tc>
        <w:tc>
          <w:tcPr>
            <w:tcW w:w="2409" w:type="dxa"/>
          </w:tcPr>
          <w:p w14:paraId="37669610" w14:textId="792898FC" w:rsidR="003E17E4" w:rsidRPr="003011B4" w:rsidRDefault="002243C9" w:rsidP="004D1CE2">
            <w:pPr>
              <w:rPr>
                <w:rFonts w:ascii="Times New Roman" w:hAnsi="Times New Roman" w:cs="Times New Roman"/>
                <w:sz w:val="22"/>
                <w:szCs w:val="22"/>
              </w:rPr>
            </w:pPr>
            <w:r w:rsidRPr="003011B4">
              <w:rPr>
                <w:rFonts w:ascii="Times New Roman" w:hAnsi="Times New Roman" w:cs="Times New Roman"/>
                <w:sz w:val="22"/>
                <w:szCs w:val="22"/>
              </w:rPr>
              <w:t>Nill</w:t>
            </w:r>
          </w:p>
        </w:tc>
        <w:tc>
          <w:tcPr>
            <w:tcW w:w="2409" w:type="dxa"/>
          </w:tcPr>
          <w:p w14:paraId="7597AAD8" w14:textId="0511ACA5" w:rsidR="003E17E4" w:rsidRPr="003011B4" w:rsidRDefault="003E17E4" w:rsidP="004D1CE2">
            <w:pPr>
              <w:rPr>
                <w:rFonts w:ascii="Times New Roman" w:hAnsi="Times New Roman" w:cs="Times New Roman"/>
                <w:sz w:val="22"/>
                <w:szCs w:val="22"/>
              </w:rPr>
            </w:pPr>
            <w:r w:rsidRPr="003011B4">
              <w:rPr>
                <w:rFonts w:ascii="Times New Roman" w:hAnsi="Times New Roman" w:cs="Times New Roman"/>
                <w:sz w:val="22"/>
                <w:szCs w:val="22"/>
              </w:rPr>
              <w:t>50</w:t>
            </w:r>
            <w:r w:rsidR="007D12E6" w:rsidRPr="003011B4">
              <w:rPr>
                <w:rFonts w:ascii="Times New Roman" w:hAnsi="Times New Roman" w:cs="Times New Roman"/>
                <w:sz w:val="22"/>
                <w:szCs w:val="22"/>
              </w:rPr>
              <w:t>,</w:t>
            </w:r>
            <w:r w:rsidRPr="003011B4">
              <w:rPr>
                <w:rFonts w:ascii="Times New Roman" w:hAnsi="Times New Roman" w:cs="Times New Roman"/>
                <w:sz w:val="22"/>
                <w:szCs w:val="22"/>
              </w:rPr>
              <w:t>000</w:t>
            </w:r>
          </w:p>
        </w:tc>
      </w:tr>
      <w:tr w:rsidR="00E554E7" w:rsidRPr="003011B4" w14:paraId="67C22524" w14:textId="77777777" w:rsidTr="008526BA">
        <w:trPr>
          <w:jc w:val="center"/>
        </w:trPr>
        <w:tc>
          <w:tcPr>
            <w:tcW w:w="704" w:type="dxa"/>
          </w:tcPr>
          <w:p w14:paraId="6B67C05C" w14:textId="39BDC066" w:rsidR="00E554E7" w:rsidRPr="003011B4" w:rsidRDefault="008A4484" w:rsidP="004D1CE2">
            <w:pPr>
              <w:rPr>
                <w:rFonts w:ascii="Times New Roman" w:hAnsi="Times New Roman" w:cs="Times New Roman"/>
                <w:sz w:val="22"/>
                <w:szCs w:val="22"/>
              </w:rPr>
            </w:pPr>
            <w:r w:rsidRPr="003011B4">
              <w:rPr>
                <w:rFonts w:ascii="Times New Roman" w:hAnsi="Times New Roman" w:cs="Times New Roman"/>
                <w:sz w:val="22"/>
                <w:szCs w:val="22"/>
              </w:rPr>
              <w:t>11</w:t>
            </w:r>
          </w:p>
        </w:tc>
        <w:tc>
          <w:tcPr>
            <w:tcW w:w="3828" w:type="dxa"/>
          </w:tcPr>
          <w:p w14:paraId="064B69A2" w14:textId="2FC90B82"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Number of mels</w:t>
            </w:r>
          </w:p>
        </w:tc>
        <w:tc>
          <w:tcPr>
            <w:tcW w:w="2409" w:type="dxa"/>
          </w:tcPr>
          <w:p w14:paraId="16202806" w14:textId="6699220C"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80</w:t>
            </w:r>
          </w:p>
        </w:tc>
        <w:tc>
          <w:tcPr>
            <w:tcW w:w="2409" w:type="dxa"/>
          </w:tcPr>
          <w:p w14:paraId="6AAC1C2F" w14:textId="2A6C310A" w:rsidR="00E554E7" w:rsidRPr="003011B4" w:rsidRDefault="00E554E7" w:rsidP="004D1CE2">
            <w:pPr>
              <w:rPr>
                <w:rFonts w:ascii="Times New Roman" w:hAnsi="Times New Roman" w:cs="Times New Roman"/>
                <w:sz w:val="22"/>
                <w:szCs w:val="22"/>
              </w:rPr>
            </w:pPr>
            <w:r w:rsidRPr="003011B4">
              <w:rPr>
                <w:rFonts w:ascii="Times New Roman" w:hAnsi="Times New Roman" w:cs="Times New Roman"/>
                <w:sz w:val="22"/>
                <w:szCs w:val="22"/>
              </w:rPr>
              <w:t>Nill</w:t>
            </w:r>
          </w:p>
        </w:tc>
      </w:tr>
    </w:tbl>
    <w:p w14:paraId="7813527D" w14:textId="77777777" w:rsidR="005404AE" w:rsidRPr="003011B4" w:rsidRDefault="005404AE" w:rsidP="004D1CE2">
      <w:pPr>
        <w:rPr>
          <w:rFonts w:ascii="Times New Roman" w:hAnsi="Times New Roman" w:cs="Times New Roman"/>
          <w:sz w:val="22"/>
          <w:szCs w:val="22"/>
        </w:rPr>
      </w:pPr>
    </w:p>
    <w:p w14:paraId="5C1DD0C2" w14:textId="3ADFC708" w:rsidR="00B9264A" w:rsidRPr="003011B4" w:rsidRDefault="00B9264A" w:rsidP="00B573FB">
      <w:pPr>
        <w:jc w:val="both"/>
        <w:rPr>
          <w:rFonts w:ascii="Times New Roman" w:hAnsi="Times New Roman" w:cs="Times New Roman"/>
          <w:sz w:val="22"/>
          <w:szCs w:val="22"/>
        </w:rPr>
      </w:pPr>
      <w:r w:rsidRPr="003011B4">
        <w:rPr>
          <w:rFonts w:ascii="Times New Roman" w:hAnsi="Times New Roman" w:cs="Times New Roman"/>
          <w:sz w:val="22"/>
          <w:szCs w:val="22"/>
        </w:rPr>
        <w:lastRenderedPageBreak/>
        <w:t xml:space="preserve">For </w:t>
      </w:r>
      <w:r w:rsidR="00206EFB" w:rsidRPr="003011B4">
        <w:rPr>
          <w:rFonts w:ascii="Times New Roman" w:hAnsi="Times New Roman" w:cs="Times New Roman"/>
          <w:sz w:val="22"/>
          <w:szCs w:val="22"/>
        </w:rPr>
        <w:t>M</w:t>
      </w:r>
      <w:r w:rsidRPr="003011B4">
        <w:rPr>
          <w:rFonts w:ascii="Times New Roman" w:hAnsi="Times New Roman" w:cs="Times New Roman"/>
          <w:sz w:val="22"/>
          <w:szCs w:val="22"/>
        </w:rPr>
        <w:t>el</w:t>
      </w:r>
      <w:r w:rsidR="00206EFB" w:rsidRPr="003011B4">
        <w:rPr>
          <w:rFonts w:ascii="Times New Roman" w:hAnsi="Times New Roman" w:cs="Times New Roman"/>
          <w:sz w:val="22"/>
          <w:szCs w:val="22"/>
        </w:rPr>
        <w:t>S</w:t>
      </w:r>
      <w:r w:rsidRPr="003011B4">
        <w:rPr>
          <w:rFonts w:ascii="Times New Roman" w:hAnsi="Times New Roman" w:cs="Times New Roman"/>
          <w:sz w:val="22"/>
          <w:szCs w:val="22"/>
        </w:rPr>
        <w:t xml:space="preserve">pectrogram plus audio finetuning, </w:t>
      </w:r>
      <w:r w:rsidR="00206EFB" w:rsidRPr="003011B4">
        <w:rPr>
          <w:rFonts w:ascii="Times New Roman" w:hAnsi="Times New Roman" w:cs="Times New Roman"/>
          <w:sz w:val="22"/>
          <w:szCs w:val="22"/>
        </w:rPr>
        <w:t>MelSpectrograms</w:t>
      </w:r>
      <w:r w:rsidRPr="003011B4">
        <w:rPr>
          <w:rFonts w:ascii="Times New Roman" w:hAnsi="Times New Roman" w:cs="Times New Roman"/>
          <w:sz w:val="22"/>
          <w:szCs w:val="22"/>
        </w:rPr>
        <w:t xml:space="preserve"> of 1000 audios were extracted after sampling the audios to 25KHz, the sampling rate for HiFi-Gan finetuning, an</w:t>
      </w:r>
      <w:r w:rsidR="00EB3347" w:rsidRPr="003011B4">
        <w:rPr>
          <w:rFonts w:ascii="Times New Roman" w:hAnsi="Times New Roman" w:cs="Times New Roman"/>
          <w:sz w:val="22"/>
          <w:szCs w:val="22"/>
        </w:rPr>
        <w:t>d</w:t>
      </w:r>
      <w:r w:rsidRPr="003011B4">
        <w:rPr>
          <w:rFonts w:ascii="Times New Roman" w:hAnsi="Times New Roman" w:cs="Times New Roman"/>
          <w:sz w:val="22"/>
          <w:szCs w:val="22"/>
        </w:rPr>
        <w:t xml:space="preserve"> saved </w:t>
      </w:r>
      <w:r w:rsidR="00EB3347" w:rsidRPr="003011B4">
        <w:rPr>
          <w:rFonts w:ascii="Times New Roman" w:hAnsi="Times New Roman" w:cs="Times New Roman"/>
          <w:sz w:val="22"/>
          <w:szCs w:val="22"/>
        </w:rPr>
        <w:t xml:space="preserve">with. </w:t>
      </w:r>
      <w:r w:rsidR="00614F60">
        <w:rPr>
          <w:rFonts w:ascii="Times New Roman" w:hAnsi="Times New Roman" w:cs="Times New Roman"/>
          <w:sz w:val="22"/>
          <w:szCs w:val="22"/>
        </w:rPr>
        <w:t>n</w:t>
      </w:r>
      <w:r w:rsidR="00EB3347" w:rsidRPr="003011B4">
        <w:rPr>
          <w:rFonts w:ascii="Times New Roman" w:hAnsi="Times New Roman" w:cs="Times New Roman"/>
          <w:sz w:val="22"/>
          <w:szCs w:val="22"/>
        </w:rPr>
        <w:t>py</w:t>
      </w:r>
      <w:r w:rsidR="00E60494" w:rsidRPr="003011B4">
        <w:rPr>
          <w:rFonts w:ascii="Times New Roman" w:hAnsi="Times New Roman" w:cs="Times New Roman"/>
          <w:sz w:val="22"/>
          <w:szCs w:val="22"/>
        </w:rPr>
        <w:t xml:space="preserve"> extension</w:t>
      </w:r>
      <w:r w:rsidRPr="003011B4">
        <w:rPr>
          <w:rFonts w:ascii="Times New Roman" w:hAnsi="Times New Roman" w:cs="Times New Roman"/>
          <w:sz w:val="22"/>
          <w:szCs w:val="22"/>
        </w:rPr>
        <w:t>. The hyperparameters</w:t>
      </w:r>
      <w:r w:rsidR="005A711A">
        <w:rPr>
          <w:rFonts w:ascii="Times New Roman" w:hAnsi="Times New Roman" w:cs="Times New Roman"/>
          <w:sz w:val="22"/>
          <w:szCs w:val="22"/>
        </w:rPr>
        <w:t>,</w:t>
      </w:r>
      <w:r w:rsidR="00630064" w:rsidRPr="003011B4">
        <w:rPr>
          <w:rFonts w:ascii="Times New Roman" w:hAnsi="Times New Roman" w:cs="Times New Roman"/>
          <w:sz w:val="22"/>
          <w:szCs w:val="22"/>
        </w:rPr>
        <w:t xml:space="preserve"> </w:t>
      </w:r>
      <w:r w:rsidRPr="003011B4">
        <w:rPr>
          <w:rFonts w:ascii="Times New Roman" w:hAnsi="Times New Roman" w:cs="Times New Roman"/>
          <w:sz w:val="22"/>
          <w:szCs w:val="22"/>
        </w:rPr>
        <w:t xml:space="preserve">such as the learning rate, sampling rate, </w:t>
      </w:r>
      <w:r w:rsidR="00AC4873">
        <w:rPr>
          <w:rFonts w:ascii="Times New Roman" w:hAnsi="Times New Roman" w:cs="Times New Roman"/>
          <w:sz w:val="22"/>
          <w:szCs w:val="22"/>
        </w:rPr>
        <w:t xml:space="preserve">and </w:t>
      </w:r>
      <w:r w:rsidRPr="003011B4">
        <w:rPr>
          <w:rFonts w:ascii="Times New Roman" w:hAnsi="Times New Roman" w:cs="Times New Roman"/>
          <w:sz w:val="22"/>
          <w:szCs w:val="22"/>
        </w:rPr>
        <w:t>learning rate decay,</w:t>
      </w:r>
      <w:r w:rsidR="00630064" w:rsidRPr="003011B4">
        <w:rPr>
          <w:rFonts w:ascii="Times New Roman" w:hAnsi="Times New Roman" w:cs="Times New Roman"/>
          <w:sz w:val="22"/>
          <w:szCs w:val="22"/>
        </w:rPr>
        <w:t xml:space="preserve"> as shown in Table </w:t>
      </w:r>
      <w:r w:rsidR="00D02373">
        <w:rPr>
          <w:rFonts w:ascii="Times New Roman" w:hAnsi="Times New Roman" w:cs="Times New Roman"/>
          <w:sz w:val="22"/>
          <w:szCs w:val="22"/>
        </w:rPr>
        <w:t>3</w:t>
      </w:r>
      <w:r w:rsidRPr="003011B4">
        <w:rPr>
          <w:rFonts w:ascii="Times New Roman" w:hAnsi="Times New Roman" w:cs="Times New Roman"/>
          <w:sz w:val="22"/>
          <w:szCs w:val="22"/>
        </w:rPr>
        <w:t xml:space="preserve"> were set. For the unit HiFi-</w:t>
      </w:r>
      <w:r w:rsidR="00236A89" w:rsidRPr="003011B4">
        <w:rPr>
          <w:rFonts w:ascii="Times New Roman" w:hAnsi="Times New Roman" w:cs="Times New Roman"/>
          <w:sz w:val="22"/>
          <w:szCs w:val="22"/>
        </w:rPr>
        <w:t>GAN, the</w:t>
      </w:r>
      <w:r w:rsidRPr="003011B4">
        <w:rPr>
          <w:rFonts w:ascii="Times New Roman" w:hAnsi="Times New Roman" w:cs="Times New Roman"/>
          <w:sz w:val="22"/>
          <w:szCs w:val="22"/>
        </w:rPr>
        <w:t xml:space="preserve"> discrete units were first extracted using </w:t>
      </w:r>
      <w:r w:rsidR="00AC4873">
        <w:rPr>
          <w:rFonts w:ascii="Times New Roman" w:hAnsi="Times New Roman" w:cs="Times New Roman"/>
          <w:sz w:val="22"/>
          <w:szCs w:val="22"/>
        </w:rPr>
        <w:t xml:space="preserve">a </w:t>
      </w:r>
      <w:r w:rsidR="00D02373">
        <w:rPr>
          <w:rFonts w:ascii="Times New Roman" w:hAnsi="Times New Roman" w:cs="Times New Roman"/>
          <w:sz w:val="22"/>
          <w:szCs w:val="22"/>
        </w:rPr>
        <w:t xml:space="preserve">pretrained </w:t>
      </w:r>
      <w:r w:rsidRPr="003011B4">
        <w:rPr>
          <w:rFonts w:ascii="Times New Roman" w:hAnsi="Times New Roman" w:cs="Times New Roman"/>
          <w:sz w:val="22"/>
          <w:szCs w:val="22"/>
        </w:rPr>
        <w:t>HuB</w:t>
      </w:r>
      <w:r w:rsidR="008A7E8F" w:rsidRPr="003011B4">
        <w:rPr>
          <w:rFonts w:ascii="Times New Roman" w:hAnsi="Times New Roman" w:cs="Times New Roman"/>
          <w:sz w:val="22"/>
          <w:szCs w:val="22"/>
        </w:rPr>
        <w:t>E</w:t>
      </w:r>
      <w:r w:rsidRPr="003011B4">
        <w:rPr>
          <w:rFonts w:ascii="Times New Roman" w:hAnsi="Times New Roman" w:cs="Times New Roman"/>
          <w:sz w:val="22"/>
          <w:szCs w:val="22"/>
        </w:rPr>
        <w:t>RT</w:t>
      </w:r>
      <w:r w:rsidR="009359CE">
        <w:rPr>
          <w:rFonts w:ascii="Times New Roman" w:hAnsi="Times New Roman" w:cs="Times New Roman"/>
          <w:sz w:val="22"/>
          <w:szCs w:val="22"/>
        </w:rPr>
        <w:t xml:space="preserve"> checkpoint</w:t>
      </w:r>
      <w:r w:rsidRPr="003011B4">
        <w:rPr>
          <w:rFonts w:ascii="Times New Roman" w:hAnsi="Times New Roman" w:cs="Times New Roman"/>
          <w:sz w:val="22"/>
          <w:szCs w:val="22"/>
        </w:rPr>
        <w:t xml:space="preserve"> </w:t>
      </w:r>
      <w:r w:rsidR="00D02373">
        <w:rPr>
          <w:rFonts w:ascii="Times New Roman" w:hAnsi="Times New Roman" w:cs="Times New Roman"/>
          <w:sz w:val="22"/>
          <w:szCs w:val="22"/>
        </w:rPr>
        <w:t xml:space="preserve">with </w:t>
      </w:r>
      <w:r w:rsidR="008A7E8F" w:rsidRPr="003011B4">
        <w:rPr>
          <w:rFonts w:ascii="Times New Roman" w:hAnsi="Times New Roman" w:cs="Times New Roman"/>
          <w:sz w:val="22"/>
          <w:szCs w:val="22"/>
        </w:rPr>
        <w:t>K = 500</w:t>
      </w:r>
      <w:r w:rsidRPr="003011B4">
        <w:rPr>
          <w:rFonts w:ascii="Times New Roman" w:hAnsi="Times New Roman" w:cs="Times New Roman"/>
          <w:sz w:val="22"/>
          <w:szCs w:val="22"/>
        </w:rPr>
        <w:t xml:space="preserve"> and saved as .npy</w:t>
      </w:r>
      <w:r w:rsidR="00935F0A" w:rsidRPr="003011B4">
        <w:rPr>
          <w:rFonts w:ascii="Times New Roman" w:hAnsi="Times New Roman" w:cs="Times New Roman"/>
          <w:sz w:val="22"/>
          <w:szCs w:val="22"/>
        </w:rPr>
        <w:t xml:space="preserve"> extension</w:t>
      </w:r>
      <w:r w:rsidRPr="003011B4">
        <w:rPr>
          <w:rFonts w:ascii="Times New Roman" w:hAnsi="Times New Roman" w:cs="Times New Roman"/>
          <w:sz w:val="22"/>
          <w:szCs w:val="22"/>
        </w:rPr>
        <w:t>. Th</w:t>
      </w:r>
      <w:r w:rsidR="009E5660" w:rsidRPr="003011B4">
        <w:rPr>
          <w:rFonts w:ascii="Times New Roman" w:hAnsi="Times New Roman" w:cs="Times New Roman"/>
          <w:sz w:val="22"/>
          <w:szCs w:val="22"/>
        </w:rPr>
        <w:t>e discrete values of all .npy</w:t>
      </w:r>
      <w:r w:rsidR="00E62BEB" w:rsidRPr="003011B4">
        <w:rPr>
          <w:rFonts w:ascii="Times New Roman" w:hAnsi="Times New Roman" w:cs="Times New Roman"/>
          <w:sz w:val="22"/>
          <w:szCs w:val="22"/>
        </w:rPr>
        <w:t xml:space="preserve"> files were then extracted in order to be used </w:t>
      </w:r>
      <w:r w:rsidR="00594F4C">
        <w:rPr>
          <w:rFonts w:ascii="Times New Roman" w:hAnsi="Times New Roman" w:cs="Times New Roman"/>
          <w:sz w:val="22"/>
          <w:szCs w:val="22"/>
        </w:rPr>
        <w:t>as input</w:t>
      </w:r>
      <w:r w:rsidR="00E62BEB" w:rsidRPr="003011B4">
        <w:rPr>
          <w:rFonts w:ascii="Times New Roman" w:hAnsi="Times New Roman" w:cs="Times New Roman"/>
          <w:sz w:val="22"/>
          <w:szCs w:val="22"/>
        </w:rPr>
        <w:t xml:space="preserve"> data needed for fine</w:t>
      </w:r>
      <w:r w:rsidR="00AC4873">
        <w:rPr>
          <w:rFonts w:ascii="Times New Roman" w:hAnsi="Times New Roman" w:cs="Times New Roman"/>
          <w:sz w:val="22"/>
          <w:szCs w:val="22"/>
        </w:rPr>
        <w:t>-</w:t>
      </w:r>
      <w:r w:rsidR="00E62BEB" w:rsidRPr="003011B4">
        <w:rPr>
          <w:rFonts w:ascii="Times New Roman" w:hAnsi="Times New Roman" w:cs="Times New Roman"/>
          <w:sz w:val="22"/>
          <w:szCs w:val="22"/>
        </w:rPr>
        <w:t>tuning. For this, the sampling rate of all audios was set to 16K</w:t>
      </w:r>
      <w:r w:rsidR="006B267C" w:rsidRPr="003011B4">
        <w:rPr>
          <w:rFonts w:ascii="Times New Roman" w:hAnsi="Times New Roman" w:cs="Times New Roman"/>
          <w:sz w:val="22"/>
          <w:szCs w:val="22"/>
        </w:rPr>
        <w:t>Hz</w:t>
      </w:r>
      <w:r w:rsidR="00E62BEB" w:rsidRPr="003011B4">
        <w:rPr>
          <w:rFonts w:ascii="Times New Roman" w:hAnsi="Times New Roman" w:cs="Times New Roman"/>
          <w:sz w:val="22"/>
          <w:szCs w:val="22"/>
        </w:rPr>
        <w:t xml:space="preserve"> to </w:t>
      </w:r>
      <w:r w:rsidR="007F647E" w:rsidRPr="003011B4">
        <w:rPr>
          <w:rFonts w:ascii="Times New Roman" w:hAnsi="Times New Roman" w:cs="Times New Roman"/>
          <w:sz w:val="22"/>
          <w:szCs w:val="22"/>
        </w:rPr>
        <w:t>tally</w:t>
      </w:r>
      <w:r w:rsidR="00E62BEB" w:rsidRPr="003011B4">
        <w:rPr>
          <w:rFonts w:ascii="Times New Roman" w:hAnsi="Times New Roman" w:cs="Times New Roman"/>
          <w:sz w:val="22"/>
          <w:szCs w:val="22"/>
        </w:rPr>
        <w:t xml:space="preserve"> with the </w:t>
      </w:r>
      <w:r w:rsidR="008A55DB" w:rsidRPr="003011B4">
        <w:rPr>
          <w:rFonts w:ascii="Times New Roman" w:hAnsi="Times New Roman" w:cs="Times New Roman"/>
          <w:sz w:val="22"/>
          <w:szCs w:val="22"/>
        </w:rPr>
        <w:t xml:space="preserve">sampling rate </w:t>
      </w:r>
      <w:r w:rsidR="00E62BEB" w:rsidRPr="003011B4">
        <w:rPr>
          <w:rFonts w:ascii="Times New Roman" w:hAnsi="Times New Roman" w:cs="Times New Roman"/>
          <w:sz w:val="22"/>
          <w:szCs w:val="22"/>
        </w:rPr>
        <w:t>needed for fine</w:t>
      </w:r>
      <w:r w:rsidR="00AC4873">
        <w:rPr>
          <w:rFonts w:ascii="Times New Roman" w:hAnsi="Times New Roman" w:cs="Times New Roman"/>
          <w:sz w:val="22"/>
          <w:szCs w:val="22"/>
        </w:rPr>
        <w:t>-</w:t>
      </w:r>
      <w:r w:rsidR="00E62BEB" w:rsidRPr="003011B4">
        <w:rPr>
          <w:rFonts w:ascii="Times New Roman" w:hAnsi="Times New Roman" w:cs="Times New Roman"/>
          <w:sz w:val="22"/>
          <w:szCs w:val="22"/>
        </w:rPr>
        <w:t>tuning setup</w:t>
      </w:r>
      <w:r w:rsidR="00DA2781" w:rsidRPr="003011B4">
        <w:rPr>
          <w:rFonts w:ascii="Times New Roman" w:hAnsi="Times New Roman" w:cs="Times New Roman"/>
          <w:sz w:val="22"/>
          <w:szCs w:val="22"/>
        </w:rPr>
        <w:t xml:space="preserve"> of the unit HiFi-GAN</w:t>
      </w:r>
      <w:r w:rsidR="00900CE5" w:rsidRPr="003011B4">
        <w:rPr>
          <w:rFonts w:ascii="Times New Roman" w:hAnsi="Times New Roman" w:cs="Times New Roman"/>
          <w:sz w:val="22"/>
          <w:szCs w:val="22"/>
        </w:rPr>
        <w:t xml:space="preserve">, and as </w:t>
      </w:r>
      <w:r w:rsidR="00B573FB" w:rsidRPr="003011B4">
        <w:rPr>
          <w:rFonts w:ascii="Times New Roman" w:hAnsi="Times New Roman" w:cs="Times New Roman"/>
          <w:sz w:val="22"/>
          <w:szCs w:val="22"/>
        </w:rPr>
        <w:t>indicated</w:t>
      </w:r>
      <w:r w:rsidR="00900CE5" w:rsidRPr="003011B4">
        <w:rPr>
          <w:rFonts w:ascii="Times New Roman" w:hAnsi="Times New Roman" w:cs="Times New Roman"/>
          <w:sz w:val="22"/>
          <w:szCs w:val="22"/>
        </w:rPr>
        <w:t xml:space="preserve"> in Table </w:t>
      </w:r>
      <w:r w:rsidR="00862B52" w:rsidRPr="003011B4">
        <w:rPr>
          <w:rFonts w:ascii="Times New Roman" w:hAnsi="Times New Roman" w:cs="Times New Roman"/>
          <w:sz w:val="22"/>
          <w:szCs w:val="22"/>
        </w:rPr>
        <w:t>3</w:t>
      </w:r>
      <w:r w:rsidR="00900CE5" w:rsidRPr="003011B4">
        <w:rPr>
          <w:rFonts w:ascii="Times New Roman" w:hAnsi="Times New Roman" w:cs="Times New Roman"/>
          <w:sz w:val="22"/>
          <w:szCs w:val="22"/>
        </w:rPr>
        <w:t>.</w:t>
      </w:r>
      <w:r w:rsidRPr="003011B4">
        <w:rPr>
          <w:rFonts w:ascii="Times New Roman" w:hAnsi="Times New Roman" w:cs="Times New Roman"/>
          <w:sz w:val="22"/>
          <w:szCs w:val="22"/>
        </w:rPr>
        <w:t xml:space="preserve">  </w:t>
      </w:r>
    </w:p>
    <w:p w14:paraId="65FD481D" w14:textId="35E35593" w:rsidR="00EC3EFF" w:rsidRPr="003011B4" w:rsidRDefault="00B9264A" w:rsidP="00594F4C">
      <w:pPr>
        <w:jc w:val="both"/>
        <w:rPr>
          <w:rFonts w:ascii="Times New Roman" w:hAnsi="Times New Roman" w:cs="Times New Roman"/>
          <w:sz w:val="22"/>
          <w:szCs w:val="22"/>
        </w:rPr>
      </w:pPr>
      <w:r w:rsidRPr="003011B4">
        <w:rPr>
          <w:rFonts w:ascii="Times New Roman" w:hAnsi="Times New Roman" w:cs="Times New Roman"/>
          <w:sz w:val="22"/>
          <w:szCs w:val="22"/>
        </w:rPr>
        <w:t xml:space="preserve">The </w:t>
      </w:r>
      <w:r w:rsidR="00A07A73" w:rsidRPr="003011B4">
        <w:rPr>
          <w:rFonts w:ascii="Times New Roman" w:hAnsi="Times New Roman" w:cs="Times New Roman"/>
          <w:sz w:val="22"/>
          <w:szCs w:val="22"/>
        </w:rPr>
        <w:t>MelSpectrogram</w:t>
      </w:r>
      <w:r w:rsidRPr="003011B4">
        <w:rPr>
          <w:rFonts w:ascii="Times New Roman" w:hAnsi="Times New Roman" w:cs="Times New Roman"/>
          <w:sz w:val="22"/>
          <w:szCs w:val="22"/>
        </w:rPr>
        <w:t xml:space="preserve"> </w:t>
      </w:r>
      <w:r w:rsidR="00041919" w:rsidRPr="003011B4">
        <w:rPr>
          <w:rFonts w:ascii="Times New Roman" w:hAnsi="Times New Roman" w:cs="Times New Roman"/>
          <w:sz w:val="22"/>
          <w:szCs w:val="22"/>
        </w:rPr>
        <w:t xml:space="preserve">plus </w:t>
      </w:r>
      <w:r w:rsidRPr="003011B4">
        <w:rPr>
          <w:rFonts w:ascii="Times New Roman" w:hAnsi="Times New Roman" w:cs="Times New Roman"/>
          <w:sz w:val="22"/>
          <w:szCs w:val="22"/>
        </w:rPr>
        <w:t xml:space="preserve">audio pair </w:t>
      </w:r>
      <w:r w:rsidR="00AC4873">
        <w:rPr>
          <w:rFonts w:ascii="Times New Roman" w:hAnsi="Times New Roman" w:cs="Times New Roman"/>
          <w:sz w:val="22"/>
          <w:szCs w:val="22"/>
        </w:rPr>
        <w:t>was</w:t>
      </w:r>
      <w:r w:rsidR="00AC4873" w:rsidRPr="003011B4">
        <w:rPr>
          <w:rFonts w:ascii="Times New Roman" w:hAnsi="Times New Roman" w:cs="Times New Roman"/>
          <w:sz w:val="22"/>
          <w:szCs w:val="22"/>
        </w:rPr>
        <w:t xml:space="preserve"> </w:t>
      </w:r>
      <w:r w:rsidRPr="003011B4">
        <w:rPr>
          <w:rFonts w:ascii="Times New Roman" w:hAnsi="Times New Roman" w:cs="Times New Roman"/>
          <w:sz w:val="22"/>
          <w:szCs w:val="22"/>
        </w:rPr>
        <w:t>then fine</w:t>
      </w:r>
      <w:r w:rsidR="00AC4873">
        <w:rPr>
          <w:rFonts w:ascii="Times New Roman" w:hAnsi="Times New Roman" w:cs="Times New Roman"/>
          <w:sz w:val="22"/>
          <w:szCs w:val="22"/>
        </w:rPr>
        <w:t>-</w:t>
      </w:r>
      <w:r w:rsidRPr="003011B4">
        <w:rPr>
          <w:rFonts w:ascii="Times New Roman" w:hAnsi="Times New Roman" w:cs="Times New Roman"/>
          <w:sz w:val="22"/>
          <w:szCs w:val="22"/>
        </w:rPr>
        <w:t>tuned starting with a pretrained checkpoint of g_00000000</w:t>
      </w:r>
      <w:r w:rsidR="00614F60">
        <w:rPr>
          <w:rFonts w:ascii="Times New Roman" w:hAnsi="Times New Roman" w:cs="Times New Roman"/>
          <w:sz w:val="22"/>
          <w:szCs w:val="22"/>
        </w:rPr>
        <w:t xml:space="preserve">. In </w:t>
      </w:r>
      <w:r w:rsidR="00041919" w:rsidRPr="003011B4">
        <w:rPr>
          <w:rFonts w:ascii="Times New Roman" w:hAnsi="Times New Roman" w:cs="Times New Roman"/>
          <w:sz w:val="22"/>
          <w:szCs w:val="22"/>
        </w:rPr>
        <w:t xml:space="preserve">the other experiment, the </w:t>
      </w:r>
      <w:r w:rsidR="00A07A73" w:rsidRPr="003011B4">
        <w:rPr>
          <w:rFonts w:ascii="Times New Roman" w:hAnsi="Times New Roman" w:cs="Times New Roman"/>
          <w:sz w:val="22"/>
          <w:szCs w:val="22"/>
        </w:rPr>
        <w:t>discrete integers</w:t>
      </w:r>
      <w:r w:rsidR="00041919" w:rsidRPr="003011B4">
        <w:rPr>
          <w:rFonts w:ascii="Times New Roman" w:hAnsi="Times New Roman" w:cs="Times New Roman"/>
          <w:sz w:val="22"/>
          <w:szCs w:val="22"/>
        </w:rPr>
        <w:t xml:space="preserve"> with audio pair</w:t>
      </w:r>
      <w:r w:rsidR="00AC4873">
        <w:rPr>
          <w:rFonts w:ascii="Times New Roman" w:hAnsi="Times New Roman" w:cs="Times New Roman"/>
          <w:sz w:val="22"/>
          <w:szCs w:val="22"/>
        </w:rPr>
        <w:t>s</w:t>
      </w:r>
      <w:r w:rsidR="00041919" w:rsidRPr="003011B4">
        <w:rPr>
          <w:rFonts w:ascii="Times New Roman" w:hAnsi="Times New Roman" w:cs="Times New Roman"/>
          <w:sz w:val="22"/>
          <w:szCs w:val="22"/>
        </w:rPr>
        <w:t xml:space="preserve"> were also fine</w:t>
      </w:r>
      <w:r w:rsidR="00AC4873">
        <w:rPr>
          <w:rFonts w:ascii="Times New Roman" w:hAnsi="Times New Roman" w:cs="Times New Roman"/>
          <w:sz w:val="22"/>
          <w:szCs w:val="22"/>
        </w:rPr>
        <w:t>-</w:t>
      </w:r>
      <w:r w:rsidR="00041919" w:rsidRPr="003011B4">
        <w:rPr>
          <w:rFonts w:ascii="Times New Roman" w:hAnsi="Times New Roman" w:cs="Times New Roman"/>
          <w:sz w:val="22"/>
          <w:szCs w:val="22"/>
        </w:rPr>
        <w:t>tuned starting with</w:t>
      </w:r>
      <w:r w:rsidR="00614F60">
        <w:rPr>
          <w:rFonts w:ascii="Times New Roman" w:hAnsi="Times New Roman" w:cs="Times New Roman"/>
          <w:sz w:val="22"/>
          <w:szCs w:val="22"/>
        </w:rPr>
        <w:t xml:space="preserve"> the HuBERT</w:t>
      </w:r>
      <w:r w:rsidR="00041919" w:rsidRPr="003011B4">
        <w:rPr>
          <w:rFonts w:ascii="Times New Roman" w:hAnsi="Times New Roman" w:cs="Times New Roman"/>
          <w:sz w:val="22"/>
          <w:szCs w:val="22"/>
        </w:rPr>
        <w:t xml:space="preserve"> pretrained checkpoints.</w:t>
      </w:r>
      <w:r w:rsidRPr="003011B4">
        <w:rPr>
          <w:rFonts w:ascii="Times New Roman" w:hAnsi="Times New Roman" w:cs="Times New Roman"/>
          <w:sz w:val="22"/>
          <w:szCs w:val="22"/>
        </w:rPr>
        <w:t xml:space="preserve"> </w:t>
      </w:r>
      <w:r w:rsidR="00A07A73" w:rsidRPr="003011B4">
        <w:rPr>
          <w:rFonts w:ascii="Times New Roman" w:hAnsi="Times New Roman" w:cs="Times New Roman"/>
          <w:sz w:val="22"/>
          <w:szCs w:val="22"/>
        </w:rPr>
        <w:t xml:space="preserve"> </w:t>
      </w:r>
      <w:r w:rsidR="00A05B57">
        <w:rPr>
          <w:rFonts w:ascii="Times New Roman" w:hAnsi="Times New Roman" w:cs="Times New Roman"/>
          <w:sz w:val="22"/>
          <w:szCs w:val="22"/>
        </w:rPr>
        <w:t>For HiFi-GAN, train</w:t>
      </w:r>
      <w:r w:rsidR="00BC4848">
        <w:rPr>
          <w:rFonts w:ascii="Times New Roman" w:hAnsi="Times New Roman" w:cs="Times New Roman"/>
          <w:sz w:val="22"/>
          <w:szCs w:val="22"/>
        </w:rPr>
        <w:t>ing</w:t>
      </w:r>
      <w:r w:rsidR="00A05B57">
        <w:rPr>
          <w:rFonts w:ascii="Times New Roman" w:hAnsi="Times New Roman" w:cs="Times New Roman"/>
          <w:sz w:val="22"/>
          <w:szCs w:val="22"/>
        </w:rPr>
        <w:t xml:space="preserve"> continues till over 90K steps when it was terminated due to no improvement in the speech intelligibility. For the unit HiFi-GAN, the finetuning was run for the full 50K global steps (</w:t>
      </w:r>
      <w:r w:rsidR="00A05B57" w:rsidRPr="00A05B57">
        <w:rPr>
          <w:rFonts w:ascii="Times New Roman" w:hAnsi="Times New Roman" w:cs="Times New Roman"/>
          <w:sz w:val="22"/>
          <w:szCs w:val="22"/>
        </w:rPr>
        <w:t>892</w:t>
      </w:r>
      <w:r w:rsidR="00A05B57">
        <w:rPr>
          <w:rFonts w:ascii="Times New Roman" w:hAnsi="Times New Roman" w:cs="Times New Roman"/>
          <w:sz w:val="22"/>
          <w:szCs w:val="22"/>
        </w:rPr>
        <w:t xml:space="preserve"> epochs) set for finetuning (</w:t>
      </w:r>
      <w:r w:rsidR="00147B42">
        <w:rPr>
          <w:rFonts w:ascii="Times New Roman" w:hAnsi="Times New Roman" w:cs="Times New Roman"/>
          <w:sz w:val="22"/>
          <w:szCs w:val="22"/>
        </w:rPr>
        <w:t>approximately 16 hours</w:t>
      </w:r>
      <w:r w:rsidR="00A05B57">
        <w:rPr>
          <w:rFonts w:ascii="Times New Roman" w:hAnsi="Times New Roman" w:cs="Times New Roman"/>
          <w:sz w:val="22"/>
          <w:szCs w:val="22"/>
        </w:rPr>
        <w:t>)</w:t>
      </w:r>
      <w:r w:rsidR="00BC4848">
        <w:rPr>
          <w:rFonts w:ascii="Times New Roman" w:hAnsi="Times New Roman" w:cs="Times New Roman"/>
          <w:sz w:val="22"/>
          <w:szCs w:val="22"/>
        </w:rPr>
        <w:t>.</w:t>
      </w:r>
    </w:p>
    <w:p w14:paraId="3AA3BF14" w14:textId="76376E71" w:rsidR="004B61DC" w:rsidRPr="003011B4" w:rsidRDefault="00EF4B97" w:rsidP="00EF4B97">
      <w:pPr>
        <w:pStyle w:val="Heading3"/>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 xml:space="preserve">6.1.2. </w:t>
      </w:r>
      <w:r w:rsidR="004B61DC" w:rsidRPr="003011B4">
        <w:rPr>
          <w:rFonts w:ascii="Times New Roman" w:hAnsi="Times New Roman" w:cs="Times New Roman"/>
          <w:b/>
          <w:bCs/>
          <w:color w:val="auto"/>
          <w:sz w:val="22"/>
          <w:szCs w:val="22"/>
        </w:rPr>
        <w:t xml:space="preserve">HuBERT </w:t>
      </w:r>
      <w:r w:rsidR="00016A1E">
        <w:rPr>
          <w:rFonts w:ascii="Times New Roman" w:hAnsi="Times New Roman" w:cs="Times New Roman"/>
          <w:b/>
          <w:bCs/>
          <w:color w:val="auto"/>
          <w:sz w:val="22"/>
          <w:szCs w:val="22"/>
        </w:rPr>
        <w:t>Versus</w:t>
      </w:r>
      <w:r w:rsidR="004B61DC" w:rsidRPr="003011B4">
        <w:rPr>
          <w:rFonts w:ascii="Times New Roman" w:hAnsi="Times New Roman" w:cs="Times New Roman"/>
          <w:b/>
          <w:bCs/>
          <w:color w:val="auto"/>
          <w:sz w:val="22"/>
          <w:szCs w:val="22"/>
        </w:rPr>
        <w:t xml:space="preserve"> </w:t>
      </w:r>
      <w:r w:rsidR="00016A1E">
        <w:rPr>
          <w:rFonts w:ascii="Times New Roman" w:hAnsi="Times New Roman" w:cs="Times New Roman"/>
          <w:b/>
          <w:bCs/>
          <w:color w:val="auto"/>
          <w:sz w:val="22"/>
          <w:szCs w:val="22"/>
        </w:rPr>
        <w:t>O</w:t>
      </w:r>
      <w:r w:rsidR="004B61DC" w:rsidRPr="003011B4">
        <w:rPr>
          <w:rFonts w:ascii="Times New Roman" w:hAnsi="Times New Roman" w:cs="Times New Roman"/>
          <w:b/>
          <w:bCs/>
          <w:color w:val="auto"/>
          <w:sz w:val="22"/>
          <w:szCs w:val="22"/>
        </w:rPr>
        <w:t xml:space="preserve">ther </w:t>
      </w:r>
      <w:r w:rsidR="00016A1E">
        <w:rPr>
          <w:rFonts w:ascii="Times New Roman" w:hAnsi="Times New Roman" w:cs="Times New Roman"/>
          <w:b/>
          <w:bCs/>
          <w:color w:val="auto"/>
          <w:sz w:val="22"/>
          <w:szCs w:val="22"/>
        </w:rPr>
        <w:t>D</w:t>
      </w:r>
      <w:r w:rsidR="004B61DC" w:rsidRPr="003011B4">
        <w:rPr>
          <w:rFonts w:ascii="Times New Roman" w:hAnsi="Times New Roman" w:cs="Times New Roman"/>
          <w:b/>
          <w:bCs/>
          <w:color w:val="auto"/>
          <w:sz w:val="22"/>
          <w:szCs w:val="22"/>
        </w:rPr>
        <w:t xml:space="preserve">iscrete </w:t>
      </w:r>
      <w:r w:rsidR="00016A1E">
        <w:rPr>
          <w:rFonts w:ascii="Times New Roman" w:hAnsi="Times New Roman" w:cs="Times New Roman"/>
          <w:b/>
          <w:bCs/>
          <w:color w:val="auto"/>
          <w:sz w:val="22"/>
          <w:szCs w:val="22"/>
        </w:rPr>
        <w:t>U</w:t>
      </w:r>
      <w:r w:rsidR="004B61DC" w:rsidRPr="003011B4">
        <w:rPr>
          <w:rFonts w:ascii="Times New Roman" w:hAnsi="Times New Roman" w:cs="Times New Roman"/>
          <w:b/>
          <w:bCs/>
          <w:color w:val="auto"/>
          <w:sz w:val="22"/>
          <w:szCs w:val="22"/>
        </w:rPr>
        <w:t xml:space="preserve">nit </w:t>
      </w:r>
      <w:r w:rsidR="00016A1E">
        <w:rPr>
          <w:rFonts w:ascii="Times New Roman" w:hAnsi="Times New Roman" w:cs="Times New Roman"/>
          <w:b/>
          <w:bCs/>
          <w:color w:val="auto"/>
          <w:sz w:val="22"/>
          <w:szCs w:val="22"/>
        </w:rPr>
        <w:t>G</w:t>
      </w:r>
      <w:r w:rsidR="004B61DC" w:rsidRPr="003011B4">
        <w:rPr>
          <w:rFonts w:ascii="Times New Roman" w:hAnsi="Times New Roman" w:cs="Times New Roman"/>
          <w:b/>
          <w:bCs/>
          <w:color w:val="auto"/>
          <w:sz w:val="22"/>
          <w:szCs w:val="22"/>
        </w:rPr>
        <w:t xml:space="preserve">eneration </w:t>
      </w:r>
      <w:r w:rsidR="00016A1E">
        <w:rPr>
          <w:rFonts w:ascii="Times New Roman" w:hAnsi="Times New Roman" w:cs="Times New Roman"/>
          <w:b/>
          <w:bCs/>
          <w:color w:val="auto"/>
          <w:sz w:val="22"/>
          <w:szCs w:val="22"/>
        </w:rPr>
        <w:t>M</w:t>
      </w:r>
      <w:r w:rsidR="004B61DC" w:rsidRPr="003011B4">
        <w:rPr>
          <w:rFonts w:ascii="Times New Roman" w:hAnsi="Times New Roman" w:cs="Times New Roman"/>
          <w:b/>
          <w:bCs/>
          <w:color w:val="auto"/>
          <w:sz w:val="22"/>
          <w:szCs w:val="22"/>
        </w:rPr>
        <w:t>odels</w:t>
      </w:r>
    </w:p>
    <w:p w14:paraId="7D2F89B6" w14:textId="0956F9A3" w:rsidR="00EC3EFF" w:rsidRPr="003011B4" w:rsidRDefault="00614F60" w:rsidP="00AD3266">
      <w:pPr>
        <w:jc w:val="both"/>
        <w:rPr>
          <w:rFonts w:ascii="Times New Roman" w:hAnsi="Times New Roman" w:cs="Times New Roman"/>
          <w:sz w:val="22"/>
          <w:szCs w:val="22"/>
        </w:rPr>
      </w:pPr>
      <w:r>
        <w:rPr>
          <w:rFonts w:ascii="Times New Roman" w:hAnsi="Times New Roman" w:cs="Times New Roman"/>
          <w:sz w:val="22"/>
          <w:szCs w:val="22"/>
        </w:rPr>
        <w:t>Further experiments carried out involv</w:t>
      </w:r>
      <w:r w:rsidR="0004510D">
        <w:rPr>
          <w:rFonts w:ascii="Times New Roman" w:hAnsi="Times New Roman" w:cs="Times New Roman"/>
          <w:sz w:val="22"/>
          <w:szCs w:val="22"/>
        </w:rPr>
        <w:t>ing</w:t>
      </w:r>
      <w:r>
        <w:rPr>
          <w:rFonts w:ascii="Times New Roman" w:hAnsi="Times New Roman" w:cs="Times New Roman"/>
          <w:sz w:val="22"/>
          <w:szCs w:val="22"/>
        </w:rPr>
        <w:t xml:space="preserve"> the comparison of speech generation using discrete units </w:t>
      </w:r>
      <w:r w:rsidR="00894230">
        <w:rPr>
          <w:rFonts w:ascii="Times New Roman" w:hAnsi="Times New Roman" w:cs="Times New Roman"/>
          <w:sz w:val="22"/>
          <w:szCs w:val="22"/>
        </w:rPr>
        <w:t>of</w:t>
      </w:r>
      <w:r>
        <w:rPr>
          <w:rFonts w:ascii="Times New Roman" w:hAnsi="Times New Roman" w:cs="Times New Roman"/>
          <w:sz w:val="22"/>
          <w:szCs w:val="22"/>
        </w:rPr>
        <w:t xml:space="preserve"> HuBERT, Wav2vec, and WavLM. Using the same </w:t>
      </w:r>
      <w:r w:rsidR="00894230">
        <w:rPr>
          <w:rFonts w:ascii="Times New Roman" w:hAnsi="Times New Roman" w:cs="Times New Roman"/>
          <w:sz w:val="22"/>
          <w:szCs w:val="22"/>
        </w:rPr>
        <w:t xml:space="preserve">audio </w:t>
      </w:r>
      <w:r>
        <w:rPr>
          <w:rFonts w:ascii="Times New Roman" w:hAnsi="Times New Roman" w:cs="Times New Roman"/>
          <w:sz w:val="22"/>
          <w:szCs w:val="22"/>
        </w:rPr>
        <w:t>sampling frequency of 16KHz</w:t>
      </w:r>
      <w:r w:rsidR="00894230">
        <w:rPr>
          <w:rFonts w:ascii="Times New Roman" w:hAnsi="Times New Roman" w:cs="Times New Roman"/>
          <w:sz w:val="22"/>
          <w:szCs w:val="22"/>
        </w:rPr>
        <w:t xml:space="preserve"> (as for HuBERT)</w:t>
      </w:r>
      <w:r>
        <w:rPr>
          <w:rFonts w:ascii="Times New Roman" w:hAnsi="Times New Roman" w:cs="Times New Roman"/>
          <w:sz w:val="22"/>
          <w:szCs w:val="22"/>
        </w:rPr>
        <w:t xml:space="preserve">, discrete units were also generated using </w:t>
      </w:r>
      <w:r w:rsidR="0004510D">
        <w:rPr>
          <w:rFonts w:ascii="Times New Roman" w:hAnsi="Times New Roman" w:cs="Times New Roman"/>
          <w:sz w:val="22"/>
          <w:szCs w:val="22"/>
        </w:rPr>
        <w:t>W</w:t>
      </w:r>
      <w:r>
        <w:rPr>
          <w:rFonts w:ascii="Times New Roman" w:hAnsi="Times New Roman" w:cs="Times New Roman"/>
          <w:sz w:val="22"/>
          <w:szCs w:val="22"/>
        </w:rPr>
        <w:t xml:space="preserve">av2vec and WavLM models. Unlike HuBERT discrete unit generation using HuBERT pretrained checkpoint, both wav2vec and WavLM were first </w:t>
      </w:r>
      <w:r w:rsidR="008A39A4">
        <w:rPr>
          <w:rFonts w:ascii="Times New Roman" w:hAnsi="Times New Roman" w:cs="Times New Roman"/>
          <w:sz w:val="22"/>
          <w:szCs w:val="22"/>
        </w:rPr>
        <w:t>pre-</w:t>
      </w:r>
      <w:r>
        <w:rPr>
          <w:rFonts w:ascii="Times New Roman" w:hAnsi="Times New Roman" w:cs="Times New Roman"/>
          <w:sz w:val="22"/>
          <w:szCs w:val="22"/>
        </w:rPr>
        <w:t>trained using the same cluster size of 500 utilised for HuBERT, and their respective discrete units for the 1000 audios consisting of 900 and 100 for training, and validation</w:t>
      </w:r>
      <w:r w:rsidR="00894230">
        <w:rPr>
          <w:rFonts w:ascii="Times New Roman" w:hAnsi="Times New Roman" w:cs="Times New Roman"/>
          <w:sz w:val="22"/>
          <w:szCs w:val="22"/>
        </w:rPr>
        <w:t xml:space="preserve"> respect</w:t>
      </w:r>
      <w:r w:rsidR="008A39A4">
        <w:rPr>
          <w:rFonts w:ascii="Times New Roman" w:hAnsi="Times New Roman" w:cs="Times New Roman"/>
          <w:sz w:val="22"/>
          <w:szCs w:val="22"/>
        </w:rPr>
        <w:t>i</w:t>
      </w:r>
      <w:r w:rsidR="00894230">
        <w:rPr>
          <w:rFonts w:ascii="Times New Roman" w:hAnsi="Times New Roman" w:cs="Times New Roman"/>
          <w:sz w:val="22"/>
          <w:szCs w:val="22"/>
        </w:rPr>
        <w:t>vely</w:t>
      </w:r>
      <w:r>
        <w:rPr>
          <w:rFonts w:ascii="Times New Roman" w:hAnsi="Times New Roman" w:cs="Times New Roman"/>
          <w:sz w:val="22"/>
          <w:szCs w:val="22"/>
        </w:rPr>
        <w:t>, were generated. The same hyperparameters</w:t>
      </w:r>
      <w:r w:rsidR="00894230">
        <w:rPr>
          <w:rFonts w:ascii="Times New Roman" w:hAnsi="Times New Roman" w:cs="Times New Roman"/>
          <w:sz w:val="22"/>
          <w:szCs w:val="22"/>
        </w:rPr>
        <w:t xml:space="preserve"> setup of Table 3</w:t>
      </w:r>
      <w:r>
        <w:rPr>
          <w:rFonts w:ascii="Times New Roman" w:hAnsi="Times New Roman" w:cs="Times New Roman"/>
          <w:sz w:val="22"/>
          <w:szCs w:val="22"/>
        </w:rPr>
        <w:t xml:space="preserve"> </w:t>
      </w:r>
      <w:r w:rsidR="00894230">
        <w:rPr>
          <w:rFonts w:ascii="Times New Roman" w:hAnsi="Times New Roman" w:cs="Times New Roman"/>
          <w:sz w:val="22"/>
          <w:szCs w:val="22"/>
        </w:rPr>
        <w:t>(</w:t>
      </w:r>
      <w:r>
        <w:rPr>
          <w:rFonts w:ascii="Times New Roman" w:hAnsi="Times New Roman" w:cs="Times New Roman"/>
          <w:sz w:val="22"/>
          <w:szCs w:val="22"/>
        </w:rPr>
        <w:t>HuBERT</w:t>
      </w:r>
      <w:r w:rsidR="00894230">
        <w:rPr>
          <w:rFonts w:ascii="Times New Roman" w:hAnsi="Times New Roman" w:cs="Times New Roman"/>
          <w:sz w:val="22"/>
          <w:szCs w:val="22"/>
        </w:rPr>
        <w:t xml:space="preserve"> +</w:t>
      </w:r>
      <w:r w:rsidR="008A39A4">
        <w:rPr>
          <w:rFonts w:ascii="Times New Roman" w:hAnsi="Times New Roman" w:cs="Times New Roman"/>
          <w:sz w:val="22"/>
          <w:szCs w:val="22"/>
        </w:rPr>
        <w:t xml:space="preserve"> unit</w:t>
      </w:r>
      <w:r w:rsidR="00894230">
        <w:rPr>
          <w:rFonts w:ascii="Times New Roman" w:hAnsi="Times New Roman" w:cs="Times New Roman"/>
          <w:sz w:val="22"/>
          <w:szCs w:val="22"/>
        </w:rPr>
        <w:t xml:space="preserve"> HiFi-GAN finetuning)</w:t>
      </w:r>
      <w:r>
        <w:rPr>
          <w:rFonts w:ascii="Times New Roman" w:hAnsi="Times New Roman" w:cs="Times New Roman"/>
          <w:sz w:val="22"/>
          <w:szCs w:val="22"/>
        </w:rPr>
        <w:t xml:space="preserve"> were used for the finetuning of both </w:t>
      </w:r>
      <w:r w:rsidR="00894230">
        <w:rPr>
          <w:rFonts w:ascii="Times New Roman" w:hAnsi="Times New Roman" w:cs="Times New Roman"/>
          <w:sz w:val="22"/>
          <w:szCs w:val="22"/>
        </w:rPr>
        <w:t>wav2vec + unit HiFi-GAN and WavLM + unit HiFi-GAN setup,</w:t>
      </w:r>
      <w:r>
        <w:rPr>
          <w:rFonts w:ascii="Times New Roman" w:hAnsi="Times New Roman" w:cs="Times New Roman"/>
          <w:sz w:val="22"/>
          <w:szCs w:val="22"/>
        </w:rPr>
        <w:t xml:space="preserve"> setting the maximum global steps to 50, 000 </w:t>
      </w:r>
      <w:r w:rsidR="005A5E70">
        <w:rPr>
          <w:rFonts w:ascii="Times New Roman" w:hAnsi="Times New Roman" w:cs="Times New Roman"/>
          <w:sz w:val="22"/>
          <w:szCs w:val="22"/>
        </w:rPr>
        <w:t>(maximum</w:t>
      </w:r>
      <w:r w:rsidR="00894230">
        <w:rPr>
          <w:rFonts w:ascii="Times New Roman" w:hAnsi="Times New Roman" w:cs="Times New Roman"/>
          <w:sz w:val="22"/>
          <w:szCs w:val="22"/>
        </w:rPr>
        <w:t xml:space="preserve"> epochs </w:t>
      </w:r>
      <w:r w:rsidR="005A5E70">
        <w:rPr>
          <w:rFonts w:ascii="Times New Roman" w:hAnsi="Times New Roman" w:cs="Times New Roman"/>
          <w:sz w:val="22"/>
          <w:szCs w:val="22"/>
        </w:rPr>
        <w:t>=</w:t>
      </w:r>
      <w:r w:rsidR="00894230">
        <w:rPr>
          <w:rFonts w:ascii="Times New Roman" w:hAnsi="Times New Roman" w:cs="Times New Roman"/>
          <w:sz w:val="22"/>
          <w:szCs w:val="22"/>
        </w:rPr>
        <w:t xml:space="preserve"> 892</w:t>
      </w:r>
      <w:r w:rsidR="005A5E70">
        <w:rPr>
          <w:rFonts w:ascii="Times New Roman" w:hAnsi="Times New Roman" w:cs="Times New Roman"/>
          <w:sz w:val="22"/>
          <w:szCs w:val="22"/>
        </w:rPr>
        <w:t>)</w:t>
      </w:r>
      <w:r w:rsidR="00894230">
        <w:rPr>
          <w:rFonts w:ascii="Times New Roman" w:hAnsi="Times New Roman" w:cs="Times New Roman"/>
          <w:sz w:val="22"/>
          <w:szCs w:val="22"/>
        </w:rPr>
        <w:t>.</w:t>
      </w:r>
    </w:p>
    <w:p w14:paraId="5BAB8AC1" w14:textId="7626E294" w:rsidR="004553B9" w:rsidRPr="003011B4" w:rsidRDefault="0009430F" w:rsidP="00E918B3">
      <w:pPr>
        <w:pStyle w:val="Heading1"/>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7</w:t>
      </w:r>
      <w:r w:rsidR="003911F6" w:rsidRPr="003011B4">
        <w:rPr>
          <w:rFonts w:ascii="Times New Roman" w:hAnsi="Times New Roman" w:cs="Times New Roman"/>
          <w:b/>
          <w:bCs/>
          <w:color w:val="auto"/>
          <w:sz w:val="22"/>
          <w:szCs w:val="22"/>
        </w:rPr>
        <w:t xml:space="preserve">. </w:t>
      </w:r>
      <w:r w:rsidR="004553B9" w:rsidRPr="003011B4">
        <w:rPr>
          <w:rFonts w:ascii="Times New Roman" w:hAnsi="Times New Roman" w:cs="Times New Roman"/>
          <w:b/>
          <w:bCs/>
          <w:color w:val="auto"/>
          <w:sz w:val="22"/>
          <w:szCs w:val="22"/>
        </w:rPr>
        <w:t>Results and Discussion</w:t>
      </w:r>
    </w:p>
    <w:p w14:paraId="28DDFB5F" w14:textId="6E0E6D49" w:rsidR="00547A5B" w:rsidRPr="003011B4" w:rsidRDefault="0009430F" w:rsidP="002F14F4">
      <w:pPr>
        <w:pStyle w:val="Heading2"/>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7</w:t>
      </w:r>
      <w:r w:rsidR="001E568B" w:rsidRPr="003011B4">
        <w:rPr>
          <w:rFonts w:ascii="Times New Roman" w:hAnsi="Times New Roman" w:cs="Times New Roman"/>
          <w:b/>
          <w:bCs/>
          <w:color w:val="auto"/>
          <w:sz w:val="22"/>
          <w:szCs w:val="22"/>
        </w:rPr>
        <w:t>.1</w:t>
      </w:r>
      <w:r w:rsidR="00D43CED">
        <w:rPr>
          <w:rFonts w:ascii="Times New Roman" w:hAnsi="Times New Roman" w:cs="Times New Roman"/>
          <w:b/>
          <w:bCs/>
          <w:color w:val="auto"/>
          <w:sz w:val="22"/>
          <w:szCs w:val="22"/>
        </w:rPr>
        <w:t xml:space="preserve"> </w:t>
      </w:r>
      <w:r w:rsidR="00547A5B" w:rsidRPr="003011B4">
        <w:rPr>
          <w:rFonts w:ascii="Times New Roman" w:hAnsi="Times New Roman" w:cs="Times New Roman"/>
          <w:b/>
          <w:bCs/>
          <w:color w:val="auto"/>
          <w:sz w:val="22"/>
          <w:szCs w:val="22"/>
        </w:rPr>
        <w:t xml:space="preserve">Melspec </w:t>
      </w:r>
      <w:r w:rsidR="001F7839">
        <w:rPr>
          <w:rFonts w:ascii="Times New Roman" w:hAnsi="Times New Roman" w:cs="Times New Roman"/>
          <w:b/>
          <w:bCs/>
          <w:color w:val="auto"/>
          <w:sz w:val="22"/>
          <w:szCs w:val="22"/>
        </w:rPr>
        <w:t>P</w:t>
      </w:r>
      <w:r w:rsidR="00547A5B" w:rsidRPr="003011B4">
        <w:rPr>
          <w:rFonts w:ascii="Times New Roman" w:hAnsi="Times New Roman" w:cs="Times New Roman"/>
          <w:b/>
          <w:bCs/>
          <w:color w:val="auto"/>
          <w:sz w:val="22"/>
          <w:szCs w:val="22"/>
        </w:rPr>
        <w:t xml:space="preserve">lus </w:t>
      </w:r>
      <w:r w:rsidR="001F7839">
        <w:rPr>
          <w:rFonts w:ascii="Times New Roman" w:hAnsi="Times New Roman" w:cs="Times New Roman"/>
          <w:b/>
          <w:bCs/>
          <w:color w:val="auto"/>
          <w:sz w:val="22"/>
          <w:szCs w:val="22"/>
        </w:rPr>
        <w:t>A</w:t>
      </w:r>
      <w:r w:rsidR="00547A5B" w:rsidRPr="003011B4">
        <w:rPr>
          <w:rFonts w:ascii="Times New Roman" w:hAnsi="Times New Roman" w:cs="Times New Roman"/>
          <w:b/>
          <w:bCs/>
          <w:color w:val="auto"/>
          <w:sz w:val="22"/>
          <w:szCs w:val="22"/>
        </w:rPr>
        <w:t>udio Experiment</w:t>
      </w:r>
      <w:r w:rsidR="00FA3B54" w:rsidRPr="003011B4">
        <w:rPr>
          <w:rFonts w:ascii="Times New Roman" w:hAnsi="Times New Roman" w:cs="Times New Roman"/>
          <w:b/>
          <w:bCs/>
          <w:color w:val="auto"/>
          <w:sz w:val="22"/>
          <w:szCs w:val="22"/>
        </w:rPr>
        <w:t xml:space="preserve"> (HiFi-GAN)</w:t>
      </w:r>
    </w:p>
    <w:p w14:paraId="6701274D" w14:textId="7A76C1F9" w:rsidR="00547A5B" w:rsidRPr="003011B4" w:rsidRDefault="00547A5B" w:rsidP="00CE4A94">
      <w:pPr>
        <w:jc w:val="both"/>
        <w:rPr>
          <w:rFonts w:ascii="Times New Roman" w:hAnsi="Times New Roman" w:cs="Times New Roman"/>
          <w:sz w:val="22"/>
          <w:szCs w:val="22"/>
        </w:rPr>
      </w:pPr>
      <w:r w:rsidRPr="003011B4">
        <w:rPr>
          <w:rFonts w:ascii="Times New Roman" w:hAnsi="Times New Roman" w:cs="Times New Roman"/>
          <w:sz w:val="22"/>
          <w:szCs w:val="22"/>
        </w:rPr>
        <w:t>Audio</w:t>
      </w:r>
      <w:r w:rsidR="00371788">
        <w:rPr>
          <w:rFonts w:ascii="Times New Roman" w:hAnsi="Times New Roman" w:cs="Times New Roman"/>
          <w:sz w:val="22"/>
          <w:szCs w:val="22"/>
        </w:rPr>
        <w:t>s</w:t>
      </w:r>
      <w:r w:rsidRPr="003011B4">
        <w:rPr>
          <w:rFonts w:ascii="Times New Roman" w:hAnsi="Times New Roman" w:cs="Times New Roman"/>
          <w:sz w:val="22"/>
          <w:szCs w:val="22"/>
        </w:rPr>
        <w:t xml:space="preserve"> were sample</w:t>
      </w:r>
      <w:r w:rsidR="00415285">
        <w:rPr>
          <w:rFonts w:ascii="Times New Roman" w:hAnsi="Times New Roman" w:cs="Times New Roman"/>
          <w:sz w:val="22"/>
          <w:szCs w:val="22"/>
        </w:rPr>
        <w:t>d</w:t>
      </w:r>
      <w:r w:rsidRPr="003011B4">
        <w:rPr>
          <w:rFonts w:ascii="Times New Roman" w:hAnsi="Times New Roman" w:cs="Times New Roman"/>
          <w:sz w:val="22"/>
          <w:szCs w:val="22"/>
        </w:rPr>
        <w:t xml:space="preserve"> at different global steps to check for audio intelligibility. It was observed that the first set of audio</w:t>
      </w:r>
      <w:r w:rsidR="007026DE" w:rsidRPr="003011B4">
        <w:rPr>
          <w:rFonts w:ascii="Times New Roman" w:hAnsi="Times New Roman" w:cs="Times New Roman"/>
          <w:sz w:val="22"/>
          <w:szCs w:val="22"/>
        </w:rPr>
        <w:t>s</w:t>
      </w:r>
      <w:r w:rsidRPr="003011B4">
        <w:rPr>
          <w:rFonts w:ascii="Times New Roman" w:hAnsi="Times New Roman" w:cs="Times New Roman"/>
          <w:sz w:val="22"/>
          <w:szCs w:val="22"/>
        </w:rPr>
        <w:t xml:space="preserve"> which had some background </w:t>
      </w:r>
      <w:r w:rsidR="00CD0766" w:rsidRPr="003011B4">
        <w:rPr>
          <w:rFonts w:ascii="Times New Roman" w:hAnsi="Times New Roman" w:cs="Times New Roman"/>
          <w:sz w:val="22"/>
          <w:szCs w:val="22"/>
        </w:rPr>
        <w:t>noises</w:t>
      </w:r>
      <w:r w:rsidRPr="003011B4">
        <w:rPr>
          <w:rFonts w:ascii="Times New Roman" w:hAnsi="Times New Roman" w:cs="Times New Roman"/>
          <w:sz w:val="22"/>
          <w:szCs w:val="22"/>
        </w:rPr>
        <w:t xml:space="preserve"> were produced at about 11</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 steps</w:t>
      </w:r>
      <w:r w:rsidR="00842B45">
        <w:rPr>
          <w:rFonts w:ascii="Times New Roman" w:hAnsi="Times New Roman" w:cs="Times New Roman"/>
          <w:sz w:val="22"/>
          <w:szCs w:val="22"/>
        </w:rPr>
        <w:t>.</w:t>
      </w:r>
      <w:r w:rsidRPr="003011B4">
        <w:rPr>
          <w:rFonts w:ascii="Times New Roman" w:hAnsi="Times New Roman" w:cs="Times New Roman"/>
          <w:sz w:val="22"/>
          <w:szCs w:val="22"/>
        </w:rPr>
        <w:t xml:space="preserve"> </w:t>
      </w:r>
      <w:r w:rsidR="00842B45">
        <w:rPr>
          <w:rFonts w:ascii="Times New Roman" w:hAnsi="Times New Roman" w:cs="Times New Roman"/>
          <w:sz w:val="22"/>
          <w:szCs w:val="22"/>
        </w:rPr>
        <w:t>A</w:t>
      </w:r>
      <w:r w:rsidRPr="003011B4">
        <w:rPr>
          <w:rFonts w:ascii="Times New Roman" w:hAnsi="Times New Roman" w:cs="Times New Roman"/>
          <w:sz w:val="22"/>
          <w:szCs w:val="22"/>
        </w:rPr>
        <w:t>t about 27</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w:t>
      </w:r>
      <w:r w:rsidR="00E34597" w:rsidRPr="003011B4">
        <w:rPr>
          <w:rFonts w:ascii="Times New Roman" w:hAnsi="Times New Roman" w:cs="Times New Roman"/>
          <w:sz w:val="22"/>
          <w:szCs w:val="22"/>
        </w:rPr>
        <w:t xml:space="preserve"> (492 epochs)</w:t>
      </w:r>
      <w:r w:rsidRPr="003011B4">
        <w:rPr>
          <w:rFonts w:ascii="Times New Roman" w:hAnsi="Times New Roman" w:cs="Times New Roman"/>
          <w:sz w:val="22"/>
          <w:szCs w:val="22"/>
        </w:rPr>
        <w:t xml:space="preserve"> global steps, the audio became more </w:t>
      </w:r>
      <w:r w:rsidR="007026DE" w:rsidRPr="003011B4">
        <w:rPr>
          <w:rFonts w:ascii="Times New Roman" w:hAnsi="Times New Roman" w:cs="Times New Roman"/>
          <w:sz w:val="22"/>
          <w:szCs w:val="22"/>
        </w:rPr>
        <w:t>intelligible</w:t>
      </w:r>
      <w:r w:rsidRPr="003011B4">
        <w:rPr>
          <w:rFonts w:ascii="Times New Roman" w:hAnsi="Times New Roman" w:cs="Times New Roman"/>
          <w:sz w:val="22"/>
          <w:szCs w:val="22"/>
        </w:rPr>
        <w:t xml:space="preserve"> th</w:t>
      </w:r>
      <w:r w:rsidR="007026DE" w:rsidRPr="003011B4">
        <w:rPr>
          <w:rFonts w:ascii="Times New Roman" w:hAnsi="Times New Roman" w:cs="Times New Roman"/>
          <w:sz w:val="22"/>
          <w:szCs w:val="22"/>
        </w:rPr>
        <w:t>a</w:t>
      </w:r>
      <w:r w:rsidRPr="003011B4">
        <w:rPr>
          <w:rFonts w:ascii="Times New Roman" w:hAnsi="Times New Roman" w:cs="Times New Roman"/>
          <w:sz w:val="22"/>
          <w:szCs w:val="22"/>
        </w:rPr>
        <w:t xml:space="preserve">n the </w:t>
      </w:r>
      <w:r w:rsidR="00C76901" w:rsidRPr="003011B4">
        <w:rPr>
          <w:rFonts w:ascii="Times New Roman" w:hAnsi="Times New Roman" w:cs="Times New Roman"/>
          <w:sz w:val="22"/>
          <w:szCs w:val="22"/>
        </w:rPr>
        <w:t xml:space="preserve">ones obtained at earlier </w:t>
      </w:r>
      <w:r w:rsidRPr="003011B4">
        <w:rPr>
          <w:rFonts w:ascii="Times New Roman" w:hAnsi="Times New Roman" w:cs="Times New Roman"/>
          <w:sz w:val="22"/>
          <w:szCs w:val="22"/>
        </w:rPr>
        <w:t>global steps, and over 28</w:t>
      </w:r>
      <w:r w:rsidR="00062A33" w:rsidRPr="003011B4">
        <w:rPr>
          <w:rFonts w:ascii="Times New Roman" w:hAnsi="Times New Roman" w:cs="Times New Roman"/>
          <w:sz w:val="22"/>
          <w:szCs w:val="22"/>
        </w:rPr>
        <w:t>,</w:t>
      </w:r>
      <w:r w:rsidRPr="003011B4">
        <w:rPr>
          <w:rFonts w:ascii="Times New Roman" w:hAnsi="Times New Roman" w:cs="Times New Roman"/>
          <w:sz w:val="22"/>
          <w:szCs w:val="22"/>
        </w:rPr>
        <w:t>000 global steps</w:t>
      </w:r>
      <w:r w:rsidR="00A5718B" w:rsidRPr="003011B4">
        <w:rPr>
          <w:rFonts w:ascii="Times New Roman" w:hAnsi="Times New Roman" w:cs="Times New Roman"/>
          <w:sz w:val="22"/>
          <w:szCs w:val="22"/>
        </w:rPr>
        <w:t xml:space="preserve"> (505 epochs)</w:t>
      </w:r>
      <w:r w:rsidRPr="003011B4">
        <w:rPr>
          <w:rFonts w:ascii="Times New Roman" w:hAnsi="Times New Roman" w:cs="Times New Roman"/>
          <w:sz w:val="22"/>
          <w:szCs w:val="22"/>
        </w:rPr>
        <w:t xml:space="preserve">, the generator loss total spiked up to hundreds of thousands of values which forces the training to be terminated. The hyperparameters were </w:t>
      </w:r>
      <w:r w:rsidR="00846612" w:rsidRPr="003011B4">
        <w:rPr>
          <w:rFonts w:ascii="Times New Roman" w:hAnsi="Times New Roman" w:cs="Times New Roman"/>
          <w:sz w:val="22"/>
          <w:szCs w:val="22"/>
        </w:rPr>
        <w:t xml:space="preserve">then </w:t>
      </w:r>
      <w:r w:rsidRPr="003011B4">
        <w:rPr>
          <w:rFonts w:ascii="Times New Roman" w:hAnsi="Times New Roman" w:cs="Times New Roman"/>
          <w:sz w:val="22"/>
          <w:szCs w:val="22"/>
        </w:rPr>
        <w:t>adjusted and training resumed and it was observed there was no improvement in the in</w:t>
      </w:r>
      <w:r w:rsidR="00316F0B" w:rsidRPr="003011B4">
        <w:rPr>
          <w:rFonts w:ascii="Times New Roman" w:hAnsi="Times New Roman" w:cs="Times New Roman"/>
          <w:sz w:val="22"/>
          <w:szCs w:val="22"/>
        </w:rPr>
        <w:t>t</w:t>
      </w:r>
      <w:r w:rsidRPr="003011B4">
        <w:rPr>
          <w:rFonts w:ascii="Times New Roman" w:hAnsi="Times New Roman" w:cs="Times New Roman"/>
          <w:sz w:val="22"/>
          <w:szCs w:val="22"/>
        </w:rPr>
        <w:t>el</w:t>
      </w:r>
      <w:r w:rsidR="00316F0B" w:rsidRPr="003011B4">
        <w:rPr>
          <w:rFonts w:ascii="Times New Roman" w:hAnsi="Times New Roman" w:cs="Times New Roman"/>
          <w:sz w:val="22"/>
          <w:szCs w:val="22"/>
        </w:rPr>
        <w:t>l</w:t>
      </w:r>
      <w:r w:rsidRPr="003011B4">
        <w:rPr>
          <w:rFonts w:ascii="Times New Roman" w:hAnsi="Times New Roman" w:cs="Times New Roman"/>
          <w:sz w:val="22"/>
          <w:szCs w:val="22"/>
        </w:rPr>
        <w:t>i</w:t>
      </w:r>
      <w:r w:rsidR="00316F0B" w:rsidRPr="003011B4">
        <w:rPr>
          <w:rFonts w:ascii="Times New Roman" w:hAnsi="Times New Roman" w:cs="Times New Roman"/>
          <w:sz w:val="22"/>
          <w:szCs w:val="22"/>
        </w:rPr>
        <w:t>gi</w:t>
      </w:r>
      <w:r w:rsidRPr="003011B4">
        <w:rPr>
          <w:rFonts w:ascii="Times New Roman" w:hAnsi="Times New Roman" w:cs="Times New Roman"/>
          <w:sz w:val="22"/>
          <w:szCs w:val="22"/>
        </w:rPr>
        <w:t>bility of audio produced at higher global steps like 40K,</w:t>
      </w:r>
      <w:r w:rsidR="00061C4A" w:rsidRPr="003011B4">
        <w:rPr>
          <w:rFonts w:ascii="Times New Roman" w:hAnsi="Times New Roman" w:cs="Times New Roman"/>
          <w:sz w:val="22"/>
          <w:szCs w:val="22"/>
        </w:rPr>
        <w:t xml:space="preserve"> and</w:t>
      </w:r>
      <w:r w:rsidRPr="003011B4">
        <w:rPr>
          <w:rFonts w:ascii="Times New Roman" w:hAnsi="Times New Roman" w:cs="Times New Roman"/>
          <w:sz w:val="22"/>
          <w:szCs w:val="22"/>
        </w:rPr>
        <w:t xml:space="preserve"> 90K w</w:t>
      </w:r>
      <w:r w:rsidR="00061C4A" w:rsidRPr="003011B4">
        <w:rPr>
          <w:rFonts w:ascii="Times New Roman" w:hAnsi="Times New Roman" w:cs="Times New Roman"/>
          <w:sz w:val="22"/>
          <w:szCs w:val="22"/>
        </w:rPr>
        <w:t>h</w:t>
      </w:r>
      <w:r w:rsidRPr="003011B4">
        <w:rPr>
          <w:rFonts w:ascii="Times New Roman" w:hAnsi="Times New Roman" w:cs="Times New Roman"/>
          <w:sz w:val="22"/>
          <w:szCs w:val="22"/>
        </w:rPr>
        <w:t>ere audios were tested. The audio produced at this stage still has faint background noise</w:t>
      </w:r>
      <w:r w:rsidR="00420FEC" w:rsidRPr="003011B4">
        <w:rPr>
          <w:rFonts w:ascii="Times New Roman" w:hAnsi="Times New Roman" w:cs="Times New Roman"/>
          <w:sz w:val="22"/>
          <w:szCs w:val="22"/>
        </w:rPr>
        <w:t>s</w:t>
      </w:r>
      <w:r w:rsidRPr="003011B4">
        <w:rPr>
          <w:rFonts w:ascii="Times New Roman" w:hAnsi="Times New Roman" w:cs="Times New Roman"/>
          <w:sz w:val="22"/>
          <w:szCs w:val="22"/>
        </w:rPr>
        <w:t xml:space="preserve"> that </w:t>
      </w:r>
      <w:r w:rsidR="001E4F03" w:rsidRPr="003011B4">
        <w:rPr>
          <w:rFonts w:ascii="Times New Roman" w:hAnsi="Times New Roman" w:cs="Times New Roman"/>
          <w:sz w:val="22"/>
          <w:szCs w:val="22"/>
        </w:rPr>
        <w:t>seem</w:t>
      </w:r>
      <w:r w:rsidRPr="003011B4">
        <w:rPr>
          <w:rFonts w:ascii="Times New Roman" w:hAnsi="Times New Roman" w:cs="Times New Roman"/>
          <w:sz w:val="22"/>
          <w:szCs w:val="22"/>
        </w:rPr>
        <w:t xml:space="preserve"> to erode or fade the speech produced.</w:t>
      </w:r>
    </w:p>
    <w:p w14:paraId="324DB33A" w14:textId="1838DD97" w:rsidR="00547A5B" w:rsidRPr="00C617F5" w:rsidRDefault="0009430F" w:rsidP="006A4B4D">
      <w:pPr>
        <w:pStyle w:val="Heading2"/>
        <w:rPr>
          <w:rFonts w:ascii="Times New Roman" w:hAnsi="Times New Roman" w:cs="Times New Roman"/>
          <w:b/>
          <w:bCs/>
          <w:color w:val="auto"/>
          <w:sz w:val="22"/>
          <w:szCs w:val="22"/>
        </w:rPr>
      </w:pPr>
      <w:r w:rsidRPr="00C617F5">
        <w:rPr>
          <w:rFonts w:ascii="Times New Roman" w:hAnsi="Times New Roman" w:cs="Times New Roman"/>
          <w:b/>
          <w:bCs/>
          <w:color w:val="auto"/>
          <w:sz w:val="22"/>
          <w:szCs w:val="22"/>
        </w:rPr>
        <w:t xml:space="preserve">7.2 </w:t>
      </w:r>
      <w:r w:rsidR="00547A5B" w:rsidRPr="00C617F5">
        <w:rPr>
          <w:rFonts w:ascii="Times New Roman" w:hAnsi="Times New Roman" w:cs="Times New Roman"/>
          <w:b/>
          <w:bCs/>
          <w:color w:val="auto"/>
          <w:sz w:val="22"/>
          <w:szCs w:val="22"/>
        </w:rPr>
        <w:t xml:space="preserve">Discrete </w:t>
      </w:r>
      <w:r w:rsidR="001F7839">
        <w:rPr>
          <w:rFonts w:ascii="Times New Roman" w:hAnsi="Times New Roman" w:cs="Times New Roman"/>
          <w:b/>
          <w:bCs/>
          <w:color w:val="auto"/>
          <w:sz w:val="22"/>
          <w:szCs w:val="22"/>
        </w:rPr>
        <w:t>U</w:t>
      </w:r>
      <w:r w:rsidR="00547A5B" w:rsidRPr="00C617F5">
        <w:rPr>
          <w:rFonts w:ascii="Times New Roman" w:hAnsi="Times New Roman" w:cs="Times New Roman"/>
          <w:b/>
          <w:bCs/>
          <w:color w:val="auto"/>
          <w:sz w:val="22"/>
          <w:szCs w:val="22"/>
        </w:rPr>
        <w:t xml:space="preserve">nit </w:t>
      </w:r>
      <w:r w:rsidR="001F7839">
        <w:rPr>
          <w:rFonts w:ascii="Times New Roman" w:hAnsi="Times New Roman" w:cs="Times New Roman"/>
          <w:b/>
          <w:bCs/>
          <w:color w:val="auto"/>
          <w:sz w:val="22"/>
          <w:szCs w:val="22"/>
        </w:rPr>
        <w:t>P</w:t>
      </w:r>
      <w:r w:rsidR="00547A5B" w:rsidRPr="00C617F5">
        <w:rPr>
          <w:rFonts w:ascii="Times New Roman" w:hAnsi="Times New Roman" w:cs="Times New Roman"/>
          <w:b/>
          <w:bCs/>
          <w:color w:val="auto"/>
          <w:sz w:val="22"/>
          <w:szCs w:val="22"/>
        </w:rPr>
        <w:t>lus Audio Experiment</w:t>
      </w:r>
      <w:r w:rsidR="00FA3B54" w:rsidRPr="00C617F5">
        <w:rPr>
          <w:rFonts w:ascii="Times New Roman" w:hAnsi="Times New Roman" w:cs="Times New Roman"/>
          <w:b/>
          <w:bCs/>
          <w:color w:val="auto"/>
          <w:sz w:val="22"/>
          <w:szCs w:val="22"/>
        </w:rPr>
        <w:t xml:space="preserve"> (</w:t>
      </w:r>
      <w:r w:rsidR="0098282E">
        <w:rPr>
          <w:rFonts w:ascii="Times New Roman" w:hAnsi="Times New Roman" w:cs="Times New Roman"/>
          <w:b/>
          <w:bCs/>
          <w:color w:val="auto"/>
          <w:sz w:val="22"/>
          <w:szCs w:val="22"/>
        </w:rPr>
        <w:t xml:space="preserve">HuBERT Plus </w:t>
      </w:r>
      <w:r w:rsidR="00FA3B54" w:rsidRPr="00C617F5">
        <w:rPr>
          <w:rFonts w:ascii="Times New Roman" w:hAnsi="Times New Roman" w:cs="Times New Roman"/>
          <w:b/>
          <w:bCs/>
          <w:color w:val="auto"/>
          <w:sz w:val="22"/>
          <w:szCs w:val="22"/>
        </w:rPr>
        <w:t>Unit HiF</w:t>
      </w:r>
      <w:r w:rsidR="00C617F5">
        <w:rPr>
          <w:rFonts w:ascii="Times New Roman" w:hAnsi="Times New Roman" w:cs="Times New Roman"/>
          <w:b/>
          <w:bCs/>
          <w:color w:val="auto"/>
          <w:sz w:val="22"/>
          <w:szCs w:val="22"/>
        </w:rPr>
        <w:t>i</w:t>
      </w:r>
      <w:r w:rsidR="00FA3B54" w:rsidRPr="00C617F5">
        <w:rPr>
          <w:rFonts w:ascii="Times New Roman" w:hAnsi="Times New Roman" w:cs="Times New Roman"/>
          <w:b/>
          <w:bCs/>
          <w:color w:val="auto"/>
          <w:sz w:val="22"/>
          <w:szCs w:val="22"/>
        </w:rPr>
        <w:t>-GAN)</w:t>
      </w:r>
    </w:p>
    <w:p w14:paraId="69E19461" w14:textId="71A947BA" w:rsidR="00547A5B" w:rsidRPr="003011B4" w:rsidRDefault="00547A5B" w:rsidP="00093472">
      <w:pPr>
        <w:jc w:val="both"/>
        <w:rPr>
          <w:rFonts w:ascii="Times New Roman" w:hAnsi="Times New Roman" w:cs="Times New Roman"/>
          <w:sz w:val="22"/>
          <w:szCs w:val="22"/>
        </w:rPr>
      </w:pPr>
      <w:r w:rsidRPr="003011B4">
        <w:rPr>
          <w:rFonts w:ascii="Times New Roman" w:hAnsi="Times New Roman" w:cs="Times New Roman"/>
          <w:sz w:val="22"/>
          <w:szCs w:val="22"/>
        </w:rPr>
        <w:t xml:space="preserve">Unlike the spectrogram </w:t>
      </w:r>
      <w:r w:rsidR="002E1F6C" w:rsidRPr="003011B4">
        <w:rPr>
          <w:rFonts w:ascii="Times New Roman" w:hAnsi="Times New Roman" w:cs="Times New Roman"/>
          <w:sz w:val="22"/>
          <w:szCs w:val="22"/>
        </w:rPr>
        <w:t>audio-based</w:t>
      </w:r>
      <w:r w:rsidRPr="003011B4">
        <w:rPr>
          <w:rFonts w:ascii="Times New Roman" w:hAnsi="Times New Roman" w:cs="Times New Roman"/>
          <w:sz w:val="22"/>
          <w:szCs w:val="22"/>
        </w:rPr>
        <w:t xml:space="preserve"> generation, it was observed that at about 14</w:t>
      </w:r>
      <w:r w:rsidR="002E1F6C" w:rsidRPr="003011B4">
        <w:rPr>
          <w:rFonts w:ascii="Times New Roman" w:hAnsi="Times New Roman" w:cs="Times New Roman"/>
          <w:sz w:val="22"/>
          <w:szCs w:val="22"/>
        </w:rPr>
        <w:t>,</w:t>
      </w:r>
      <w:r w:rsidRPr="003011B4">
        <w:rPr>
          <w:rFonts w:ascii="Times New Roman" w:hAnsi="Times New Roman" w:cs="Times New Roman"/>
          <w:sz w:val="22"/>
          <w:szCs w:val="22"/>
        </w:rPr>
        <w:t>000 global steps</w:t>
      </w:r>
      <w:r w:rsidR="000D14AC">
        <w:rPr>
          <w:rFonts w:ascii="Times New Roman" w:hAnsi="Times New Roman" w:cs="Times New Roman"/>
          <w:sz w:val="22"/>
          <w:szCs w:val="22"/>
        </w:rPr>
        <w:t xml:space="preserve"> (250 epochs)</w:t>
      </w:r>
      <w:r w:rsidRPr="003011B4">
        <w:rPr>
          <w:rFonts w:ascii="Times New Roman" w:hAnsi="Times New Roman" w:cs="Times New Roman"/>
          <w:sz w:val="22"/>
          <w:szCs w:val="22"/>
        </w:rPr>
        <w:t>, the speech</w:t>
      </w:r>
      <w:r w:rsidR="002E1F6C" w:rsidRPr="003011B4">
        <w:rPr>
          <w:rFonts w:ascii="Times New Roman" w:hAnsi="Times New Roman" w:cs="Times New Roman"/>
          <w:sz w:val="22"/>
          <w:szCs w:val="22"/>
        </w:rPr>
        <w:t>es</w:t>
      </w:r>
      <w:r w:rsidRPr="003011B4">
        <w:rPr>
          <w:rFonts w:ascii="Times New Roman" w:hAnsi="Times New Roman" w:cs="Times New Roman"/>
          <w:sz w:val="22"/>
          <w:szCs w:val="22"/>
        </w:rPr>
        <w:t xml:space="preserve"> produced were </w:t>
      </w:r>
      <w:r w:rsidR="00DF6E8A" w:rsidRPr="003011B4">
        <w:rPr>
          <w:rFonts w:ascii="Times New Roman" w:hAnsi="Times New Roman" w:cs="Times New Roman"/>
          <w:sz w:val="22"/>
          <w:szCs w:val="22"/>
        </w:rPr>
        <w:t>more intelligible and clearer</w:t>
      </w:r>
      <w:r w:rsidRPr="003011B4">
        <w:rPr>
          <w:rFonts w:ascii="Times New Roman" w:hAnsi="Times New Roman" w:cs="Times New Roman"/>
          <w:sz w:val="22"/>
          <w:szCs w:val="22"/>
        </w:rPr>
        <w:t xml:space="preserve"> to hearing compared to those produced by the spectrogram based</w:t>
      </w:r>
      <w:r w:rsidR="002E1F6C" w:rsidRPr="003011B4">
        <w:rPr>
          <w:rFonts w:ascii="Times New Roman" w:hAnsi="Times New Roman" w:cs="Times New Roman"/>
          <w:sz w:val="22"/>
          <w:szCs w:val="22"/>
        </w:rPr>
        <w:t xml:space="preserve">, even though the mel spec error for training and validation were higher than those of MelSpectrogram plus </w:t>
      </w:r>
      <w:r w:rsidR="00862B52" w:rsidRPr="003011B4">
        <w:rPr>
          <w:rFonts w:ascii="Times New Roman" w:hAnsi="Times New Roman" w:cs="Times New Roman"/>
          <w:sz w:val="22"/>
          <w:szCs w:val="22"/>
        </w:rPr>
        <w:t>audio</w:t>
      </w:r>
      <w:r w:rsidR="00BA63B4" w:rsidRPr="003011B4">
        <w:rPr>
          <w:rFonts w:ascii="Times New Roman" w:hAnsi="Times New Roman" w:cs="Times New Roman"/>
          <w:sz w:val="22"/>
          <w:szCs w:val="22"/>
        </w:rPr>
        <w:t>-based</w:t>
      </w:r>
      <w:r w:rsidR="002E1F6C" w:rsidRPr="003011B4">
        <w:rPr>
          <w:rFonts w:ascii="Times New Roman" w:hAnsi="Times New Roman" w:cs="Times New Roman"/>
          <w:sz w:val="22"/>
          <w:szCs w:val="22"/>
        </w:rPr>
        <w:t xml:space="preserve"> model</w:t>
      </w:r>
      <w:r w:rsidRPr="003011B4">
        <w:rPr>
          <w:rFonts w:ascii="Times New Roman" w:hAnsi="Times New Roman" w:cs="Times New Roman"/>
          <w:sz w:val="22"/>
          <w:szCs w:val="22"/>
        </w:rPr>
        <w:t>. As finetuning proceeded,</w:t>
      </w:r>
      <w:r w:rsidR="002E1F6C" w:rsidRPr="003011B4">
        <w:rPr>
          <w:rFonts w:ascii="Times New Roman" w:hAnsi="Times New Roman" w:cs="Times New Roman"/>
          <w:sz w:val="22"/>
          <w:szCs w:val="22"/>
        </w:rPr>
        <w:t xml:space="preserve"> speech intelligibility</w:t>
      </w:r>
      <w:r w:rsidRPr="003011B4">
        <w:rPr>
          <w:rFonts w:ascii="Times New Roman" w:hAnsi="Times New Roman" w:cs="Times New Roman"/>
          <w:sz w:val="22"/>
          <w:szCs w:val="22"/>
        </w:rPr>
        <w:t xml:space="preserve"> became </w:t>
      </w:r>
      <w:r w:rsidR="002E1F6C" w:rsidRPr="003011B4">
        <w:rPr>
          <w:rFonts w:ascii="Times New Roman" w:hAnsi="Times New Roman" w:cs="Times New Roman"/>
          <w:sz w:val="22"/>
          <w:szCs w:val="22"/>
        </w:rPr>
        <w:t>clearer</w:t>
      </w:r>
      <w:r w:rsidRPr="003011B4">
        <w:rPr>
          <w:rFonts w:ascii="Times New Roman" w:hAnsi="Times New Roman" w:cs="Times New Roman"/>
          <w:sz w:val="22"/>
          <w:szCs w:val="22"/>
        </w:rPr>
        <w:t xml:space="preserve"> even at higher global steps say at 32K global step</w:t>
      </w:r>
      <w:r w:rsidR="00DF6E8A" w:rsidRPr="003011B4">
        <w:rPr>
          <w:rFonts w:ascii="Times New Roman" w:hAnsi="Times New Roman" w:cs="Times New Roman"/>
          <w:sz w:val="22"/>
          <w:szCs w:val="22"/>
        </w:rPr>
        <w:t>s</w:t>
      </w:r>
      <w:r w:rsidR="000D14AC">
        <w:rPr>
          <w:rFonts w:ascii="Times New Roman" w:hAnsi="Times New Roman" w:cs="Times New Roman"/>
          <w:sz w:val="22"/>
          <w:szCs w:val="22"/>
        </w:rPr>
        <w:t xml:space="preserve"> (</w:t>
      </w:r>
      <w:r w:rsidR="00001DB7">
        <w:rPr>
          <w:rFonts w:ascii="Times New Roman" w:hAnsi="Times New Roman" w:cs="Times New Roman"/>
          <w:sz w:val="22"/>
          <w:szCs w:val="22"/>
        </w:rPr>
        <w:t>572 epochs)</w:t>
      </w:r>
      <w:r w:rsidR="00DF6E8A" w:rsidRPr="003011B4">
        <w:rPr>
          <w:rFonts w:ascii="Times New Roman" w:hAnsi="Times New Roman" w:cs="Times New Roman"/>
          <w:sz w:val="22"/>
          <w:szCs w:val="22"/>
        </w:rPr>
        <w:t>.</w:t>
      </w:r>
      <w:r w:rsidRPr="003011B4">
        <w:rPr>
          <w:rFonts w:ascii="Times New Roman" w:hAnsi="Times New Roman" w:cs="Times New Roman"/>
          <w:sz w:val="22"/>
          <w:szCs w:val="22"/>
        </w:rPr>
        <w:t xml:space="preserve"> </w:t>
      </w:r>
      <w:r w:rsidR="00DF6E8A" w:rsidRPr="003011B4">
        <w:rPr>
          <w:rFonts w:ascii="Times New Roman" w:hAnsi="Times New Roman" w:cs="Times New Roman"/>
          <w:sz w:val="22"/>
          <w:szCs w:val="22"/>
        </w:rPr>
        <w:t>The s</w:t>
      </w:r>
      <w:r w:rsidRPr="003011B4">
        <w:rPr>
          <w:rFonts w:ascii="Times New Roman" w:hAnsi="Times New Roman" w:cs="Times New Roman"/>
          <w:sz w:val="22"/>
          <w:szCs w:val="22"/>
        </w:rPr>
        <w:t xml:space="preserve">peech became </w:t>
      </w:r>
      <w:r w:rsidR="00BA63B4" w:rsidRPr="003011B4">
        <w:rPr>
          <w:rFonts w:ascii="Times New Roman" w:hAnsi="Times New Roman" w:cs="Times New Roman"/>
          <w:sz w:val="22"/>
          <w:szCs w:val="22"/>
        </w:rPr>
        <w:t>clearer</w:t>
      </w:r>
      <w:r w:rsidR="00DF6E8A" w:rsidRPr="003011B4">
        <w:rPr>
          <w:rFonts w:ascii="Times New Roman" w:hAnsi="Times New Roman" w:cs="Times New Roman"/>
          <w:sz w:val="22"/>
          <w:szCs w:val="22"/>
        </w:rPr>
        <w:t xml:space="preserve"> when</w:t>
      </w:r>
      <w:r w:rsidRPr="003011B4">
        <w:rPr>
          <w:rFonts w:ascii="Times New Roman" w:hAnsi="Times New Roman" w:cs="Times New Roman"/>
          <w:sz w:val="22"/>
          <w:szCs w:val="22"/>
        </w:rPr>
        <w:t xml:space="preserve"> compared to its </w:t>
      </w:r>
      <w:r w:rsidR="00862B52"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counterpart</w:t>
      </w:r>
      <w:r w:rsidR="00D74D72" w:rsidRPr="003011B4">
        <w:rPr>
          <w:rFonts w:ascii="Times New Roman" w:hAnsi="Times New Roman" w:cs="Times New Roman"/>
          <w:sz w:val="22"/>
          <w:szCs w:val="22"/>
        </w:rPr>
        <w:t xml:space="preserve"> at this high global step</w:t>
      </w:r>
      <w:r w:rsidRPr="003011B4">
        <w:rPr>
          <w:rFonts w:ascii="Times New Roman" w:hAnsi="Times New Roman" w:cs="Times New Roman"/>
          <w:sz w:val="22"/>
          <w:szCs w:val="22"/>
        </w:rPr>
        <w:t>.</w:t>
      </w:r>
      <w:r w:rsidR="00330501">
        <w:rPr>
          <w:rFonts w:ascii="Times New Roman" w:hAnsi="Times New Roman" w:cs="Times New Roman"/>
          <w:sz w:val="22"/>
          <w:szCs w:val="22"/>
        </w:rPr>
        <w:t xml:space="preserve"> At the end of the finetuning</w:t>
      </w:r>
      <w:r w:rsidR="007B2A9B">
        <w:rPr>
          <w:rFonts w:ascii="Times New Roman" w:hAnsi="Times New Roman" w:cs="Times New Roman"/>
          <w:sz w:val="22"/>
          <w:szCs w:val="22"/>
        </w:rPr>
        <w:t xml:space="preserve"> (50,000 steps </w:t>
      </w:r>
      <w:r w:rsidR="00C4281C">
        <w:rPr>
          <w:rFonts w:ascii="Times New Roman" w:hAnsi="Times New Roman" w:cs="Times New Roman"/>
          <w:sz w:val="22"/>
          <w:szCs w:val="22"/>
        </w:rPr>
        <w:t xml:space="preserve">/ </w:t>
      </w:r>
      <w:r w:rsidR="00C4281C" w:rsidRPr="00C4281C">
        <w:rPr>
          <w:rFonts w:ascii="Times New Roman" w:hAnsi="Times New Roman" w:cs="Times New Roman"/>
        </w:rPr>
        <w:lastRenderedPageBreak/>
        <w:t>892</w:t>
      </w:r>
      <w:r w:rsidR="007B2A9B" w:rsidRPr="00C4281C">
        <w:rPr>
          <w:rFonts w:ascii="Times New Roman" w:hAnsi="Times New Roman" w:cs="Times New Roman"/>
          <w:sz w:val="22"/>
          <w:szCs w:val="22"/>
        </w:rPr>
        <w:t xml:space="preserve"> epochs)</w:t>
      </w:r>
      <w:r w:rsidR="00330501" w:rsidRPr="00C4281C">
        <w:rPr>
          <w:rFonts w:ascii="Times New Roman" w:hAnsi="Times New Roman" w:cs="Times New Roman"/>
          <w:sz w:val="22"/>
          <w:szCs w:val="22"/>
        </w:rPr>
        <w:t>,</w:t>
      </w:r>
      <w:r w:rsidR="00330501">
        <w:rPr>
          <w:rFonts w:ascii="Times New Roman" w:hAnsi="Times New Roman" w:cs="Times New Roman"/>
          <w:sz w:val="22"/>
          <w:szCs w:val="22"/>
        </w:rPr>
        <w:t xml:space="preserve"> a </w:t>
      </w:r>
      <w:r w:rsidR="00F84465">
        <w:rPr>
          <w:rFonts w:ascii="Times New Roman" w:hAnsi="Times New Roman" w:cs="Times New Roman"/>
          <w:sz w:val="22"/>
          <w:szCs w:val="22"/>
        </w:rPr>
        <w:t>training mel loss</w:t>
      </w:r>
      <w:r w:rsidR="00330501" w:rsidRPr="00330501">
        <w:rPr>
          <w:rFonts w:ascii="Times New Roman" w:hAnsi="Times New Roman" w:cs="Times New Roman"/>
          <w:sz w:val="22"/>
          <w:szCs w:val="22"/>
        </w:rPr>
        <w:t xml:space="preserve">, </w:t>
      </w:r>
      <w:r w:rsidR="00F84465">
        <w:rPr>
          <w:rFonts w:ascii="Times New Roman" w:hAnsi="Times New Roman" w:cs="Times New Roman"/>
          <w:sz w:val="22"/>
          <w:szCs w:val="22"/>
        </w:rPr>
        <w:t>generator train loss</w:t>
      </w:r>
      <w:r w:rsidR="004F080C">
        <w:rPr>
          <w:rFonts w:ascii="Times New Roman" w:hAnsi="Times New Roman" w:cs="Times New Roman"/>
          <w:sz w:val="22"/>
          <w:szCs w:val="22"/>
        </w:rPr>
        <w:t>,</w:t>
      </w:r>
      <w:r w:rsidR="00F84465">
        <w:rPr>
          <w:rFonts w:ascii="Times New Roman" w:hAnsi="Times New Roman" w:cs="Times New Roman"/>
          <w:sz w:val="22"/>
          <w:szCs w:val="22"/>
        </w:rPr>
        <w:t xml:space="preserve"> </w:t>
      </w:r>
      <w:r w:rsidR="004F080C">
        <w:rPr>
          <w:rFonts w:ascii="Times New Roman" w:hAnsi="Times New Roman" w:cs="Times New Roman"/>
          <w:sz w:val="22"/>
          <w:szCs w:val="22"/>
        </w:rPr>
        <w:t xml:space="preserve">and </w:t>
      </w:r>
      <w:r w:rsidR="00F84465">
        <w:rPr>
          <w:rFonts w:ascii="Times New Roman" w:hAnsi="Times New Roman" w:cs="Times New Roman"/>
          <w:sz w:val="22"/>
          <w:szCs w:val="22"/>
        </w:rPr>
        <w:t xml:space="preserve">discriminator train loss </w:t>
      </w:r>
      <w:r w:rsidR="00330501">
        <w:rPr>
          <w:rFonts w:ascii="Times New Roman" w:hAnsi="Times New Roman" w:cs="Times New Roman"/>
          <w:sz w:val="22"/>
          <w:szCs w:val="22"/>
        </w:rPr>
        <w:t xml:space="preserve">of </w:t>
      </w:r>
      <w:r w:rsidR="00330501" w:rsidRPr="00330501">
        <w:rPr>
          <w:rFonts w:ascii="Times New Roman" w:hAnsi="Times New Roman" w:cs="Times New Roman"/>
          <w:sz w:val="22"/>
          <w:szCs w:val="22"/>
        </w:rPr>
        <w:t>0.7553</w:t>
      </w:r>
      <w:r w:rsidR="00330501">
        <w:rPr>
          <w:rFonts w:ascii="Times New Roman" w:hAnsi="Times New Roman" w:cs="Times New Roman"/>
          <w:sz w:val="22"/>
          <w:szCs w:val="22"/>
        </w:rPr>
        <w:t xml:space="preserve">, </w:t>
      </w:r>
      <w:r w:rsidR="00330501" w:rsidRPr="00330501">
        <w:rPr>
          <w:rFonts w:ascii="Times New Roman" w:hAnsi="Times New Roman" w:cs="Times New Roman"/>
          <w:sz w:val="22"/>
          <w:szCs w:val="22"/>
        </w:rPr>
        <w:t>46.3575</w:t>
      </w:r>
      <w:r w:rsidR="00330501">
        <w:rPr>
          <w:rFonts w:ascii="Times New Roman" w:hAnsi="Times New Roman" w:cs="Times New Roman"/>
          <w:sz w:val="22"/>
          <w:szCs w:val="22"/>
        </w:rPr>
        <w:t xml:space="preserve">, and </w:t>
      </w:r>
      <w:r w:rsidR="004F080C" w:rsidRPr="00330501">
        <w:rPr>
          <w:rFonts w:ascii="Times New Roman" w:hAnsi="Times New Roman" w:cs="Times New Roman"/>
          <w:sz w:val="22"/>
          <w:szCs w:val="22"/>
        </w:rPr>
        <w:t>2.4235</w:t>
      </w:r>
      <w:r w:rsidR="00817A87">
        <w:rPr>
          <w:rFonts w:ascii="Times New Roman" w:hAnsi="Times New Roman" w:cs="Times New Roman"/>
          <w:sz w:val="22"/>
          <w:szCs w:val="22"/>
        </w:rPr>
        <w:t xml:space="preserve"> respectively w</w:t>
      </w:r>
      <w:r w:rsidR="00707E10">
        <w:rPr>
          <w:rFonts w:ascii="Times New Roman" w:hAnsi="Times New Roman" w:cs="Times New Roman"/>
          <w:sz w:val="22"/>
          <w:szCs w:val="22"/>
        </w:rPr>
        <w:t>ere</w:t>
      </w:r>
      <w:r w:rsidR="00817A87">
        <w:rPr>
          <w:rFonts w:ascii="Times New Roman" w:hAnsi="Times New Roman" w:cs="Times New Roman"/>
          <w:sz w:val="22"/>
          <w:szCs w:val="22"/>
        </w:rPr>
        <w:t xml:space="preserve"> obtained while that of the </w:t>
      </w:r>
      <w:r w:rsidR="00AF63B5">
        <w:rPr>
          <w:rFonts w:ascii="Times New Roman" w:hAnsi="Times New Roman" w:cs="Times New Roman"/>
          <w:sz w:val="22"/>
          <w:szCs w:val="22"/>
        </w:rPr>
        <w:t>validation mel loss</w:t>
      </w:r>
      <w:r w:rsidR="00AF63B5" w:rsidRPr="00330501">
        <w:rPr>
          <w:rFonts w:ascii="Times New Roman" w:hAnsi="Times New Roman" w:cs="Times New Roman"/>
          <w:sz w:val="22"/>
          <w:szCs w:val="22"/>
        </w:rPr>
        <w:t xml:space="preserve">, </w:t>
      </w:r>
      <w:r w:rsidR="00AF63B5">
        <w:rPr>
          <w:rFonts w:ascii="Times New Roman" w:hAnsi="Times New Roman" w:cs="Times New Roman"/>
          <w:sz w:val="22"/>
          <w:szCs w:val="22"/>
        </w:rPr>
        <w:t>generator validation loss, and discriminator validation loss</w:t>
      </w:r>
      <w:r w:rsidR="00817A87">
        <w:rPr>
          <w:rFonts w:ascii="Times New Roman" w:hAnsi="Times New Roman" w:cs="Times New Roman"/>
          <w:sz w:val="22"/>
          <w:szCs w:val="22"/>
        </w:rPr>
        <w:t xml:space="preserve"> were </w:t>
      </w:r>
      <w:r w:rsidR="00AF63B5" w:rsidRPr="00AF63B5">
        <w:rPr>
          <w:rFonts w:ascii="Times New Roman" w:hAnsi="Times New Roman" w:cs="Times New Roman"/>
          <w:sz w:val="22"/>
          <w:szCs w:val="22"/>
        </w:rPr>
        <w:t>1.0465</w:t>
      </w:r>
      <w:r w:rsidR="00AF63B5">
        <w:rPr>
          <w:rFonts w:ascii="Times New Roman" w:hAnsi="Times New Roman" w:cs="Times New Roman"/>
          <w:sz w:val="22"/>
          <w:szCs w:val="22"/>
        </w:rPr>
        <w:t xml:space="preserve">, </w:t>
      </w:r>
      <w:r w:rsidR="00AF63B5" w:rsidRPr="00AF63B5">
        <w:rPr>
          <w:rFonts w:ascii="Times New Roman" w:hAnsi="Times New Roman" w:cs="Times New Roman"/>
          <w:sz w:val="22"/>
          <w:szCs w:val="22"/>
        </w:rPr>
        <w:t>58.87043</w:t>
      </w:r>
      <w:r w:rsidR="00AF63B5">
        <w:rPr>
          <w:rFonts w:ascii="Times New Roman" w:hAnsi="Times New Roman" w:cs="Times New Roman"/>
          <w:sz w:val="22"/>
          <w:szCs w:val="22"/>
        </w:rPr>
        <w:t xml:space="preserve">, </w:t>
      </w:r>
      <w:r w:rsidR="00DA3705">
        <w:rPr>
          <w:rFonts w:ascii="Times New Roman" w:hAnsi="Times New Roman" w:cs="Times New Roman"/>
          <w:sz w:val="22"/>
          <w:szCs w:val="22"/>
        </w:rPr>
        <w:t xml:space="preserve">and </w:t>
      </w:r>
      <w:r w:rsidR="00AF63B5" w:rsidRPr="00AF63B5">
        <w:rPr>
          <w:rFonts w:ascii="Times New Roman" w:hAnsi="Times New Roman" w:cs="Times New Roman"/>
          <w:sz w:val="22"/>
          <w:szCs w:val="22"/>
        </w:rPr>
        <w:t>2.49985</w:t>
      </w:r>
      <w:r w:rsidR="00DA3705">
        <w:rPr>
          <w:rFonts w:ascii="Times New Roman" w:hAnsi="Times New Roman" w:cs="Times New Roman"/>
          <w:sz w:val="22"/>
          <w:szCs w:val="22"/>
        </w:rPr>
        <w:t xml:space="preserve"> respectively.</w:t>
      </w:r>
    </w:p>
    <w:p w14:paraId="0E06450D" w14:textId="3448CF33" w:rsidR="00547A5B" w:rsidRPr="000F059C" w:rsidRDefault="007A70FA" w:rsidP="007A70FA">
      <w:pPr>
        <w:pStyle w:val="Heading2"/>
        <w:rPr>
          <w:rFonts w:ascii="Times New Roman" w:hAnsi="Times New Roman" w:cs="Times New Roman"/>
          <w:b/>
          <w:bCs/>
          <w:color w:val="auto"/>
          <w:sz w:val="22"/>
          <w:szCs w:val="22"/>
          <w:lang w:val="en-ZA"/>
          <w:rPrChange w:id="98" w:author="Olutoyin Olaitan" w:date="2026-06-15T20:08:00Z" w16du:dateUtc="2026-06-15T18:08:00Z">
            <w:rPr>
              <w:rFonts w:ascii="Times New Roman" w:hAnsi="Times New Roman" w:cs="Times New Roman"/>
              <w:b/>
              <w:bCs/>
              <w:color w:val="auto"/>
              <w:sz w:val="22"/>
              <w:szCs w:val="22"/>
            </w:rPr>
          </w:rPrChange>
        </w:rPr>
      </w:pPr>
      <w:r w:rsidRPr="000F059C">
        <w:rPr>
          <w:rFonts w:ascii="Times New Roman" w:hAnsi="Times New Roman" w:cs="Times New Roman"/>
          <w:b/>
          <w:bCs/>
          <w:color w:val="auto"/>
          <w:sz w:val="22"/>
          <w:szCs w:val="22"/>
          <w:lang w:val="en-ZA"/>
          <w:rPrChange w:id="99" w:author="Olutoyin Olaitan" w:date="2026-06-15T20:08:00Z" w16du:dateUtc="2026-06-15T18:08:00Z">
            <w:rPr>
              <w:rFonts w:ascii="Times New Roman" w:hAnsi="Times New Roman" w:cs="Times New Roman"/>
              <w:b/>
              <w:bCs/>
              <w:color w:val="auto"/>
              <w:sz w:val="22"/>
              <w:szCs w:val="22"/>
            </w:rPr>
          </w:rPrChange>
        </w:rPr>
        <w:t>7.</w:t>
      </w:r>
      <w:r w:rsidR="00DA0F4C" w:rsidRPr="000F059C">
        <w:rPr>
          <w:rFonts w:ascii="Times New Roman" w:hAnsi="Times New Roman" w:cs="Times New Roman"/>
          <w:b/>
          <w:bCs/>
          <w:color w:val="auto"/>
          <w:sz w:val="22"/>
          <w:szCs w:val="22"/>
          <w:lang w:val="en-ZA"/>
          <w:rPrChange w:id="100" w:author="Olutoyin Olaitan" w:date="2026-06-15T20:08:00Z" w16du:dateUtc="2026-06-15T18:08:00Z">
            <w:rPr>
              <w:rFonts w:ascii="Times New Roman" w:hAnsi="Times New Roman" w:cs="Times New Roman"/>
              <w:b/>
              <w:bCs/>
              <w:color w:val="auto"/>
              <w:sz w:val="22"/>
              <w:szCs w:val="22"/>
            </w:rPr>
          </w:rPrChange>
        </w:rPr>
        <w:t>3</w:t>
      </w:r>
      <w:r w:rsidRPr="000F059C">
        <w:rPr>
          <w:rFonts w:ascii="Times New Roman" w:hAnsi="Times New Roman" w:cs="Times New Roman"/>
          <w:b/>
          <w:bCs/>
          <w:color w:val="auto"/>
          <w:sz w:val="22"/>
          <w:szCs w:val="22"/>
          <w:lang w:val="en-ZA"/>
          <w:rPrChange w:id="101" w:author="Olutoyin Olaitan" w:date="2026-06-15T20:08:00Z" w16du:dateUtc="2026-06-15T18:08:00Z">
            <w:rPr>
              <w:rFonts w:ascii="Times New Roman" w:hAnsi="Times New Roman" w:cs="Times New Roman"/>
              <w:b/>
              <w:bCs/>
              <w:color w:val="auto"/>
              <w:sz w:val="22"/>
              <w:szCs w:val="22"/>
            </w:rPr>
          </w:rPrChange>
        </w:rPr>
        <w:t xml:space="preserve"> </w:t>
      </w:r>
      <w:r w:rsidR="00676F50" w:rsidRPr="000F059C">
        <w:rPr>
          <w:rFonts w:ascii="Times New Roman" w:hAnsi="Times New Roman" w:cs="Times New Roman"/>
          <w:b/>
          <w:bCs/>
          <w:color w:val="auto"/>
          <w:sz w:val="22"/>
          <w:szCs w:val="22"/>
          <w:lang w:val="en-ZA"/>
          <w:rPrChange w:id="102" w:author="Olutoyin Olaitan" w:date="2026-06-15T20:08:00Z" w16du:dateUtc="2026-06-15T18:08:00Z">
            <w:rPr>
              <w:rFonts w:ascii="Times New Roman" w:hAnsi="Times New Roman" w:cs="Times New Roman"/>
              <w:b/>
              <w:bCs/>
              <w:color w:val="auto"/>
              <w:sz w:val="22"/>
              <w:szCs w:val="22"/>
            </w:rPr>
          </w:rPrChange>
        </w:rPr>
        <w:t>HuBERT Plus</w:t>
      </w:r>
      <w:r w:rsidR="009052FD" w:rsidRPr="000F059C">
        <w:rPr>
          <w:rFonts w:ascii="Times New Roman" w:hAnsi="Times New Roman" w:cs="Times New Roman"/>
          <w:b/>
          <w:bCs/>
          <w:color w:val="auto"/>
          <w:sz w:val="22"/>
          <w:szCs w:val="22"/>
          <w:lang w:val="en-ZA"/>
          <w:rPrChange w:id="103" w:author="Olutoyin Olaitan" w:date="2026-06-15T20:08:00Z" w16du:dateUtc="2026-06-15T18:08:00Z">
            <w:rPr>
              <w:rFonts w:ascii="Times New Roman" w:hAnsi="Times New Roman" w:cs="Times New Roman"/>
              <w:b/>
              <w:bCs/>
              <w:color w:val="auto"/>
              <w:sz w:val="22"/>
              <w:szCs w:val="22"/>
            </w:rPr>
          </w:rPrChange>
        </w:rPr>
        <w:t xml:space="preserve"> </w:t>
      </w:r>
      <w:r w:rsidRPr="000F059C">
        <w:rPr>
          <w:rFonts w:ascii="Times New Roman" w:hAnsi="Times New Roman" w:cs="Times New Roman"/>
          <w:b/>
          <w:bCs/>
          <w:color w:val="auto"/>
          <w:sz w:val="22"/>
          <w:szCs w:val="22"/>
          <w:lang w:val="en-ZA"/>
          <w:rPrChange w:id="104" w:author="Olutoyin Olaitan" w:date="2026-06-15T20:08:00Z" w16du:dateUtc="2026-06-15T18:08:00Z">
            <w:rPr>
              <w:rFonts w:ascii="Times New Roman" w:hAnsi="Times New Roman" w:cs="Times New Roman"/>
              <w:b/>
              <w:bCs/>
              <w:color w:val="auto"/>
              <w:sz w:val="22"/>
              <w:szCs w:val="22"/>
            </w:rPr>
          </w:rPrChange>
        </w:rPr>
        <w:t>Unit HiFi-GAN</w:t>
      </w:r>
      <w:r w:rsidR="009052FD" w:rsidRPr="000F059C">
        <w:rPr>
          <w:rFonts w:ascii="Times New Roman" w:hAnsi="Times New Roman" w:cs="Times New Roman"/>
          <w:b/>
          <w:bCs/>
          <w:color w:val="auto"/>
          <w:sz w:val="22"/>
          <w:szCs w:val="22"/>
          <w:lang w:val="en-ZA"/>
          <w:rPrChange w:id="105" w:author="Olutoyin Olaitan" w:date="2026-06-15T20:08:00Z" w16du:dateUtc="2026-06-15T18:08:00Z">
            <w:rPr>
              <w:rFonts w:ascii="Times New Roman" w:hAnsi="Times New Roman" w:cs="Times New Roman"/>
              <w:b/>
              <w:bCs/>
              <w:color w:val="auto"/>
              <w:sz w:val="22"/>
              <w:szCs w:val="22"/>
            </w:rPr>
          </w:rPrChange>
        </w:rPr>
        <w:t xml:space="preserve"> Versus</w:t>
      </w:r>
      <w:r w:rsidR="00A33A80" w:rsidRPr="000F059C">
        <w:rPr>
          <w:rFonts w:ascii="Times New Roman" w:hAnsi="Times New Roman" w:cs="Times New Roman"/>
          <w:b/>
          <w:bCs/>
          <w:color w:val="auto"/>
          <w:sz w:val="22"/>
          <w:szCs w:val="22"/>
          <w:lang w:val="en-ZA"/>
          <w:rPrChange w:id="106" w:author="Olutoyin Olaitan" w:date="2026-06-15T20:08:00Z" w16du:dateUtc="2026-06-15T18:08:00Z">
            <w:rPr>
              <w:rFonts w:ascii="Times New Roman" w:hAnsi="Times New Roman" w:cs="Times New Roman"/>
              <w:b/>
              <w:bCs/>
              <w:color w:val="auto"/>
              <w:sz w:val="22"/>
              <w:szCs w:val="22"/>
              <w:lang w:val="fr-FR"/>
            </w:rPr>
          </w:rPrChange>
        </w:rPr>
        <w:t xml:space="preserve"> Melspectrogram</w:t>
      </w:r>
      <w:r w:rsidRPr="000F059C">
        <w:rPr>
          <w:rFonts w:ascii="Times New Roman" w:hAnsi="Times New Roman" w:cs="Times New Roman"/>
          <w:b/>
          <w:bCs/>
          <w:color w:val="auto"/>
          <w:sz w:val="22"/>
          <w:szCs w:val="22"/>
          <w:lang w:val="en-ZA"/>
          <w:rPrChange w:id="107" w:author="Olutoyin Olaitan" w:date="2026-06-15T20:08:00Z" w16du:dateUtc="2026-06-15T18:08:00Z">
            <w:rPr>
              <w:rFonts w:ascii="Times New Roman" w:hAnsi="Times New Roman" w:cs="Times New Roman"/>
              <w:b/>
              <w:bCs/>
              <w:color w:val="auto"/>
              <w:sz w:val="22"/>
              <w:szCs w:val="22"/>
            </w:rPr>
          </w:rPrChange>
        </w:rPr>
        <w:t xml:space="preserve"> HiFi-GAN</w:t>
      </w:r>
    </w:p>
    <w:p w14:paraId="540C989C" w14:textId="617CD9D0" w:rsidR="00B42C94" w:rsidRPr="002C2D4D" w:rsidRDefault="00654C1F" w:rsidP="00437908">
      <w:pPr>
        <w:pStyle w:val="Heading3"/>
        <w:rPr>
          <w:rFonts w:ascii="Times New Roman" w:hAnsi="Times New Roman" w:cs="Times New Roman"/>
          <w:b/>
          <w:bCs/>
          <w:color w:val="auto"/>
          <w:sz w:val="22"/>
          <w:szCs w:val="22"/>
        </w:rPr>
      </w:pPr>
      <w:r>
        <w:rPr>
          <w:rFonts w:ascii="Times New Roman" w:hAnsi="Times New Roman" w:cs="Times New Roman"/>
          <w:b/>
          <w:bCs/>
          <w:color w:val="auto"/>
          <w:sz w:val="22"/>
          <w:szCs w:val="22"/>
        </w:rPr>
        <w:t>7.3.1</w:t>
      </w:r>
      <w:r w:rsidR="00B42C94" w:rsidRPr="002C2D4D">
        <w:rPr>
          <w:rFonts w:ascii="Times New Roman" w:hAnsi="Times New Roman" w:cs="Times New Roman"/>
          <w:b/>
          <w:bCs/>
          <w:color w:val="auto"/>
          <w:sz w:val="22"/>
          <w:szCs w:val="22"/>
        </w:rPr>
        <w:t xml:space="preserve"> Size and Memory Space</w:t>
      </w:r>
    </w:p>
    <w:p w14:paraId="5D9D4CEC" w14:textId="6D56AFCE" w:rsidR="007A70FA" w:rsidRDefault="007A70FA" w:rsidP="00E930AF">
      <w:pPr>
        <w:jc w:val="both"/>
        <w:rPr>
          <w:rFonts w:ascii="Times New Roman" w:hAnsi="Times New Roman" w:cs="Times New Roman"/>
          <w:sz w:val="22"/>
          <w:szCs w:val="22"/>
        </w:rPr>
      </w:pPr>
      <w:r w:rsidRPr="003011B4">
        <w:rPr>
          <w:rFonts w:ascii="Times New Roman" w:hAnsi="Times New Roman" w:cs="Times New Roman"/>
          <w:sz w:val="22"/>
          <w:szCs w:val="22"/>
        </w:rPr>
        <w:t xml:space="preserve">It was observed </w:t>
      </w:r>
      <w:r w:rsidR="00AC4873">
        <w:rPr>
          <w:rFonts w:ascii="Times New Roman" w:hAnsi="Times New Roman" w:cs="Times New Roman"/>
          <w:sz w:val="22"/>
          <w:szCs w:val="22"/>
        </w:rPr>
        <w:t xml:space="preserve">that </w:t>
      </w:r>
      <w:r w:rsidRPr="003011B4">
        <w:rPr>
          <w:rFonts w:ascii="Times New Roman" w:hAnsi="Times New Roman" w:cs="Times New Roman"/>
          <w:sz w:val="22"/>
          <w:szCs w:val="22"/>
        </w:rPr>
        <w:t xml:space="preserve">the .npy files of the 1000 audios had </w:t>
      </w:r>
      <w:r w:rsidR="00AC4873">
        <w:rPr>
          <w:rFonts w:ascii="Times New Roman" w:hAnsi="Times New Roman" w:cs="Times New Roman"/>
          <w:sz w:val="22"/>
          <w:szCs w:val="22"/>
        </w:rPr>
        <w:t xml:space="preserve">a </w:t>
      </w:r>
      <w:r w:rsidRPr="003011B4">
        <w:rPr>
          <w:rFonts w:ascii="Times New Roman" w:hAnsi="Times New Roman" w:cs="Times New Roman"/>
          <w:sz w:val="22"/>
          <w:szCs w:val="22"/>
        </w:rPr>
        <w:t xml:space="preserve">reduced size of about 1.61 MB for the </w:t>
      </w:r>
      <w:r w:rsidR="00D821A9">
        <w:rPr>
          <w:rFonts w:ascii="Times New Roman" w:hAnsi="Times New Roman" w:cs="Times New Roman"/>
          <w:sz w:val="22"/>
          <w:szCs w:val="22"/>
        </w:rPr>
        <w:t xml:space="preserve">HuBERT </w:t>
      </w:r>
      <w:r w:rsidRPr="003011B4">
        <w:rPr>
          <w:rFonts w:ascii="Times New Roman" w:hAnsi="Times New Roman" w:cs="Times New Roman"/>
          <w:sz w:val="22"/>
          <w:szCs w:val="22"/>
        </w:rPr>
        <w:t xml:space="preserve">discrete units when compared to the .npy file size of 206 MB of that of MelSpectrogram. This </w:t>
      </w:r>
      <w:r w:rsidR="00764788" w:rsidRPr="003011B4">
        <w:rPr>
          <w:rFonts w:ascii="Times New Roman" w:hAnsi="Times New Roman" w:cs="Times New Roman"/>
          <w:sz w:val="22"/>
          <w:szCs w:val="22"/>
        </w:rPr>
        <w:t xml:space="preserve">is </w:t>
      </w:r>
      <w:r w:rsidRPr="003011B4">
        <w:rPr>
          <w:rFonts w:ascii="Times New Roman" w:hAnsi="Times New Roman" w:cs="Times New Roman"/>
          <w:sz w:val="22"/>
          <w:szCs w:val="22"/>
        </w:rPr>
        <w:t xml:space="preserve">about </w:t>
      </w:r>
      <w:r w:rsidR="00AC4873">
        <w:rPr>
          <w:rFonts w:ascii="Times New Roman" w:hAnsi="Times New Roman" w:cs="Times New Roman"/>
          <w:sz w:val="22"/>
          <w:szCs w:val="22"/>
        </w:rPr>
        <w:t>a 99.21%</w:t>
      </w:r>
      <w:r w:rsidRPr="003011B4">
        <w:rPr>
          <w:rFonts w:ascii="Times New Roman" w:hAnsi="Times New Roman" w:cs="Times New Roman"/>
          <w:sz w:val="22"/>
          <w:szCs w:val="22"/>
        </w:rPr>
        <w:t xml:space="preserve"> reduction in size utilising </w:t>
      </w:r>
      <w:r w:rsidR="00AC4873">
        <w:rPr>
          <w:rFonts w:ascii="Times New Roman" w:hAnsi="Times New Roman" w:cs="Times New Roman"/>
          <w:sz w:val="22"/>
          <w:szCs w:val="22"/>
        </w:rPr>
        <w:t xml:space="preserve">a </w:t>
      </w:r>
      <w:r w:rsidRPr="003011B4">
        <w:rPr>
          <w:rFonts w:ascii="Times New Roman" w:hAnsi="Times New Roman" w:cs="Times New Roman"/>
          <w:sz w:val="22"/>
          <w:szCs w:val="22"/>
        </w:rPr>
        <w:t>discrete u</w:t>
      </w:r>
      <w:r w:rsidR="00764788" w:rsidRPr="003011B4">
        <w:rPr>
          <w:rFonts w:ascii="Times New Roman" w:hAnsi="Times New Roman" w:cs="Times New Roman"/>
          <w:sz w:val="22"/>
          <w:szCs w:val="22"/>
        </w:rPr>
        <w:t>n</w:t>
      </w:r>
      <w:r w:rsidRPr="003011B4">
        <w:rPr>
          <w:rFonts w:ascii="Times New Roman" w:hAnsi="Times New Roman" w:cs="Times New Roman"/>
          <w:sz w:val="22"/>
          <w:szCs w:val="22"/>
        </w:rPr>
        <w:t xml:space="preserve">it approach. This also implies the training runs faster than </w:t>
      </w:r>
      <w:r w:rsidR="00BA63B4" w:rsidRPr="003011B4">
        <w:rPr>
          <w:rFonts w:ascii="Times New Roman" w:hAnsi="Times New Roman" w:cs="Times New Roman"/>
          <w:sz w:val="22"/>
          <w:szCs w:val="22"/>
        </w:rPr>
        <w:t>spectrogram-based</w:t>
      </w:r>
      <w:r w:rsidRPr="003011B4">
        <w:rPr>
          <w:rFonts w:ascii="Times New Roman" w:hAnsi="Times New Roman" w:cs="Times New Roman"/>
          <w:sz w:val="22"/>
          <w:szCs w:val="22"/>
        </w:rPr>
        <w:t xml:space="preserve"> speech generation model</w:t>
      </w:r>
      <w:r w:rsidR="00764788" w:rsidRPr="003011B4">
        <w:rPr>
          <w:rFonts w:ascii="Times New Roman" w:hAnsi="Times New Roman" w:cs="Times New Roman"/>
          <w:sz w:val="22"/>
          <w:szCs w:val="22"/>
        </w:rPr>
        <w:t xml:space="preserve">, highlighting the reduction in storage and memory requirements, using discrete approach while still retaining enough information </w:t>
      </w:r>
      <w:r w:rsidR="00B42C94" w:rsidRPr="003011B4">
        <w:rPr>
          <w:rFonts w:ascii="Times New Roman" w:hAnsi="Times New Roman" w:cs="Times New Roman"/>
          <w:sz w:val="22"/>
          <w:szCs w:val="22"/>
        </w:rPr>
        <w:t>of the original audios.</w:t>
      </w:r>
    </w:p>
    <w:p w14:paraId="0D185057" w14:textId="15351BD3" w:rsidR="00437908" w:rsidRPr="00654C1F" w:rsidRDefault="00654C1F" w:rsidP="00437908">
      <w:pPr>
        <w:pStyle w:val="Heading3"/>
        <w:rPr>
          <w:rFonts w:ascii="Times New Roman" w:hAnsi="Times New Roman" w:cs="Times New Roman"/>
          <w:b/>
          <w:bCs/>
          <w:color w:val="auto"/>
          <w:sz w:val="22"/>
          <w:szCs w:val="22"/>
        </w:rPr>
      </w:pPr>
      <w:r w:rsidRPr="00654C1F">
        <w:rPr>
          <w:rFonts w:ascii="Times New Roman" w:hAnsi="Times New Roman" w:cs="Times New Roman"/>
          <w:b/>
          <w:bCs/>
          <w:color w:val="auto"/>
          <w:sz w:val="22"/>
          <w:szCs w:val="22"/>
        </w:rPr>
        <w:t>7.3.2</w:t>
      </w:r>
      <w:r w:rsidR="00437908" w:rsidRPr="00654C1F">
        <w:rPr>
          <w:rFonts w:ascii="Times New Roman" w:hAnsi="Times New Roman" w:cs="Times New Roman"/>
          <w:b/>
          <w:bCs/>
          <w:color w:val="auto"/>
          <w:sz w:val="22"/>
          <w:szCs w:val="22"/>
        </w:rPr>
        <w:t xml:space="preserve"> Global Steps Comparison</w:t>
      </w:r>
      <w:r w:rsidR="004F6AA2" w:rsidRPr="00654C1F">
        <w:rPr>
          <w:rFonts w:ascii="Times New Roman" w:hAnsi="Times New Roman" w:cs="Times New Roman"/>
          <w:b/>
          <w:bCs/>
          <w:color w:val="auto"/>
          <w:sz w:val="22"/>
          <w:szCs w:val="22"/>
        </w:rPr>
        <w:t xml:space="preserve"> for Loss</w:t>
      </w:r>
    </w:p>
    <w:p w14:paraId="2193C836" w14:textId="166464EF" w:rsidR="00547A5B" w:rsidRDefault="007E4D68" w:rsidP="001764C2">
      <w:pPr>
        <w:jc w:val="both"/>
        <w:rPr>
          <w:rFonts w:ascii="Times New Roman" w:hAnsi="Times New Roman" w:cs="Times New Roman"/>
          <w:sz w:val="22"/>
          <w:szCs w:val="22"/>
        </w:rPr>
      </w:pPr>
      <w:r w:rsidRPr="003011B4">
        <w:rPr>
          <w:rFonts w:ascii="Times New Roman" w:hAnsi="Times New Roman" w:cs="Times New Roman"/>
          <w:sz w:val="22"/>
          <w:szCs w:val="22"/>
        </w:rPr>
        <w:t xml:space="preserve">Table </w:t>
      </w:r>
      <w:r w:rsidR="00862B52" w:rsidRPr="003011B4">
        <w:rPr>
          <w:rFonts w:ascii="Times New Roman" w:hAnsi="Times New Roman" w:cs="Times New Roman"/>
          <w:sz w:val="22"/>
          <w:szCs w:val="22"/>
        </w:rPr>
        <w:t>4</w:t>
      </w:r>
      <w:r w:rsidRPr="003011B4">
        <w:rPr>
          <w:rFonts w:ascii="Times New Roman" w:hAnsi="Times New Roman" w:cs="Times New Roman"/>
          <w:sz w:val="22"/>
          <w:szCs w:val="22"/>
        </w:rPr>
        <w:t xml:space="preserve"> shows that b</w:t>
      </w:r>
      <w:r w:rsidR="00547A5B" w:rsidRPr="003011B4">
        <w:rPr>
          <w:rFonts w:ascii="Times New Roman" w:hAnsi="Times New Roman" w:cs="Times New Roman"/>
          <w:sz w:val="22"/>
          <w:szCs w:val="22"/>
        </w:rPr>
        <w:t>etween 11000 global steps and 20000 global steps</w:t>
      </w:r>
      <w:r w:rsidR="00EA4A4B">
        <w:rPr>
          <w:rFonts w:ascii="Times New Roman" w:hAnsi="Times New Roman" w:cs="Times New Roman"/>
          <w:sz w:val="22"/>
          <w:szCs w:val="22"/>
        </w:rPr>
        <w:t>,</w:t>
      </w:r>
      <w:r w:rsidR="00547A5B" w:rsidRPr="003011B4">
        <w:rPr>
          <w:rFonts w:ascii="Times New Roman" w:hAnsi="Times New Roman" w:cs="Times New Roman"/>
          <w:sz w:val="22"/>
          <w:szCs w:val="22"/>
        </w:rPr>
        <w:t xml:space="preserve"> Spectrogram </w:t>
      </w:r>
      <w:r w:rsidR="00B600DB" w:rsidRPr="003011B4">
        <w:rPr>
          <w:rFonts w:ascii="Times New Roman" w:hAnsi="Times New Roman" w:cs="Times New Roman"/>
          <w:sz w:val="22"/>
          <w:szCs w:val="22"/>
        </w:rPr>
        <w:t>plus</w:t>
      </w:r>
      <w:r w:rsidR="00547A5B" w:rsidRPr="003011B4">
        <w:rPr>
          <w:rFonts w:ascii="Times New Roman" w:hAnsi="Times New Roman" w:cs="Times New Roman"/>
          <w:sz w:val="22"/>
          <w:szCs w:val="22"/>
        </w:rPr>
        <w:t xml:space="preserve"> Audio</w:t>
      </w:r>
      <w:r w:rsidR="00B600DB"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had train mel loss drops to 0.026 by 20k steps</w:t>
      </w:r>
      <w:r w:rsidR="00EA4A4B">
        <w:rPr>
          <w:rFonts w:ascii="Times New Roman" w:hAnsi="Times New Roman" w:cs="Times New Roman"/>
          <w:sz w:val="22"/>
          <w:szCs w:val="22"/>
        </w:rPr>
        <w:t xml:space="preserve"> (Figure 9)</w:t>
      </w:r>
      <w:r w:rsidR="00547A5B" w:rsidRPr="003011B4">
        <w:rPr>
          <w:rFonts w:ascii="Times New Roman" w:hAnsi="Times New Roman" w:cs="Times New Roman"/>
          <w:sz w:val="22"/>
          <w:szCs w:val="22"/>
        </w:rPr>
        <w:t>, validation mel loss stays low (approximately 0.03–0.07)</w:t>
      </w:r>
      <w:r w:rsidR="00EA4A4B">
        <w:rPr>
          <w:rFonts w:ascii="Times New Roman" w:hAnsi="Times New Roman" w:cs="Times New Roman"/>
          <w:sz w:val="22"/>
          <w:szCs w:val="22"/>
        </w:rPr>
        <w:t xml:space="preserve"> (Figure 10)</w:t>
      </w:r>
      <w:r w:rsidR="00547A5B" w:rsidRPr="003011B4">
        <w:rPr>
          <w:rFonts w:ascii="Times New Roman" w:hAnsi="Times New Roman" w:cs="Times New Roman"/>
          <w:sz w:val="22"/>
          <w:szCs w:val="22"/>
        </w:rPr>
        <w:t>, showing strong generalization, and converges quickly with very low error values</w:t>
      </w:r>
      <w:r w:rsidR="00342692">
        <w:rPr>
          <w:rFonts w:ascii="Times New Roman" w:hAnsi="Times New Roman" w:cs="Times New Roman"/>
          <w:sz w:val="22"/>
          <w:szCs w:val="22"/>
        </w:rPr>
        <w:t>.</w:t>
      </w:r>
      <w:r w:rsidR="00547A5B" w:rsidRPr="003011B4">
        <w:rPr>
          <w:rFonts w:ascii="Times New Roman" w:hAnsi="Times New Roman" w:cs="Times New Roman"/>
          <w:sz w:val="22"/>
          <w:szCs w:val="22"/>
        </w:rPr>
        <w:t xml:space="preserve"> </w:t>
      </w:r>
      <w:r w:rsidR="00342692">
        <w:rPr>
          <w:rFonts w:ascii="Times New Roman" w:hAnsi="Times New Roman" w:cs="Times New Roman"/>
          <w:sz w:val="22"/>
          <w:szCs w:val="22"/>
        </w:rPr>
        <w:t>H</w:t>
      </w:r>
      <w:r w:rsidR="00547A5B" w:rsidRPr="003011B4">
        <w:rPr>
          <w:rFonts w:ascii="Times New Roman" w:hAnsi="Times New Roman" w:cs="Times New Roman"/>
          <w:sz w:val="22"/>
          <w:szCs w:val="22"/>
        </w:rPr>
        <w:t xml:space="preserve">owever, for Discrete Units </w:t>
      </w:r>
      <w:r w:rsidR="00B600DB" w:rsidRPr="003011B4">
        <w:rPr>
          <w:rFonts w:ascii="Times New Roman" w:hAnsi="Times New Roman" w:cs="Times New Roman"/>
          <w:sz w:val="22"/>
          <w:szCs w:val="22"/>
        </w:rPr>
        <w:t>plus</w:t>
      </w:r>
      <w:r w:rsidR="00547A5B" w:rsidRPr="003011B4">
        <w:rPr>
          <w:rFonts w:ascii="Times New Roman" w:hAnsi="Times New Roman" w:cs="Times New Roman"/>
          <w:sz w:val="22"/>
          <w:szCs w:val="22"/>
        </w:rPr>
        <w:t xml:space="preserve"> </w:t>
      </w:r>
      <w:r w:rsidR="00AC4873">
        <w:rPr>
          <w:rFonts w:ascii="Times New Roman" w:hAnsi="Times New Roman" w:cs="Times New Roman"/>
          <w:sz w:val="22"/>
          <w:szCs w:val="22"/>
        </w:rPr>
        <w:t>Audio-based model</w:t>
      </w:r>
      <w:r w:rsidR="00547A5B" w:rsidRPr="003011B4">
        <w:rPr>
          <w:rFonts w:ascii="Times New Roman" w:hAnsi="Times New Roman" w:cs="Times New Roman"/>
          <w:sz w:val="22"/>
          <w:szCs w:val="22"/>
        </w:rPr>
        <w:t>, train mel loss remains higher (approximately 0.89–0.97) across 11k–20k, while validation mel loss also was higher (approximately 1.05–1.15)</w:t>
      </w:r>
      <w:r w:rsidR="0051196C" w:rsidRPr="003011B4">
        <w:rPr>
          <w:rFonts w:ascii="Times New Roman" w:hAnsi="Times New Roman" w:cs="Times New Roman"/>
          <w:sz w:val="22"/>
          <w:szCs w:val="22"/>
        </w:rPr>
        <w:t>-t</w:t>
      </w:r>
      <w:r w:rsidR="00547A5B" w:rsidRPr="003011B4">
        <w:rPr>
          <w:rFonts w:ascii="Times New Roman" w:hAnsi="Times New Roman" w:cs="Times New Roman"/>
          <w:sz w:val="22"/>
          <w:szCs w:val="22"/>
        </w:rPr>
        <w:t>his shows that convergence is slower in terms of mel loss, but training is stable and consistent. This implies that on the same GC‑ENYOR dataset, spectrogram‑based HiFi‑GAN achieves much lower mel losses (better raw spectral fidelity). Unit HiFi‑GAN shows higher mel losses, but with good audio quality obtained — as discrete units often yield better phonetic clarity and robustness.</w:t>
      </w:r>
    </w:p>
    <w:p w14:paraId="47FC2073" w14:textId="77777777" w:rsidR="0040462D" w:rsidRDefault="0040462D" w:rsidP="001764C2">
      <w:pPr>
        <w:jc w:val="both"/>
        <w:rPr>
          <w:rFonts w:ascii="Times New Roman" w:hAnsi="Times New Roman" w:cs="Times New Roman"/>
          <w:sz w:val="22"/>
          <w:szCs w:val="22"/>
        </w:rPr>
      </w:pPr>
    </w:p>
    <w:p w14:paraId="235CEA00" w14:textId="02875EE5" w:rsidR="00EA4A4B" w:rsidRDefault="00EA4A4B" w:rsidP="001764C2">
      <w:pPr>
        <w:jc w:val="both"/>
        <w:rPr>
          <w:noProof/>
        </w:rPr>
      </w:pPr>
      <w:r>
        <w:rPr>
          <w:noProof/>
        </w:rPr>
        <w:drawing>
          <wp:inline distT="0" distB="0" distL="0" distR="0" wp14:anchorId="255FD339" wp14:editId="4E99D471">
            <wp:extent cx="2466975" cy="1905000"/>
            <wp:effectExtent l="0" t="0" r="9525" b="0"/>
            <wp:docPr id="863485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57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466975" cy="1905000"/>
                    </a:xfrm>
                    <a:prstGeom prst="rect">
                      <a:avLst/>
                    </a:prstGeom>
                  </pic:spPr>
                </pic:pic>
              </a:graphicData>
            </a:graphic>
          </wp:inline>
        </w:drawing>
      </w:r>
      <w:r w:rsidRPr="00EA4A4B">
        <w:rPr>
          <w:noProof/>
        </w:rPr>
        <w:t xml:space="preserve"> </w:t>
      </w:r>
      <w:r>
        <w:rPr>
          <w:noProof/>
        </w:rPr>
        <w:drawing>
          <wp:inline distT="0" distB="0" distL="0" distR="0" wp14:anchorId="7A513948" wp14:editId="190F7EFD">
            <wp:extent cx="3143250" cy="1905000"/>
            <wp:effectExtent l="0" t="0" r="0" b="0"/>
            <wp:docPr id="946313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324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143250" cy="1905000"/>
                    </a:xfrm>
                    <a:prstGeom prst="rect">
                      <a:avLst/>
                    </a:prstGeom>
                  </pic:spPr>
                </pic:pic>
              </a:graphicData>
            </a:graphic>
          </wp:inline>
        </w:drawing>
      </w:r>
    </w:p>
    <w:p w14:paraId="37B49D72" w14:textId="5494C2AA" w:rsidR="00EA4A4B" w:rsidRPr="00EA4A4B" w:rsidRDefault="00EA4A4B" w:rsidP="00EA4A4B">
      <w:pPr>
        <w:spacing w:after="0" w:line="240" w:lineRule="auto"/>
        <w:jc w:val="both"/>
        <w:rPr>
          <w:rFonts w:ascii="Times New Roman" w:hAnsi="Times New Roman" w:cs="Times New Roman"/>
          <w:noProof/>
        </w:rPr>
      </w:pPr>
      <w:r w:rsidRPr="00EA4A4B">
        <w:rPr>
          <w:rFonts w:ascii="Times New Roman" w:hAnsi="Times New Roman" w:cs="Times New Roman"/>
          <w:b/>
          <w:bCs/>
          <w:noProof/>
        </w:rPr>
        <w:t>Figure 9:</w:t>
      </w:r>
      <w:r w:rsidRPr="00EA4A4B">
        <w:rPr>
          <w:rFonts w:ascii="Times New Roman" w:hAnsi="Times New Roman" w:cs="Times New Roman"/>
          <w:noProof/>
        </w:rPr>
        <w:t xml:space="preserve"> Train Mel Loss of Spectrogram     </w:t>
      </w:r>
      <w:r w:rsidRPr="00EA4A4B">
        <w:rPr>
          <w:rFonts w:ascii="Times New Roman" w:hAnsi="Times New Roman" w:cs="Times New Roman"/>
          <w:b/>
          <w:bCs/>
          <w:noProof/>
        </w:rPr>
        <w:t>Figure 10:</w:t>
      </w:r>
      <w:r w:rsidRPr="00EA4A4B">
        <w:rPr>
          <w:rFonts w:ascii="Times New Roman" w:hAnsi="Times New Roman" w:cs="Times New Roman"/>
          <w:noProof/>
        </w:rPr>
        <w:t xml:space="preserve"> Validation Mel Loss of Disctrete </w:t>
      </w:r>
    </w:p>
    <w:p w14:paraId="6D88A740" w14:textId="09845F4F" w:rsidR="00EA4A4B" w:rsidRPr="00EA4A4B" w:rsidRDefault="00EA4A4B" w:rsidP="00EA4A4B">
      <w:pPr>
        <w:spacing w:line="240" w:lineRule="auto"/>
        <w:jc w:val="both"/>
        <w:rPr>
          <w:rFonts w:ascii="Times New Roman" w:hAnsi="Times New Roman" w:cs="Times New Roman"/>
          <w:sz w:val="22"/>
          <w:szCs w:val="22"/>
        </w:rPr>
      </w:pPr>
      <w:r w:rsidRPr="00EA4A4B">
        <w:rPr>
          <w:rFonts w:ascii="Times New Roman" w:hAnsi="Times New Roman" w:cs="Times New Roman"/>
          <w:noProof/>
        </w:rPr>
        <w:t xml:space="preserve">                Based HiFi-GAN                                             Unit Based HiFi-GAN                 </w:t>
      </w:r>
    </w:p>
    <w:p w14:paraId="3D7473D8" w14:textId="12779A27" w:rsidR="00547A5B" w:rsidRPr="003011B4" w:rsidRDefault="00A232E8" w:rsidP="001764C2">
      <w:pPr>
        <w:jc w:val="both"/>
        <w:rPr>
          <w:rFonts w:ascii="Times New Roman" w:hAnsi="Times New Roman" w:cs="Times New Roman"/>
          <w:sz w:val="22"/>
          <w:szCs w:val="22"/>
        </w:rPr>
      </w:pPr>
      <w:r w:rsidRPr="003011B4">
        <w:rPr>
          <w:rFonts w:ascii="Times New Roman" w:hAnsi="Times New Roman" w:cs="Times New Roman"/>
          <w:sz w:val="22"/>
          <w:szCs w:val="22"/>
        </w:rPr>
        <w:t xml:space="preserve">Table </w:t>
      </w:r>
      <w:r w:rsidR="00CD2C52" w:rsidRPr="003011B4">
        <w:rPr>
          <w:rFonts w:ascii="Times New Roman" w:hAnsi="Times New Roman" w:cs="Times New Roman"/>
          <w:sz w:val="22"/>
          <w:szCs w:val="22"/>
        </w:rPr>
        <w:t>5</w:t>
      </w:r>
      <w:r w:rsidRPr="003011B4">
        <w:rPr>
          <w:rFonts w:ascii="Times New Roman" w:hAnsi="Times New Roman" w:cs="Times New Roman"/>
          <w:sz w:val="22"/>
          <w:szCs w:val="22"/>
        </w:rPr>
        <w:t xml:space="preserve"> also shows similar</w:t>
      </w:r>
      <w:r w:rsidR="00547A5B" w:rsidRPr="003011B4">
        <w:rPr>
          <w:rFonts w:ascii="Times New Roman" w:hAnsi="Times New Roman" w:cs="Times New Roman"/>
          <w:sz w:val="22"/>
          <w:szCs w:val="22"/>
        </w:rPr>
        <w:t xml:space="preserve"> </w:t>
      </w:r>
      <w:r w:rsidR="0003135C" w:rsidRPr="003011B4">
        <w:rPr>
          <w:rFonts w:ascii="Times New Roman" w:hAnsi="Times New Roman" w:cs="Times New Roman"/>
          <w:sz w:val="22"/>
          <w:szCs w:val="22"/>
        </w:rPr>
        <w:t>trends were</w:t>
      </w:r>
      <w:r w:rsidR="00547A5B" w:rsidRPr="003011B4">
        <w:rPr>
          <w:rFonts w:ascii="Times New Roman" w:hAnsi="Times New Roman" w:cs="Times New Roman"/>
          <w:sz w:val="22"/>
          <w:szCs w:val="22"/>
        </w:rPr>
        <w:t xml:space="preserve"> also obtained between 21K and 30K global steps. For Spectrogram plus Audio</w:t>
      </w:r>
      <w:r w:rsidR="00586A38"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train mel loss drops to approximately 0.015 by 30k, its validation mel loss stays low and stable (approximately 0.03–0.05). This shows excellent convergence and spectral fidelity. For discrete Units plus Audio</w:t>
      </w:r>
      <w:r w:rsidR="0046404E" w:rsidRPr="003011B4">
        <w:rPr>
          <w:rFonts w:ascii="Times New Roman" w:hAnsi="Times New Roman" w:cs="Times New Roman"/>
          <w:sz w:val="22"/>
          <w:szCs w:val="22"/>
        </w:rPr>
        <w:t>-</w:t>
      </w:r>
      <w:r w:rsidR="00547A5B" w:rsidRPr="003011B4">
        <w:rPr>
          <w:rFonts w:ascii="Times New Roman" w:hAnsi="Times New Roman" w:cs="Times New Roman"/>
          <w:sz w:val="22"/>
          <w:szCs w:val="22"/>
        </w:rPr>
        <w:t>based model, train mel loss remains higher (with approximately 0.82–0.8</w:t>
      </w:r>
      <w:r w:rsidR="00916317" w:rsidRPr="003011B4">
        <w:rPr>
          <w:rFonts w:ascii="Times New Roman" w:hAnsi="Times New Roman" w:cs="Times New Roman"/>
          <w:sz w:val="22"/>
          <w:szCs w:val="22"/>
        </w:rPr>
        <w:t>8</w:t>
      </w:r>
      <w:r w:rsidR="00547A5B" w:rsidRPr="003011B4">
        <w:rPr>
          <w:rFonts w:ascii="Times New Roman" w:hAnsi="Times New Roman" w:cs="Times New Roman"/>
          <w:sz w:val="22"/>
          <w:szCs w:val="22"/>
        </w:rPr>
        <w:t>) across 21k–30k</w:t>
      </w:r>
      <w:r w:rsidR="00916317" w:rsidRPr="003011B4">
        <w:rPr>
          <w:rFonts w:ascii="Times New Roman" w:hAnsi="Times New Roman" w:cs="Times New Roman"/>
          <w:sz w:val="22"/>
          <w:szCs w:val="22"/>
        </w:rPr>
        <w:t xml:space="preserve">, but slightly lower than those of Table </w:t>
      </w:r>
      <w:r w:rsidR="00CD2C52" w:rsidRPr="003011B4">
        <w:rPr>
          <w:rFonts w:ascii="Times New Roman" w:hAnsi="Times New Roman" w:cs="Times New Roman"/>
          <w:sz w:val="22"/>
          <w:szCs w:val="22"/>
        </w:rPr>
        <w:t>4</w:t>
      </w:r>
      <w:r w:rsidR="00547A5B" w:rsidRPr="003011B4">
        <w:rPr>
          <w:rFonts w:ascii="Times New Roman" w:hAnsi="Times New Roman" w:cs="Times New Roman"/>
          <w:sz w:val="22"/>
          <w:szCs w:val="22"/>
        </w:rPr>
        <w:t xml:space="preserve">. </w:t>
      </w:r>
      <w:r w:rsidR="008639CE" w:rsidRPr="003011B4">
        <w:rPr>
          <w:rFonts w:ascii="Times New Roman" w:hAnsi="Times New Roman" w:cs="Times New Roman"/>
          <w:sz w:val="22"/>
          <w:szCs w:val="22"/>
        </w:rPr>
        <w:t>I</w:t>
      </w:r>
      <w:r w:rsidR="00547A5B" w:rsidRPr="003011B4">
        <w:rPr>
          <w:rFonts w:ascii="Times New Roman" w:hAnsi="Times New Roman" w:cs="Times New Roman"/>
          <w:sz w:val="22"/>
          <w:szCs w:val="22"/>
        </w:rPr>
        <w:t xml:space="preserve">ts validation mel loss </w:t>
      </w:r>
      <w:r w:rsidR="00314D55" w:rsidRPr="003011B4">
        <w:rPr>
          <w:rFonts w:ascii="Times New Roman" w:hAnsi="Times New Roman" w:cs="Times New Roman"/>
          <w:sz w:val="22"/>
          <w:szCs w:val="22"/>
        </w:rPr>
        <w:t xml:space="preserve">is </w:t>
      </w:r>
      <w:r w:rsidR="00547A5B" w:rsidRPr="003011B4">
        <w:rPr>
          <w:rFonts w:ascii="Times New Roman" w:hAnsi="Times New Roman" w:cs="Times New Roman"/>
          <w:sz w:val="22"/>
          <w:szCs w:val="22"/>
        </w:rPr>
        <w:t>also higher (approximately 1.04–1.12)</w:t>
      </w:r>
      <w:r w:rsidR="00B17611" w:rsidRPr="003011B4">
        <w:rPr>
          <w:rFonts w:ascii="Times New Roman" w:hAnsi="Times New Roman" w:cs="Times New Roman"/>
          <w:sz w:val="22"/>
          <w:szCs w:val="22"/>
        </w:rPr>
        <w:t>-t</w:t>
      </w:r>
      <w:r w:rsidR="00135588" w:rsidRPr="003011B4">
        <w:rPr>
          <w:rFonts w:ascii="Times New Roman" w:hAnsi="Times New Roman" w:cs="Times New Roman"/>
          <w:sz w:val="22"/>
          <w:szCs w:val="22"/>
        </w:rPr>
        <w:t>hus,</w:t>
      </w:r>
      <w:r w:rsidR="00547A5B" w:rsidRPr="003011B4">
        <w:rPr>
          <w:rFonts w:ascii="Times New Roman" w:hAnsi="Times New Roman" w:cs="Times New Roman"/>
          <w:sz w:val="22"/>
          <w:szCs w:val="22"/>
        </w:rPr>
        <w:t xml:space="preserve"> </w:t>
      </w:r>
      <w:r w:rsidR="00135588" w:rsidRPr="003011B4">
        <w:rPr>
          <w:rFonts w:ascii="Times New Roman" w:hAnsi="Times New Roman" w:cs="Times New Roman"/>
          <w:sz w:val="22"/>
          <w:szCs w:val="22"/>
        </w:rPr>
        <w:t xml:space="preserve">it </w:t>
      </w:r>
      <w:r w:rsidR="00547A5B" w:rsidRPr="003011B4">
        <w:rPr>
          <w:rFonts w:ascii="Times New Roman" w:hAnsi="Times New Roman" w:cs="Times New Roman"/>
          <w:sz w:val="22"/>
          <w:szCs w:val="22"/>
        </w:rPr>
        <w:t>shows convergence is slower in mel loss terms, but training is stable and consistent.</w:t>
      </w:r>
    </w:p>
    <w:p w14:paraId="378CF019" w14:textId="66DB550E" w:rsidR="00547A5B" w:rsidRPr="003011B4" w:rsidRDefault="00547A5B" w:rsidP="00547A5B">
      <w:pPr>
        <w:rPr>
          <w:rFonts w:ascii="Times New Roman" w:hAnsi="Times New Roman" w:cs="Times New Roman"/>
          <w:sz w:val="22"/>
          <w:szCs w:val="22"/>
        </w:rPr>
      </w:pPr>
      <w:r w:rsidRPr="003011B4">
        <w:rPr>
          <w:rFonts w:ascii="Times New Roman" w:hAnsi="Times New Roman" w:cs="Times New Roman"/>
          <w:b/>
          <w:bCs/>
          <w:sz w:val="22"/>
          <w:szCs w:val="22"/>
        </w:rPr>
        <w:lastRenderedPageBreak/>
        <w:t xml:space="preserve">Table </w:t>
      </w:r>
      <w:r w:rsidR="00CD2C52" w:rsidRPr="003011B4">
        <w:rPr>
          <w:rFonts w:ascii="Times New Roman" w:hAnsi="Times New Roman" w:cs="Times New Roman"/>
          <w:b/>
          <w:bCs/>
          <w:sz w:val="22"/>
          <w:szCs w:val="22"/>
        </w:rPr>
        <w:t>4</w:t>
      </w:r>
      <w:r w:rsidRPr="003011B4">
        <w:rPr>
          <w:rFonts w:ascii="Times New Roman" w:hAnsi="Times New Roman" w:cs="Times New Roman"/>
          <w:b/>
          <w:bCs/>
          <w:sz w:val="22"/>
          <w:szCs w:val="22"/>
        </w:rPr>
        <w:t>:</w:t>
      </w:r>
      <w:r w:rsidR="001307C0" w:rsidRPr="003011B4">
        <w:rPr>
          <w:rFonts w:ascii="Times New Roman" w:hAnsi="Times New Roman" w:cs="Times New Roman"/>
          <w:sz w:val="22"/>
          <w:szCs w:val="22"/>
        </w:rPr>
        <w:t xml:space="preserve"> </w:t>
      </w:r>
      <w:r w:rsidR="00174B8A" w:rsidRPr="003011B4">
        <w:rPr>
          <w:rFonts w:ascii="Times New Roman" w:hAnsi="Times New Roman" w:cs="Times New Roman"/>
          <w:sz w:val="22"/>
          <w:szCs w:val="22"/>
        </w:rPr>
        <w:t xml:space="preserve">Mel </w:t>
      </w:r>
      <w:r w:rsidR="001307C0" w:rsidRPr="003011B4">
        <w:rPr>
          <w:rFonts w:ascii="Times New Roman" w:hAnsi="Times New Roman" w:cs="Times New Roman"/>
          <w:sz w:val="22"/>
          <w:szCs w:val="22"/>
        </w:rPr>
        <w:t>Loss of Unit HiFi-GAN and HiFi-GAN B</w:t>
      </w:r>
      <w:r w:rsidRPr="003011B4">
        <w:rPr>
          <w:rFonts w:ascii="Times New Roman" w:hAnsi="Times New Roman" w:cs="Times New Roman"/>
          <w:sz w:val="22"/>
          <w:szCs w:val="22"/>
        </w:rPr>
        <w:t xml:space="preserve">etween 11k to 20K </w:t>
      </w:r>
      <w:r w:rsidR="004E4D12" w:rsidRPr="003011B4">
        <w:rPr>
          <w:rFonts w:ascii="Times New Roman" w:hAnsi="Times New Roman" w:cs="Times New Roman"/>
          <w:sz w:val="22"/>
          <w:szCs w:val="22"/>
        </w:rPr>
        <w:t>G</w:t>
      </w:r>
      <w:r w:rsidRPr="003011B4">
        <w:rPr>
          <w:rFonts w:ascii="Times New Roman" w:hAnsi="Times New Roman" w:cs="Times New Roman"/>
          <w:sz w:val="22"/>
          <w:szCs w:val="22"/>
        </w:rPr>
        <w:t xml:space="preserve">lobal </w:t>
      </w:r>
      <w:r w:rsidR="004E4D12" w:rsidRPr="003011B4">
        <w:rPr>
          <w:rFonts w:ascii="Times New Roman" w:hAnsi="Times New Roman" w:cs="Times New Roman"/>
          <w:sz w:val="22"/>
          <w:szCs w:val="22"/>
        </w:rPr>
        <w:t>S</w:t>
      </w:r>
      <w:r w:rsidRPr="003011B4">
        <w:rPr>
          <w:rFonts w:ascii="Times New Roman" w:hAnsi="Times New Roman" w:cs="Times New Roman"/>
          <w:sz w:val="22"/>
          <w:szCs w:val="22"/>
        </w:rPr>
        <w:t>teps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547A5B" w:rsidRPr="003011B4" w14:paraId="269EC7AF" w14:textId="77777777" w:rsidTr="00244B59">
        <w:trPr>
          <w:jc w:val="center"/>
        </w:trPr>
        <w:tc>
          <w:tcPr>
            <w:tcW w:w="1870" w:type="dxa"/>
            <w:vAlign w:val="center"/>
          </w:tcPr>
          <w:p w14:paraId="34E3C5A0"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Global Step</w:t>
            </w:r>
          </w:p>
        </w:tc>
        <w:tc>
          <w:tcPr>
            <w:tcW w:w="1870" w:type="dxa"/>
            <w:vAlign w:val="center"/>
          </w:tcPr>
          <w:p w14:paraId="21215D19"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Spectrogram Train</w:t>
            </w:r>
          </w:p>
        </w:tc>
        <w:tc>
          <w:tcPr>
            <w:tcW w:w="1870" w:type="dxa"/>
            <w:vAlign w:val="center"/>
          </w:tcPr>
          <w:p w14:paraId="17FD56FC"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Spectrogram Val</w:t>
            </w:r>
          </w:p>
        </w:tc>
        <w:tc>
          <w:tcPr>
            <w:tcW w:w="1870" w:type="dxa"/>
            <w:vAlign w:val="center"/>
          </w:tcPr>
          <w:p w14:paraId="6CFEBF49"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Discrete Train</w:t>
            </w:r>
          </w:p>
        </w:tc>
        <w:tc>
          <w:tcPr>
            <w:tcW w:w="1870" w:type="dxa"/>
            <w:vAlign w:val="center"/>
          </w:tcPr>
          <w:p w14:paraId="03FD4723"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Discrete Val</w:t>
            </w:r>
          </w:p>
        </w:tc>
      </w:tr>
      <w:tr w:rsidR="00547A5B" w:rsidRPr="003011B4" w14:paraId="10D967CF" w14:textId="77777777" w:rsidTr="00244B59">
        <w:trPr>
          <w:jc w:val="center"/>
        </w:trPr>
        <w:tc>
          <w:tcPr>
            <w:tcW w:w="1870" w:type="dxa"/>
            <w:vAlign w:val="center"/>
          </w:tcPr>
          <w:p w14:paraId="345F405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11k</w:t>
            </w:r>
          </w:p>
        </w:tc>
        <w:tc>
          <w:tcPr>
            <w:tcW w:w="1870" w:type="dxa"/>
            <w:vAlign w:val="center"/>
          </w:tcPr>
          <w:p w14:paraId="45352E0A" w14:textId="5A64C9B4"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0.050</w:t>
            </w:r>
          </w:p>
        </w:tc>
        <w:tc>
          <w:tcPr>
            <w:tcW w:w="1870" w:type="dxa"/>
            <w:vAlign w:val="center"/>
          </w:tcPr>
          <w:p w14:paraId="243411F2" w14:textId="20B799D9"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0.0597</w:t>
            </w:r>
          </w:p>
        </w:tc>
        <w:tc>
          <w:tcPr>
            <w:tcW w:w="1870" w:type="dxa"/>
            <w:vAlign w:val="center"/>
          </w:tcPr>
          <w:p w14:paraId="7CA1425C"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0.972</w:t>
            </w:r>
          </w:p>
        </w:tc>
        <w:tc>
          <w:tcPr>
            <w:tcW w:w="1870" w:type="dxa"/>
            <w:vAlign w:val="center"/>
          </w:tcPr>
          <w:p w14:paraId="517BAE45"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1.155</w:t>
            </w:r>
          </w:p>
        </w:tc>
      </w:tr>
      <w:tr w:rsidR="00547A5B" w:rsidRPr="003011B4" w14:paraId="1377E6F6" w14:textId="77777777" w:rsidTr="00244B59">
        <w:trPr>
          <w:jc w:val="center"/>
        </w:trPr>
        <w:tc>
          <w:tcPr>
            <w:tcW w:w="1870" w:type="dxa"/>
            <w:vAlign w:val="center"/>
          </w:tcPr>
          <w:p w14:paraId="7F702266"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12k</w:t>
            </w:r>
          </w:p>
        </w:tc>
        <w:tc>
          <w:tcPr>
            <w:tcW w:w="1870" w:type="dxa"/>
            <w:vAlign w:val="center"/>
          </w:tcPr>
          <w:p w14:paraId="0BE497B9" w14:textId="679AEC75"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0.073</w:t>
            </w:r>
          </w:p>
        </w:tc>
        <w:tc>
          <w:tcPr>
            <w:tcW w:w="1870" w:type="dxa"/>
            <w:vAlign w:val="center"/>
          </w:tcPr>
          <w:p w14:paraId="5B9D40A3" w14:textId="3E95DBB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0.0712</w:t>
            </w:r>
          </w:p>
        </w:tc>
        <w:tc>
          <w:tcPr>
            <w:tcW w:w="1870" w:type="dxa"/>
            <w:vAlign w:val="center"/>
          </w:tcPr>
          <w:p w14:paraId="3AC5A267"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0.964</w:t>
            </w:r>
          </w:p>
        </w:tc>
        <w:tc>
          <w:tcPr>
            <w:tcW w:w="1870" w:type="dxa"/>
            <w:vAlign w:val="center"/>
          </w:tcPr>
          <w:p w14:paraId="4AF4268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1.138</w:t>
            </w:r>
          </w:p>
        </w:tc>
      </w:tr>
      <w:tr w:rsidR="00547A5B" w:rsidRPr="003011B4" w14:paraId="708A286F" w14:textId="77777777" w:rsidTr="00244B59">
        <w:trPr>
          <w:jc w:val="center"/>
        </w:trPr>
        <w:tc>
          <w:tcPr>
            <w:tcW w:w="1870" w:type="dxa"/>
            <w:vAlign w:val="center"/>
          </w:tcPr>
          <w:p w14:paraId="79E428E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13k</w:t>
            </w:r>
          </w:p>
        </w:tc>
        <w:tc>
          <w:tcPr>
            <w:tcW w:w="1870" w:type="dxa"/>
            <w:vAlign w:val="center"/>
          </w:tcPr>
          <w:p w14:paraId="410144D0" w14:textId="3D6E3E30"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0.072</w:t>
            </w:r>
          </w:p>
        </w:tc>
        <w:tc>
          <w:tcPr>
            <w:tcW w:w="1870" w:type="dxa"/>
            <w:vAlign w:val="center"/>
          </w:tcPr>
          <w:p w14:paraId="68B9A9D0" w14:textId="161A088B"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0.0501</w:t>
            </w:r>
          </w:p>
        </w:tc>
        <w:tc>
          <w:tcPr>
            <w:tcW w:w="1870" w:type="dxa"/>
            <w:vAlign w:val="center"/>
          </w:tcPr>
          <w:p w14:paraId="35B490F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0.951</w:t>
            </w:r>
          </w:p>
        </w:tc>
        <w:tc>
          <w:tcPr>
            <w:tcW w:w="1870" w:type="dxa"/>
            <w:vAlign w:val="center"/>
          </w:tcPr>
          <w:p w14:paraId="6B2B207C"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1.137</w:t>
            </w:r>
          </w:p>
        </w:tc>
      </w:tr>
      <w:tr w:rsidR="00547A5B" w:rsidRPr="003011B4" w14:paraId="71E708A7" w14:textId="77777777" w:rsidTr="00244B59">
        <w:trPr>
          <w:jc w:val="center"/>
        </w:trPr>
        <w:tc>
          <w:tcPr>
            <w:tcW w:w="1870" w:type="dxa"/>
            <w:vAlign w:val="center"/>
          </w:tcPr>
          <w:p w14:paraId="7F3E200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14k</w:t>
            </w:r>
          </w:p>
        </w:tc>
        <w:tc>
          <w:tcPr>
            <w:tcW w:w="1870" w:type="dxa"/>
            <w:vAlign w:val="center"/>
          </w:tcPr>
          <w:p w14:paraId="0D5FE0E6" w14:textId="495490AD"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0.063</w:t>
            </w:r>
          </w:p>
        </w:tc>
        <w:tc>
          <w:tcPr>
            <w:tcW w:w="1870" w:type="dxa"/>
            <w:vAlign w:val="center"/>
          </w:tcPr>
          <w:p w14:paraId="32439320" w14:textId="7FC67DE8"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0.0290</w:t>
            </w:r>
          </w:p>
        </w:tc>
        <w:tc>
          <w:tcPr>
            <w:tcW w:w="1870" w:type="dxa"/>
            <w:vAlign w:val="center"/>
          </w:tcPr>
          <w:p w14:paraId="656FF59C"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0.933</w:t>
            </w:r>
          </w:p>
        </w:tc>
        <w:tc>
          <w:tcPr>
            <w:tcW w:w="1870" w:type="dxa"/>
            <w:vAlign w:val="center"/>
          </w:tcPr>
          <w:p w14:paraId="132E4A5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1.119</w:t>
            </w:r>
          </w:p>
        </w:tc>
      </w:tr>
      <w:tr w:rsidR="00547A5B" w:rsidRPr="003011B4" w14:paraId="025BF22C" w14:textId="77777777" w:rsidTr="00244B59">
        <w:trPr>
          <w:jc w:val="center"/>
        </w:trPr>
        <w:tc>
          <w:tcPr>
            <w:tcW w:w="1870" w:type="dxa"/>
            <w:vAlign w:val="center"/>
          </w:tcPr>
          <w:p w14:paraId="4743E415"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15k</w:t>
            </w:r>
          </w:p>
        </w:tc>
        <w:tc>
          <w:tcPr>
            <w:tcW w:w="1870" w:type="dxa"/>
            <w:vAlign w:val="center"/>
          </w:tcPr>
          <w:p w14:paraId="1291C562" w14:textId="4C3F2380"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0.038–0.117</w:t>
            </w:r>
          </w:p>
        </w:tc>
        <w:tc>
          <w:tcPr>
            <w:tcW w:w="1870" w:type="dxa"/>
            <w:vAlign w:val="center"/>
          </w:tcPr>
          <w:p w14:paraId="7D4E0C93" w14:textId="7CD91D1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0.0577</w:t>
            </w:r>
          </w:p>
        </w:tc>
        <w:tc>
          <w:tcPr>
            <w:tcW w:w="1870" w:type="dxa"/>
            <w:vAlign w:val="center"/>
          </w:tcPr>
          <w:p w14:paraId="36456AA6"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0.924</w:t>
            </w:r>
          </w:p>
        </w:tc>
        <w:tc>
          <w:tcPr>
            <w:tcW w:w="1870" w:type="dxa"/>
            <w:vAlign w:val="center"/>
          </w:tcPr>
          <w:p w14:paraId="201936E7"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1.073</w:t>
            </w:r>
          </w:p>
        </w:tc>
      </w:tr>
      <w:tr w:rsidR="00547A5B" w:rsidRPr="003011B4" w14:paraId="334C6D13" w14:textId="77777777" w:rsidTr="00244B59">
        <w:trPr>
          <w:jc w:val="center"/>
        </w:trPr>
        <w:tc>
          <w:tcPr>
            <w:tcW w:w="1870" w:type="dxa"/>
            <w:vAlign w:val="center"/>
          </w:tcPr>
          <w:p w14:paraId="1C662295"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16k</w:t>
            </w:r>
          </w:p>
        </w:tc>
        <w:tc>
          <w:tcPr>
            <w:tcW w:w="1870" w:type="dxa"/>
            <w:vAlign w:val="center"/>
          </w:tcPr>
          <w:p w14:paraId="15496222" w14:textId="2D41B97F"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0.064</w:t>
            </w:r>
          </w:p>
        </w:tc>
        <w:tc>
          <w:tcPr>
            <w:tcW w:w="1870" w:type="dxa"/>
            <w:vAlign w:val="center"/>
          </w:tcPr>
          <w:p w14:paraId="3B467F14" w14:textId="303D3C0B"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0.0577</w:t>
            </w:r>
          </w:p>
        </w:tc>
        <w:tc>
          <w:tcPr>
            <w:tcW w:w="1870" w:type="dxa"/>
            <w:vAlign w:val="center"/>
          </w:tcPr>
          <w:p w14:paraId="1A85FC1B"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0.922</w:t>
            </w:r>
          </w:p>
        </w:tc>
        <w:tc>
          <w:tcPr>
            <w:tcW w:w="1870" w:type="dxa"/>
            <w:vAlign w:val="center"/>
          </w:tcPr>
          <w:p w14:paraId="2125697C"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1.079</w:t>
            </w:r>
          </w:p>
        </w:tc>
      </w:tr>
      <w:tr w:rsidR="00547A5B" w:rsidRPr="003011B4" w14:paraId="13681968" w14:textId="77777777" w:rsidTr="00244B59">
        <w:trPr>
          <w:jc w:val="center"/>
        </w:trPr>
        <w:tc>
          <w:tcPr>
            <w:tcW w:w="1870" w:type="dxa"/>
            <w:vAlign w:val="center"/>
          </w:tcPr>
          <w:p w14:paraId="1601402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17k</w:t>
            </w:r>
          </w:p>
        </w:tc>
        <w:tc>
          <w:tcPr>
            <w:tcW w:w="1870" w:type="dxa"/>
            <w:vAlign w:val="center"/>
          </w:tcPr>
          <w:p w14:paraId="4905FDBE" w14:textId="4D76085D"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0.054–0.059</w:t>
            </w:r>
          </w:p>
        </w:tc>
        <w:tc>
          <w:tcPr>
            <w:tcW w:w="1870" w:type="dxa"/>
            <w:vAlign w:val="center"/>
          </w:tcPr>
          <w:p w14:paraId="05E42E01" w14:textId="38353941"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0.0435</w:t>
            </w:r>
          </w:p>
        </w:tc>
        <w:tc>
          <w:tcPr>
            <w:tcW w:w="1870" w:type="dxa"/>
            <w:vAlign w:val="center"/>
          </w:tcPr>
          <w:p w14:paraId="1DC596E2"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0.911</w:t>
            </w:r>
          </w:p>
        </w:tc>
        <w:tc>
          <w:tcPr>
            <w:tcW w:w="1870" w:type="dxa"/>
            <w:vAlign w:val="center"/>
          </w:tcPr>
          <w:p w14:paraId="403A309F"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1.054</w:t>
            </w:r>
          </w:p>
        </w:tc>
      </w:tr>
      <w:tr w:rsidR="00547A5B" w:rsidRPr="003011B4" w14:paraId="5585E381" w14:textId="77777777" w:rsidTr="00244B59">
        <w:trPr>
          <w:jc w:val="center"/>
        </w:trPr>
        <w:tc>
          <w:tcPr>
            <w:tcW w:w="1870" w:type="dxa"/>
            <w:vAlign w:val="center"/>
          </w:tcPr>
          <w:p w14:paraId="1BA375D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18k</w:t>
            </w:r>
          </w:p>
        </w:tc>
        <w:tc>
          <w:tcPr>
            <w:tcW w:w="1870" w:type="dxa"/>
            <w:vAlign w:val="center"/>
          </w:tcPr>
          <w:p w14:paraId="68ED52E9" w14:textId="442BBFB6"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0.051–0.077</w:t>
            </w:r>
          </w:p>
        </w:tc>
        <w:tc>
          <w:tcPr>
            <w:tcW w:w="1870" w:type="dxa"/>
            <w:vAlign w:val="center"/>
          </w:tcPr>
          <w:p w14:paraId="73929440" w14:textId="6CE2427C"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0.0531</w:t>
            </w:r>
          </w:p>
        </w:tc>
        <w:tc>
          <w:tcPr>
            <w:tcW w:w="1870" w:type="dxa"/>
            <w:vAlign w:val="center"/>
          </w:tcPr>
          <w:p w14:paraId="594E52C2"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0.907</w:t>
            </w:r>
          </w:p>
        </w:tc>
        <w:tc>
          <w:tcPr>
            <w:tcW w:w="1870" w:type="dxa"/>
            <w:vAlign w:val="center"/>
          </w:tcPr>
          <w:p w14:paraId="2CC9D1E4"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1.136</w:t>
            </w:r>
          </w:p>
        </w:tc>
      </w:tr>
      <w:tr w:rsidR="00547A5B" w:rsidRPr="003011B4" w14:paraId="4DCD747E" w14:textId="77777777" w:rsidTr="00244B59">
        <w:trPr>
          <w:jc w:val="center"/>
        </w:trPr>
        <w:tc>
          <w:tcPr>
            <w:tcW w:w="1870" w:type="dxa"/>
            <w:vAlign w:val="center"/>
          </w:tcPr>
          <w:p w14:paraId="0C75B73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19k</w:t>
            </w:r>
          </w:p>
        </w:tc>
        <w:tc>
          <w:tcPr>
            <w:tcW w:w="1870" w:type="dxa"/>
            <w:vAlign w:val="center"/>
          </w:tcPr>
          <w:p w14:paraId="1B035DCE" w14:textId="5D66807B"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0.036–0.086</w:t>
            </w:r>
          </w:p>
        </w:tc>
        <w:tc>
          <w:tcPr>
            <w:tcW w:w="1870" w:type="dxa"/>
            <w:vAlign w:val="center"/>
          </w:tcPr>
          <w:p w14:paraId="6B32559D" w14:textId="3F1D8103"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0.0558</w:t>
            </w:r>
          </w:p>
        </w:tc>
        <w:tc>
          <w:tcPr>
            <w:tcW w:w="1870" w:type="dxa"/>
            <w:vAlign w:val="center"/>
          </w:tcPr>
          <w:p w14:paraId="050B679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0.899</w:t>
            </w:r>
          </w:p>
        </w:tc>
        <w:tc>
          <w:tcPr>
            <w:tcW w:w="1870" w:type="dxa"/>
            <w:vAlign w:val="center"/>
          </w:tcPr>
          <w:p w14:paraId="2190DF26"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1.105</w:t>
            </w:r>
          </w:p>
        </w:tc>
      </w:tr>
      <w:tr w:rsidR="00547A5B" w:rsidRPr="003011B4" w14:paraId="03817A7F" w14:textId="77777777" w:rsidTr="00244B59">
        <w:trPr>
          <w:jc w:val="center"/>
        </w:trPr>
        <w:tc>
          <w:tcPr>
            <w:tcW w:w="1870" w:type="dxa"/>
            <w:vAlign w:val="center"/>
          </w:tcPr>
          <w:p w14:paraId="5DFAEEBF"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20k</w:t>
            </w:r>
          </w:p>
        </w:tc>
        <w:tc>
          <w:tcPr>
            <w:tcW w:w="1870" w:type="dxa"/>
            <w:vAlign w:val="center"/>
          </w:tcPr>
          <w:p w14:paraId="7EA60194" w14:textId="405BE6F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0.026</w:t>
            </w:r>
          </w:p>
        </w:tc>
        <w:tc>
          <w:tcPr>
            <w:tcW w:w="1870" w:type="dxa"/>
            <w:vAlign w:val="center"/>
          </w:tcPr>
          <w:p w14:paraId="4197960F" w14:textId="69EB3491"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0.0583</w:t>
            </w:r>
          </w:p>
        </w:tc>
        <w:tc>
          <w:tcPr>
            <w:tcW w:w="1870" w:type="dxa"/>
            <w:vAlign w:val="center"/>
          </w:tcPr>
          <w:p w14:paraId="6F648AB3"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0.894</w:t>
            </w:r>
          </w:p>
        </w:tc>
        <w:tc>
          <w:tcPr>
            <w:tcW w:w="1870" w:type="dxa"/>
            <w:vAlign w:val="center"/>
          </w:tcPr>
          <w:p w14:paraId="7F29D947"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1.079</w:t>
            </w:r>
          </w:p>
        </w:tc>
      </w:tr>
    </w:tbl>
    <w:p w14:paraId="19451DCD" w14:textId="77777777" w:rsidR="00547A5B" w:rsidRPr="003011B4" w:rsidRDefault="00547A5B" w:rsidP="00547A5B">
      <w:pPr>
        <w:rPr>
          <w:rFonts w:ascii="Times New Roman" w:hAnsi="Times New Roman" w:cs="Times New Roman"/>
          <w:sz w:val="22"/>
          <w:szCs w:val="22"/>
        </w:rPr>
      </w:pPr>
    </w:p>
    <w:p w14:paraId="0B94F5C7" w14:textId="46F9094C" w:rsidR="00547A5B" w:rsidRPr="003011B4" w:rsidRDefault="007A47D4" w:rsidP="00547A5B">
      <w:pPr>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CD2C52" w:rsidRPr="003011B4">
        <w:rPr>
          <w:rFonts w:ascii="Times New Roman" w:hAnsi="Times New Roman" w:cs="Times New Roman"/>
          <w:b/>
          <w:bCs/>
          <w:sz w:val="22"/>
          <w:szCs w:val="22"/>
        </w:rPr>
        <w:t>5</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w:t>
      </w:r>
      <w:r w:rsidR="0091554B" w:rsidRPr="003011B4">
        <w:rPr>
          <w:rFonts w:ascii="Times New Roman" w:hAnsi="Times New Roman" w:cs="Times New Roman"/>
          <w:sz w:val="22"/>
          <w:szCs w:val="22"/>
        </w:rPr>
        <w:t xml:space="preserve">Mel </w:t>
      </w:r>
      <w:r w:rsidR="0003135C" w:rsidRPr="003011B4">
        <w:rPr>
          <w:rFonts w:ascii="Times New Roman" w:hAnsi="Times New Roman" w:cs="Times New Roman"/>
          <w:sz w:val="22"/>
          <w:szCs w:val="22"/>
        </w:rPr>
        <w:t>Loss of Unit HiFi-GAN and HiFi-GAN Between 21k to 30K Global Steps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547A5B" w:rsidRPr="003011B4" w14:paraId="0487A5AE" w14:textId="77777777" w:rsidTr="00244B59">
        <w:trPr>
          <w:jc w:val="center"/>
        </w:trPr>
        <w:tc>
          <w:tcPr>
            <w:tcW w:w="1870" w:type="dxa"/>
            <w:vAlign w:val="center"/>
          </w:tcPr>
          <w:p w14:paraId="6CA57E86"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Global Step</w:t>
            </w:r>
          </w:p>
        </w:tc>
        <w:tc>
          <w:tcPr>
            <w:tcW w:w="1870" w:type="dxa"/>
            <w:vAlign w:val="center"/>
          </w:tcPr>
          <w:p w14:paraId="23F3D377"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Spectrogram Train</w:t>
            </w:r>
          </w:p>
        </w:tc>
        <w:tc>
          <w:tcPr>
            <w:tcW w:w="1870" w:type="dxa"/>
            <w:vAlign w:val="center"/>
          </w:tcPr>
          <w:p w14:paraId="5C044E93"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Spectrogram Val</w:t>
            </w:r>
          </w:p>
        </w:tc>
        <w:tc>
          <w:tcPr>
            <w:tcW w:w="1870" w:type="dxa"/>
            <w:vAlign w:val="center"/>
          </w:tcPr>
          <w:p w14:paraId="2C474F25"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Discrete Train</w:t>
            </w:r>
          </w:p>
        </w:tc>
        <w:tc>
          <w:tcPr>
            <w:tcW w:w="1870" w:type="dxa"/>
            <w:vAlign w:val="center"/>
          </w:tcPr>
          <w:p w14:paraId="46B40DF1"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Discrete Val</w:t>
            </w:r>
          </w:p>
        </w:tc>
      </w:tr>
      <w:tr w:rsidR="00547A5B" w:rsidRPr="003011B4" w14:paraId="6FC12BEC" w14:textId="77777777" w:rsidTr="00244B59">
        <w:trPr>
          <w:jc w:val="center"/>
        </w:trPr>
        <w:tc>
          <w:tcPr>
            <w:tcW w:w="1870" w:type="dxa"/>
            <w:vAlign w:val="center"/>
          </w:tcPr>
          <w:p w14:paraId="62EBB07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21k</w:t>
            </w:r>
          </w:p>
        </w:tc>
        <w:tc>
          <w:tcPr>
            <w:tcW w:w="1870" w:type="dxa"/>
            <w:vAlign w:val="center"/>
          </w:tcPr>
          <w:p w14:paraId="06DEB907" w14:textId="180BF57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0.051–0.054</w:t>
            </w:r>
          </w:p>
        </w:tc>
        <w:tc>
          <w:tcPr>
            <w:tcW w:w="1870" w:type="dxa"/>
            <w:vAlign w:val="center"/>
          </w:tcPr>
          <w:p w14:paraId="296D008F" w14:textId="2B04DAF3"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0.044</w:t>
            </w:r>
          </w:p>
        </w:tc>
        <w:tc>
          <w:tcPr>
            <w:tcW w:w="1870" w:type="dxa"/>
            <w:vAlign w:val="center"/>
          </w:tcPr>
          <w:p w14:paraId="55BB3E92"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0.883</w:t>
            </w:r>
          </w:p>
        </w:tc>
        <w:tc>
          <w:tcPr>
            <w:tcW w:w="1870" w:type="dxa"/>
            <w:vAlign w:val="center"/>
          </w:tcPr>
          <w:p w14:paraId="0B5C51F7"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1.017</w:t>
            </w:r>
          </w:p>
        </w:tc>
      </w:tr>
      <w:tr w:rsidR="00547A5B" w:rsidRPr="003011B4" w14:paraId="1A9DC8B4" w14:textId="77777777" w:rsidTr="00244B59">
        <w:trPr>
          <w:jc w:val="center"/>
        </w:trPr>
        <w:tc>
          <w:tcPr>
            <w:tcW w:w="1870" w:type="dxa"/>
            <w:vAlign w:val="center"/>
          </w:tcPr>
          <w:p w14:paraId="60BEE99B"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22k</w:t>
            </w:r>
          </w:p>
        </w:tc>
        <w:tc>
          <w:tcPr>
            <w:tcW w:w="1870" w:type="dxa"/>
            <w:vAlign w:val="center"/>
          </w:tcPr>
          <w:p w14:paraId="1714B64E" w14:textId="1DD3D3A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0.041–0.049</w:t>
            </w:r>
          </w:p>
        </w:tc>
        <w:tc>
          <w:tcPr>
            <w:tcW w:w="1870" w:type="dxa"/>
            <w:vAlign w:val="center"/>
          </w:tcPr>
          <w:p w14:paraId="10A27D65" w14:textId="58EC981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0.052</w:t>
            </w:r>
          </w:p>
        </w:tc>
        <w:tc>
          <w:tcPr>
            <w:tcW w:w="1870" w:type="dxa"/>
            <w:vAlign w:val="center"/>
          </w:tcPr>
          <w:p w14:paraId="44B141D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0.878</w:t>
            </w:r>
          </w:p>
        </w:tc>
        <w:tc>
          <w:tcPr>
            <w:tcW w:w="1870" w:type="dxa"/>
            <w:vAlign w:val="center"/>
          </w:tcPr>
          <w:p w14:paraId="5F38A1A3"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1.117</w:t>
            </w:r>
          </w:p>
        </w:tc>
      </w:tr>
      <w:tr w:rsidR="00547A5B" w:rsidRPr="003011B4" w14:paraId="235FEAF9" w14:textId="77777777" w:rsidTr="00244B59">
        <w:trPr>
          <w:jc w:val="center"/>
        </w:trPr>
        <w:tc>
          <w:tcPr>
            <w:tcW w:w="1870" w:type="dxa"/>
            <w:vAlign w:val="center"/>
          </w:tcPr>
          <w:p w14:paraId="322956B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23k</w:t>
            </w:r>
          </w:p>
        </w:tc>
        <w:tc>
          <w:tcPr>
            <w:tcW w:w="1870" w:type="dxa"/>
            <w:vAlign w:val="center"/>
          </w:tcPr>
          <w:p w14:paraId="76F17716" w14:textId="626AB0B0"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0.035–0.043</w:t>
            </w:r>
          </w:p>
        </w:tc>
        <w:tc>
          <w:tcPr>
            <w:tcW w:w="1870" w:type="dxa"/>
            <w:vAlign w:val="center"/>
          </w:tcPr>
          <w:p w14:paraId="28726C72" w14:textId="0792D81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0.054</w:t>
            </w:r>
          </w:p>
        </w:tc>
        <w:tc>
          <w:tcPr>
            <w:tcW w:w="1870" w:type="dxa"/>
            <w:vAlign w:val="center"/>
          </w:tcPr>
          <w:p w14:paraId="48B7292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0.863</w:t>
            </w:r>
          </w:p>
        </w:tc>
        <w:tc>
          <w:tcPr>
            <w:tcW w:w="1870" w:type="dxa"/>
            <w:vAlign w:val="center"/>
          </w:tcPr>
          <w:p w14:paraId="35B2B1E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1.097</w:t>
            </w:r>
          </w:p>
        </w:tc>
      </w:tr>
      <w:tr w:rsidR="00547A5B" w:rsidRPr="003011B4" w14:paraId="742BADF6" w14:textId="77777777" w:rsidTr="00244B59">
        <w:trPr>
          <w:jc w:val="center"/>
        </w:trPr>
        <w:tc>
          <w:tcPr>
            <w:tcW w:w="1870" w:type="dxa"/>
            <w:vAlign w:val="center"/>
          </w:tcPr>
          <w:p w14:paraId="31C61632"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24k</w:t>
            </w:r>
          </w:p>
        </w:tc>
        <w:tc>
          <w:tcPr>
            <w:tcW w:w="1870" w:type="dxa"/>
            <w:vAlign w:val="center"/>
          </w:tcPr>
          <w:p w14:paraId="174E376F" w14:textId="32092AAD"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0.051–0.057</w:t>
            </w:r>
          </w:p>
        </w:tc>
        <w:tc>
          <w:tcPr>
            <w:tcW w:w="1870" w:type="dxa"/>
            <w:vAlign w:val="center"/>
          </w:tcPr>
          <w:p w14:paraId="2EB16ACD" w14:textId="27788CE6"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0.043</w:t>
            </w:r>
          </w:p>
        </w:tc>
        <w:tc>
          <w:tcPr>
            <w:tcW w:w="1870" w:type="dxa"/>
            <w:vAlign w:val="center"/>
          </w:tcPr>
          <w:p w14:paraId="675B0D44"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0.864</w:t>
            </w:r>
          </w:p>
        </w:tc>
        <w:tc>
          <w:tcPr>
            <w:tcW w:w="1870" w:type="dxa"/>
            <w:vAlign w:val="center"/>
          </w:tcPr>
          <w:p w14:paraId="2B18DEE4"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1.083</w:t>
            </w:r>
          </w:p>
        </w:tc>
      </w:tr>
      <w:tr w:rsidR="00547A5B" w:rsidRPr="003011B4" w14:paraId="226E385A" w14:textId="77777777" w:rsidTr="00244B59">
        <w:trPr>
          <w:jc w:val="center"/>
        </w:trPr>
        <w:tc>
          <w:tcPr>
            <w:tcW w:w="1870" w:type="dxa"/>
            <w:vAlign w:val="center"/>
          </w:tcPr>
          <w:p w14:paraId="4ABDAE1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25k</w:t>
            </w:r>
          </w:p>
        </w:tc>
        <w:tc>
          <w:tcPr>
            <w:tcW w:w="1870" w:type="dxa"/>
            <w:vAlign w:val="center"/>
          </w:tcPr>
          <w:p w14:paraId="69CCFF79" w14:textId="24B7076A"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0.031–0.079</w:t>
            </w:r>
          </w:p>
        </w:tc>
        <w:tc>
          <w:tcPr>
            <w:tcW w:w="1870" w:type="dxa"/>
            <w:vAlign w:val="center"/>
          </w:tcPr>
          <w:p w14:paraId="7871B19A" w14:textId="56C2234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0.055</w:t>
            </w:r>
          </w:p>
        </w:tc>
        <w:tc>
          <w:tcPr>
            <w:tcW w:w="1870" w:type="dxa"/>
            <w:vAlign w:val="center"/>
          </w:tcPr>
          <w:p w14:paraId="3CB74952"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0.860</w:t>
            </w:r>
          </w:p>
        </w:tc>
        <w:tc>
          <w:tcPr>
            <w:tcW w:w="1870" w:type="dxa"/>
            <w:vAlign w:val="center"/>
          </w:tcPr>
          <w:p w14:paraId="5E84A9A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1.109</w:t>
            </w:r>
          </w:p>
        </w:tc>
      </w:tr>
      <w:tr w:rsidR="00547A5B" w:rsidRPr="003011B4" w14:paraId="45CFC6F1" w14:textId="77777777" w:rsidTr="00244B59">
        <w:trPr>
          <w:jc w:val="center"/>
        </w:trPr>
        <w:tc>
          <w:tcPr>
            <w:tcW w:w="1870" w:type="dxa"/>
            <w:vAlign w:val="center"/>
          </w:tcPr>
          <w:p w14:paraId="79749AC0"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26k</w:t>
            </w:r>
          </w:p>
        </w:tc>
        <w:tc>
          <w:tcPr>
            <w:tcW w:w="1870" w:type="dxa"/>
            <w:vAlign w:val="center"/>
          </w:tcPr>
          <w:p w14:paraId="0961B196" w14:textId="639746EB"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0.046–0.056</w:t>
            </w:r>
          </w:p>
        </w:tc>
        <w:tc>
          <w:tcPr>
            <w:tcW w:w="1870" w:type="dxa"/>
            <w:vAlign w:val="center"/>
          </w:tcPr>
          <w:p w14:paraId="03E68876" w14:textId="70D03ED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0.032</w:t>
            </w:r>
          </w:p>
        </w:tc>
        <w:tc>
          <w:tcPr>
            <w:tcW w:w="1870" w:type="dxa"/>
            <w:vAlign w:val="center"/>
          </w:tcPr>
          <w:p w14:paraId="3E0DB67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0.859</w:t>
            </w:r>
          </w:p>
        </w:tc>
        <w:tc>
          <w:tcPr>
            <w:tcW w:w="1870" w:type="dxa"/>
            <w:vAlign w:val="center"/>
          </w:tcPr>
          <w:p w14:paraId="2F1EA5E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1.060</w:t>
            </w:r>
          </w:p>
        </w:tc>
      </w:tr>
      <w:tr w:rsidR="00547A5B" w:rsidRPr="003011B4" w14:paraId="5FDF6558" w14:textId="77777777" w:rsidTr="00244B59">
        <w:trPr>
          <w:jc w:val="center"/>
        </w:trPr>
        <w:tc>
          <w:tcPr>
            <w:tcW w:w="1870" w:type="dxa"/>
            <w:vAlign w:val="center"/>
          </w:tcPr>
          <w:p w14:paraId="4F0FE996"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27k</w:t>
            </w:r>
          </w:p>
        </w:tc>
        <w:tc>
          <w:tcPr>
            <w:tcW w:w="1870" w:type="dxa"/>
            <w:vAlign w:val="center"/>
          </w:tcPr>
          <w:p w14:paraId="3080F7C2" w14:textId="1CA43BCF"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0.052–0.054</w:t>
            </w:r>
          </w:p>
        </w:tc>
        <w:tc>
          <w:tcPr>
            <w:tcW w:w="1870" w:type="dxa"/>
            <w:vAlign w:val="center"/>
          </w:tcPr>
          <w:p w14:paraId="5EADA644" w14:textId="0006EAF0"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0.037</w:t>
            </w:r>
          </w:p>
        </w:tc>
        <w:tc>
          <w:tcPr>
            <w:tcW w:w="1870" w:type="dxa"/>
            <w:vAlign w:val="center"/>
          </w:tcPr>
          <w:p w14:paraId="46D061E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0.855</w:t>
            </w:r>
          </w:p>
        </w:tc>
        <w:tc>
          <w:tcPr>
            <w:tcW w:w="1870" w:type="dxa"/>
            <w:vAlign w:val="center"/>
          </w:tcPr>
          <w:p w14:paraId="4348EE0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1.060</w:t>
            </w:r>
          </w:p>
        </w:tc>
      </w:tr>
      <w:tr w:rsidR="00547A5B" w:rsidRPr="003011B4" w14:paraId="4476F092" w14:textId="77777777" w:rsidTr="00244B59">
        <w:trPr>
          <w:jc w:val="center"/>
        </w:trPr>
        <w:tc>
          <w:tcPr>
            <w:tcW w:w="1870" w:type="dxa"/>
            <w:vAlign w:val="center"/>
          </w:tcPr>
          <w:p w14:paraId="183FB7A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28k</w:t>
            </w:r>
          </w:p>
        </w:tc>
        <w:tc>
          <w:tcPr>
            <w:tcW w:w="1870" w:type="dxa"/>
            <w:vAlign w:val="center"/>
          </w:tcPr>
          <w:p w14:paraId="5F75AE4D" w14:textId="3B92E91D"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0.015–0.055</w:t>
            </w:r>
          </w:p>
        </w:tc>
        <w:tc>
          <w:tcPr>
            <w:tcW w:w="1870" w:type="dxa"/>
            <w:vAlign w:val="center"/>
          </w:tcPr>
          <w:p w14:paraId="40ACACFE" w14:textId="246FBB5A"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0.051</w:t>
            </w:r>
          </w:p>
        </w:tc>
        <w:tc>
          <w:tcPr>
            <w:tcW w:w="1870" w:type="dxa"/>
            <w:vAlign w:val="center"/>
          </w:tcPr>
          <w:p w14:paraId="3B75712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0.834</w:t>
            </w:r>
          </w:p>
        </w:tc>
        <w:tc>
          <w:tcPr>
            <w:tcW w:w="1870" w:type="dxa"/>
            <w:vAlign w:val="center"/>
          </w:tcPr>
          <w:p w14:paraId="2381C533"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1.046</w:t>
            </w:r>
          </w:p>
        </w:tc>
      </w:tr>
      <w:tr w:rsidR="00547A5B" w:rsidRPr="003011B4" w14:paraId="617568F1" w14:textId="77777777" w:rsidTr="00244B59">
        <w:trPr>
          <w:jc w:val="center"/>
        </w:trPr>
        <w:tc>
          <w:tcPr>
            <w:tcW w:w="1870" w:type="dxa"/>
            <w:vAlign w:val="center"/>
          </w:tcPr>
          <w:p w14:paraId="21F7EFF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29k</w:t>
            </w:r>
          </w:p>
        </w:tc>
        <w:tc>
          <w:tcPr>
            <w:tcW w:w="1870" w:type="dxa"/>
            <w:vAlign w:val="center"/>
          </w:tcPr>
          <w:p w14:paraId="3FBE029E" w14:textId="3D88939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0.013–0.036</w:t>
            </w:r>
          </w:p>
        </w:tc>
        <w:tc>
          <w:tcPr>
            <w:tcW w:w="1870" w:type="dxa"/>
            <w:vAlign w:val="center"/>
          </w:tcPr>
          <w:p w14:paraId="77773519" w14:textId="6D732E15"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0.048</w:t>
            </w:r>
          </w:p>
        </w:tc>
        <w:tc>
          <w:tcPr>
            <w:tcW w:w="1870" w:type="dxa"/>
            <w:vAlign w:val="center"/>
          </w:tcPr>
          <w:p w14:paraId="333CE7C9"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0.833</w:t>
            </w:r>
          </w:p>
        </w:tc>
        <w:tc>
          <w:tcPr>
            <w:tcW w:w="1870" w:type="dxa"/>
            <w:vAlign w:val="center"/>
          </w:tcPr>
          <w:p w14:paraId="4294CC7B"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1.040</w:t>
            </w:r>
          </w:p>
        </w:tc>
      </w:tr>
      <w:tr w:rsidR="00547A5B" w:rsidRPr="003011B4" w14:paraId="715D0271" w14:textId="77777777" w:rsidTr="00244B59">
        <w:trPr>
          <w:jc w:val="center"/>
        </w:trPr>
        <w:tc>
          <w:tcPr>
            <w:tcW w:w="1870" w:type="dxa"/>
            <w:vAlign w:val="center"/>
          </w:tcPr>
          <w:p w14:paraId="7047D2B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30k</w:t>
            </w:r>
          </w:p>
        </w:tc>
        <w:tc>
          <w:tcPr>
            <w:tcW w:w="1870" w:type="dxa"/>
            <w:vAlign w:val="center"/>
          </w:tcPr>
          <w:p w14:paraId="0E6BCFA3" w14:textId="0E05CE89"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0.015</w:t>
            </w:r>
          </w:p>
        </w:tc>
        <w:tc>
          <w:tcPr>
            <w:tcW w:w="1870" w:type="dxa"/>
            <w:vAlign w:val="center"/>
          </w:tcPr>
          <w:p w14:paraId="59095E2E" w14:textId="76BBC08E"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0.048</w:t>
            </w:r>
          </w:p>
        </w:tc>
        <w:tc>
          <w:tcPr>
            <w:tcW w:w="1870" w:type="dxa"/>
            <w:vAlign w:val="center"/>
          </w:tcPr>
          <w:p w14:paraId="576EECDE"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0.822</w:t>
            </w:r>
          </w:p>
        </w:tc>
        <w:tc>
          <w:tcPr>
            <w:tcW w:w="1870" w:type="dxa"/>
            <w:vAlign w:val="center"/>
          </w:tcPr>
          <w:p w14:paraId="5581D88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1.086</w:t>
            </w:r>
          </w:p>
        </w:tc>
      </w:tr>
    </w:tbl>
    <w:p w14:paraId="1E9D9571" w14:textId="18FC73F0" w:rsidR="000403AE" w:rsidRPr="002F282D" w:rsidRDefault="002F282D" w:rsidP="00694EAC">
      <w:pPr>
        <w:pStyle w:val="Heading3"/>
        <w:rPr>
          <w:rFonts w:ascii="Times New Roman" w:hAnsi="Times New Roman" w:cs="Times New Roman"/>
          <w:b/>
          <w:bCs/>
          <w:color w:val="auto"/>
          <w:sz w:val="22"/>
          <w:szCs w:val="22"/>
        </w:rPr>
      </w:pPr>
      <w:r w:rsidRPr="002F282D">
        <w:rPr>
          <w:rFonts w:ascii="Times New Roman" w:hAnsi="Times New Roman" w:cs="Times New Roman"/>
          <w:b/>
          <w:bCs/>
          <w:color w:val="auto"/>
          <w:sz w:val="22"/>
          <w:szCs w:val="22"/>
        </w:rPr>
        <w:t>7.3.3</w:t>
      </w:r>
      <w:r w:rsidR="000403AE" w:rsidRPr="002F282D">
        <w:rPr>
          <w:rFonts w:ascii="Times New Roman" w:hAnsi="Times New Roman" w:cs="Times New Roman"/>
          <w:b/>
          <w:bCs/>
          <w:color w:val="auto"/>
          <w:sz w:val="22"/>
          <w:szCs w:val="22"/>
        </w:rPr>
        <w:t xml:space="preserve"> General Comparison</w:t>
      </w:r>
    </w:p>
    <w:p w14:paraId="1DF829D0" w14:textId="1105A54A" w:rsidR="00B61162" w:rsidRPr="003011B4" w:rsidRDefault="00B61162" w:rsidP="00547A5B">
      <w:pPr>
        <w:rPr>
          <w:rFonts w:ascii="Times New Roman" w:hAnsi="Times New Roman" w:cs="Times New Roman"/>
          <w:sz w:val="22"/>
          <w:szCs w:val="22"/>
        </w:rPr>
      </w:pPr>
      <w:r w:rsidRPr="003011B4">
        <w:rPr>
          <w:rFonts w:ascii="Times New Roman" w:hAnsi="Times New Roman" w:cs="Times New Roman"/>
          <w:sz w:val="22"/>
          <w:szCs w:val="22"/>
        </w:rPr>
        <w:t xml:space="preserve">Table </w:t>
      </w:r>
      <w:r w:rsidR="002D7610" w:rsidRPr="003011B4">
        <w:rPr>
          <w:rFonts w:ascii="Times New Roman" w:hAnsi="Times New Roman" w:cs="Times New Roman"/>
          <w:sz w:val="22"/>
          <w:szCs w:val="22"/>
        </w:rPr>
        <w:t>6</w:t>
      </w:r>
      <w:r w:rsidRPr="003011B4">
        <w:rPr>
          <w:rFonts w:ascii="Times New Roman" w:hAnsi="Times New Roman" w:cs="Times New Roman"/>
          <w:sz w:val="22"/>
          <w:szCs w:val="22"/>
        </w:rPr>
        <w:t xml:space="preserve"> further shows a comparison of the two models </w:t>
      </w:r>
      <w:r w:rsidR="00750697" w:rsidRPr="003011B4">
        <w:rPr>
          <w:rFonts w:ascii="Times New Roman" w:hAnsi="Times New Roman" w:cs="Times New Roman"/>
          <w:sz w:val="22"/>
          <w:szCs w:val="22"/>
        </w:rPr>
        <w:t>in terms</w:t>
      </w:r>
      <w:r w:rsidRPr="003011B4">
        <w:rPr>
          <w:rFonts w:ascii="Times New Roman" w:hAnsi="Times New Roman" w:cs="Times New Roman"/>
          <w:sz w:val="22"/>
          <w:szCs w:val="22"/>
        </w:rPr>
        <w:t xml:space="preserve"> of the dataset utilized, the global steps at which speech first emerge, the generator loss obtained at 27K global steps etc.</w:t>
      </w:r>
    </w:p>
    <w:p w14:paraId="0FAF02D9" w14:textId="39ABEF37" w:rsidR="00547A5B" w:rsidRPr="003011B4" w:rsidRDefault="00547A5B" w:rsidP="00547A5B">
      <w:pPr>
        <w:rPr>
          <w:rFonts w:ascii="Times New Roman" w:hAnsi="Times New Roman" w:cs="Times New Roman"/>
          <w:sz w:val="22"/>
          <w:szCs w:val="22"/>
        </w:rPr>
      </w:pPr>
      <w:r w:rsidRPr="003011B4">
        <w:rPr>
          <w:rFonts w:ascii="Times New Roman" w:hAnsi="Times New Roman" w:cs="Times New Roman"/>
          <w:b/>
          <w:bCs/>
          <w:sz w:val="22"/>
          <w:szCs w:val="22"/>
        </w:rPr>
        <w:t xml:space="preserve">Table </w:t>
      </w:r>
      <w:r w:rsidR="002D7610" w:rsidRPr="003011B4">
        <w:rPr>
          <w:rFonts w:ascii="Times New Roman" w:hAnsi="Times New Roman" w:cs="Times New Roman"/>
          <w:b/>
          <w:bCs/>
          <w:sz w:val="22"/>
          <w:szCs w:val="22"/>
        </w:rPr>
        <w:t>6</w:t>
      </w:r>
      <w:r w:rsidRPr="003011B4">
        <w:rPr>
          <w:rFonts w:ascii="Times New Roman" w:hAnsi="Times New Roman" w:cs="Times New Roman"/>
          <w:b/>
          <w:bCs/>
          <w:sz w:val="22"/>
          <w:szCs w:val="22"/>
        </w:rPr>
        <w:t>:</w:t>
      </w:r>
      <w:r w:rsidRPr="003011B4">
        <w:rPr>
          <w:rFonts w:ascii="Times New Roman" w:hAnsi="Times New Roman" w:cs="Times New Roman"/>
          <w:sz w:val="22"/>
          <w:szCs w:val="22"/>
        </w:rPr>
        <w:t xml:space="preserve"> Comparison of results</w:t>
      </w:r>
    </w:p>
    <w:tbl>
      <w:tblPr>
        <w:tblStyle w:val="TableGrid"/>
        <w:tblW w:w="5000" w:type="pct"/>
        <w:jc w:val="center"/>
        <w:tblLook w:val="04A0" w:firstRow="1" w:lastRow="0" w:firstColumn="1" w:lastColumn="0" w:noHBand="0" w:noVBand="1"/>
      </w:tblPr>
      <w:tblGrid>
        <w:gridCol w:w="3183"/>
        <w:gridCol w:w="3123"/>
        <w:gridCol w:w="3044"/>
      </w:tblGrid>
      <w:tr w:rsidR="0002119F" w:rsidRPr="003011B4" w14:paraId="2C7A9134" w14:textId="77777777" w:rsidTr="00244B59">
        <w:trPr>
          <w:jc w:val="center"/>
        </w:trPr>
        <w:tc>
          <w:tcPr>
            <w:tcW w:w="1702" w:type="pct"/>
            <w:vAlign w:val="center"/>
          </w:tcPr>
          <w:p w14:paraId="480CFA06" w14:textId="77777777" w:rsidR="0002119F" w:rsidRPr="003011B4" w:rsidRDefault="0002119F" w:rsidP="008F7F37">
            <w:pPr>
              <w:rPr>
                <w:rFonts w:ascii="Times New Roman" w:hAnsi="Times New Roman" w:cs="Times New Roman"/>
                <w:sz w:val="22"/>
                <w:szCs w:val="22"/>
              </w:rPr>
            </w:pPr>
            <w:r w:rsidRPr="003011B4">
              <w:rPr>
                <w:rStyle w:val="Strong"/>
                <w:rFonts w:ascii="Times New Roman" w:hAnsi="Times New Roman" w:cs="Times New Roman"/>
                <w:sz w:val="22"/>
                <w:szCs w:val="22"/>
              </w:rPr>
              <w:t>Aspect</w:t>
            </w:r>
          </w:p>
        </w:tc>
        <w:tc>
          <w:tcPr>
            <w:tcW w:w="1670" w:type="pct"/>
            <w:vAlign w:val="center"/>
          </w:tcPr>
          <w:p w14:paraId="34E0A50D" w14:textId="77777777" w:rsidR="0002119F" w:rsidRPr="003011B4" w:rsidRDefault="0002119F" w:rsidP="008F7F37">
            <w:pPr>
              <w:rPr>
                <w:rFonts w:ascii="Times New Roman" w:hAnsi="Times New Roman" w:cs="Times New Roman"/>
                <w:sz w:val="22"/>
                <w:szCs w:val="22"/>
              </w:rPr>
            </w:pPr>
            <w:r w:rsidRPr="003011B4">
              <w:rPr>
                <w:rStyle w:val="Strong"/>
                <w:rFonts w:ascii="Times New Roman" w:hAnsi="Times New Roman" w:cs="Times New Roman"/>
                <w:sz w:val="22"/>
                <w:szCs w:val="22"/>
              </w:rPr>
              <w:t>MelSpec + Audio (GC</w:t>
            </w:r>
            <w:r w:rsidRPr="003011B4">
              <w:rPr>
                <w:rStyle w:val="Strong"/>
                <w:rFonts w:ascii="Times New Roman" w:hAnsi="Times New Roman" w:cs="Times New Roman"/>
                <w:sz w:val="22"/>
                <w:szCs w:val="22"/>
              </w:rPr>
              <w:noBreakHyphen/>
              <w:t>ENYOR)</w:t>
            </w:r>
          </w:p>
        </w:tc>
        <w:tc>
          <w:tcPr>
            <w:tcW w:w="1628" w:type="pct"/>
            <w:vAlign w:val="center"/>
          </w:tcPr>
          <w:p w14:paraId="2928BAA4" w14:textId="28712032" w:rsidR="0002119F" w:rsidRPr="00EC11DA" w:rsidRDefault="0002119F" w:rsidP="008F7F37">
            <w:pPr>
              <w:rPr>
                <w:rFonts w:ascii="Times New Roman" w:hAnsi="Times New Roman" w:cs="Times New Roman"/>
                <w:sz w:val="22"/>
                <w:szCs w:val="22"/>
              </w:rPr>
            </w:pPr>
            <w:r w:rsidRPr="00EC11DA">
              <w:rPr>
                <w:rStyle w:val="Strong"/>
                <w:rFonts w:ascii="Times New Roman" w:hAnsi="Times New Roman" w:cs="Times New Roman"/>
                <w:sz w:val="22"/>
                <w:szCs w:val="22"/>
              </w:rPr>
              <w:t>Unit HiFi</w:t>
            </w:r>
            <w:r w:rsidRPr="00EC11DA">
              <w:rPr>
                <w:rStyle w:val="Strong"/>
                <w:rFonts w:ascii="Times New Roman" w:hAnsi="Times New Roman" w:cs="Times New Roman"/>
                <w:sz w:val="22"/>
                <w:szCs w:val="22"/>
              </w:rPr>
              <w:noBreakHyphen/>
              <w:t>GAN (</w:t>
            </w:r>
            <w:r w:rsidR="00EC11DA" w:rsidRPr="00EC11DA">
              <w:rPr>
                <w:rStyle w:val="Strong"/>
                <w:rFonts w:ascii="Times New Roman" w:hAnsi="Times New Roman" w:cs="Times New Roman"/>
                <w:sz w:val="22"/>
                <w:szCs w:val="22"/>
              </w:rPr>
              <w:t>H</w:t>
            </w:r>
            <w:r w:rsidR="00EC11DA" w:rsidRPr="00EC11DA">
              <w:rPr>
                <w:rStyle w:val="Strong"/>
                <w:rFonts w:ascii="Times New Roman" w:hAnsi="Times New Roman" w:cs="Times New Roman"/>
              </w:rPr>
              <w:t xml:space="preserve">uBERT </w:t>
            </w:r>
            <w:r w:rsidRPr="00EC11DA">
              <w:rPr>
                <w:rStyle w:val="Strong"/>
                <w:rFonts w:ascii="Times New Roman" w:hAnsi="Times New Roman" w:cs="Times New Roman"/>
                <w:sz w:val="22"/>
                <w:szCs w:val="22"/>
              </w:rPr>
              <w:t>Discrete + Audio)</w:t>
            </w:r>
          </w:p>
        </w:tc>
      </w:tr>
      <w:tr w:rsidR="0002119F" w:rsidRPr="003011B4" w14:paraId="3563D238" w14:textId="77777777" w:rsidTr="00244B59">
        <w:trPr>
          <w:jc w:val="center"/>
        </w:trPr>
        <w:tc>
          <w:tcPr>
            <w:tcW w:w="1702" w:type="pct"/>
            <w:vAlign w:val="center"/>
          </w:tcPr>
          <w:p w14:paraId="75213780"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Dataset</w:t>
            </w:r>
          </w:p>
        </w:tc>
        <w:tc>
          <w:tcPr>
            <w:tcW w:w="1670" w:type="pct"/>
            <w:vAlign w:val="center"/>
          </w:tcPr>
          <w:p w14:paraId="165B31DF"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Same 1000 audios (900 train, 100 val)</w:t>
            </w:r>
          </w:p>
        </w:tc>
        <w:tc>
          <w:tcPr>
            <w:tcW w:w="1628" w:type="pct"/>
            <w:vAlign w:val="center"/>
          </w:tcPr>
          <w:p w14:paraId="439501F7"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Same 1000 audios (900 train, 100 val)</w:t>
            </w:r>
          </w:p>
        </w:tc>
      </w:tr>
      <w:tr w:rsidR="0002119F" w:rsidRPr="003011B4" w14:paraId="13B1B6AB" w14:textId="77777777" w:rsidTr="00244B59">
        <w:trPr>
          <w:jc w:val="center"/>
        </w:trPr>
        <w:tc>
          <w:tcPr>
            <w:tcW w:w="1702" w:type="pct"/>
            <w:vAlign w:val="center"/>
          </w:tcPr>
          <w:p w14:paraId="518479DF"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Speech Emergence</w:t>
            </w:r>
          </w:p>
        </w:tc>
        <w:tc>
          <w:tcPr>
            <w:tcW w:w="1670" w:type="pct"/>
            <w:vAlign w:val="center"/>
          </w:tcPr>
          <w:p w14:paraId="62443D72"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~11k steps (speech audible, but muffled)</w:t>
            </w:r>
          </w:p>
        </w:tc>
        <w:tc>
          <w:tcPr>
            <w:tcW w:w="1628" w:type="pct"/>
            <w:vAlign w:val="center"/>
          </w:tcPr>
          <w:p w14:paraId="6EF62BA8"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~14k steps (speech audible, clearer)</w:t>
            </w:r>
          </w:p>
        </w:tc>
      </w:tr>
      <w:tr w:rsidR="0002119F" w:rsidRPr="003011B4" w14:paraId="2EFF4740" w14:textId="77777777" w:rsidTr="00244B59">
        <w:trPr>
          <w:jc w:val="center"/>
        </w:trPr>
        <w:tc>
          <w:tcPr>
            <w:tcW w:w="1702" w:type="pct"/>
            <w:vAlign w:val="center"/>
          </w:tcPr>
          <w:p w14:paraId="23B98155"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Clarity Progression</w:t>
            </w:r>
          </w:p>
        </w:tc>
        <w:tc>
          <w:tcPr>
            <w:tcW w:w="1670" w:type="pct"/>
            <w:vAlign w:val="center"/>
          </w:tcPr>
          <w:p w14:paraId="1EA37119"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Plateau around 35k, faint background noise, little improvement</w:t>
            </w:r>
          </w:p>
        </w:tc>
        <w:tc>
          <w:tcPr>
            <w:tcW w:w="1628" w:type="pct"/>
            <w:vAlign w:val="center"/>
          </w:tcPr>
          <w:p w14:paraId="7F36900A"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Still improving at 32k, clarity increasing</w:t>
            </w:r>
          </w:p>
        </w:tc>
      </w:tr>
      <w:tr w:rsidR="0002119F" w:rsidRPr="003011B4" w14:paraId="622BBD66" w14:textId="77777777" w:rsidTr="00244B59">
        <w:trPr>
          <w:jc w:val="center"/>
        </w:trPr>
        <w:tc>
          <w:tcPr>
            <w:tcW w:w="1702" w:type="pct"/>
            <w:vAlign w:val="center"/>
          </w:tcPr>
          <w:p w14:paraId="125D1DD2"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Training Stability</w:t>
            </w:r>
          </w:p>
        </w:tc>
        <w:tc>
          <w:tcPr>
            <w:tcW w:w="1670" w:type="pct"/>
            <w:vAlign w:val="center"/>
          </w:tcPr>
          <w:p w14:paraId="194DC447"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Loss spike at ~28k (catastrophic, required reset)</w:t>
            </w:r>
          </w:p>
        </w:tc>
        <w:tc>
          <w:tcPr>
            <w:tcW w:w="1628" w:type="pct"/>
            <w:vAlign w:val="center"/>
          </w:tcPr>
          <w:p w14:paraId="576F9A1A"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Stable, no catastrophic spikes</w:t>
            </w:r>
          </w:p>
        </w:tc>
      </w:tr>
      <w:tr w:rsidR="0002119F" w:rsidRPr="003011B4" w14:paraId="36517B36" w14:textId="77777777" w:rsidTr="00244B59">
        <w:trPr>
          <w:jc w:val="center"/>
        </w:trPr>
        <w:tc>
          <w:tcPr>
            <w:tcW w:w="1702" w:type="pct"/>
            <w:vAlign w:val="center"/>
          </w:tcPr>
          <w:p w14:paraId="430DE42C"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Generator Loss Trend</w:t>
            </w:r>
          </w:p>
        </w:tc>
        <w:tc>
          <w:tcPr>
            <w:tcW w:w="1670" w:type="pct"/>
            <w:vAlign w:val="center"/>
          </w:tcPr>
          <w:p w14:paraId="06F737F7" w14:textId="462F98F5"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Dropped to around 20 at 27K steps</w:t>
            </w:r>
          </w:p>
        </w:tc>
        <w:tc>
          <w:tcPr>
            <w:tcW w:w="1628" w:type="pct"/>
            <w:vAlign w:val="center"/>
          </w:tcPr>
          <w:p w14:paraId="552AB940" w14:textId="11AAEC71"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Gradual decline to about 56.30 at 27K steps</w:t>
            </w:r>
          </w:p>
        </w:tc>
      </w:tr>
      <w:tr w:rsidR="0002119F" w:rsidRPr="003011B4" w14:paraId="18F70F6B" w14:textId="77777777" w:rsidTr="00244B59">
        <w:trPr>
          <w:jc w:val="center"/>
        </w:trPr>
        <w:tc>
          <w:tcPr>
            <w:tcW w:w="1702" w:type="pct"/>
            <w:vAlign w:val="center"/>
          </w:tcPr>
          <w:p w14:paraId="6EF091B1"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lastRenderedPageBreak/>
              <w:t>Phonetic Accuracy</w:t>
            </w:r>
          </w:p>
        </w:tc>
        <w:tc>
          <w:tcPr>
            <w:tcW w:w="1670" w:type="pct"/>
            <w:vAlign w:val="center"/>
          </w:tcPr>
          <w:p w14:paraId="1E1233A8"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Captures prosody, but muffled clarity</w:t>
            </w:r>
          </w:p>
        </w:tc>
        <w:tc>
          <w:tcPr>
            <w:tcW w:w="1628" w:type="pct"/>
            <w:vAlign w:val="center"/>
          </w:tcPr>
          <w:p w14:paraId="3B546D5A"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Better phonetic precision, clearer articulation</w:t>
            </w:r>
          </w:p>
        </w:tc>
      </w:tr>
      <w:tr w:rsidR="0002119F" w:rsidRPr="003011B4" w14:paraId="35947913" w14:textId="77777777" w:rsidTr="00244B59">
        <w:trPr>
          <w:jc w:val="center"/>
        </w:trPr>
        <w:tc>
          <w:tcPr>
            <w:tcW w:w="1702" w:type="pct"/>
            <w:vAlign w:val="center"/>
          </w:tcPr>
          <w:p w14:paraId="591740F4"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Naturalness</w:t>
            </w:r>
          </w:p>
        </w:tc>
        <w:tc>
          <w:tcPr>
            <w:tcW w:w="1670" w:type="pct"/>
            <w:vAlign w:val="center"/>
          </w:tcPr>
          <w:p w14:paraId="6C23BC9C"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Richer timbre, but noisy</w:t>
            </w:r>
          </w:p>
        </w:tc>
        <w:tc>
          <w:tcPr>
            <w:tcW w:w="1628" w:type="pct"/>
            <w:vAlign w:val="center"/>
          </w:tcPr>
          <w:p w14:paraId="3207A30F"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Cleaner phonetics, slightly robotic timbre</w:t>
            </w:r>
          </w:p>
        </w:tc>
      </w:tr>
      <w:tr w:rsidR="0002119F" w:rsidRPr="003011B4" w14:paraId="39E4FEDB" w14:textId="77777777" w:rsidTr="00244B59">
        <w:trPr>
          <w:jc w:val="center"/>
        </w:trPr>
        <w:tc>
          <w:tcPr>
            <w:tcW w:w="1702" w:type="pct"/>
            <w:vAlign w:val="center"/>
          </w:tcPr>
          <w:p w14:paraId="1BF5916A"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Noise/Artifacts</w:t>
            </w:r>
          </w:p>
        </w:tc>
        <w:tc>
          <w:tcPr>
            <w:tcW w:w="1670" w:type="pct"/>
            <w:vAlign w:val="center"/>
          </w:tcPr>
          <w:p w14:paraId="36D85C3C"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Faint background noise persisted</w:t>
            </w:r>
          </w:p>
        </w:tc>
        <w:tc>
          <w:tcPr>
            <w:tcW w:w="1628" w:type="pct"/>
            <w:vAlign w:val="center"/>
          </w:tcPr>
          <w:p w14:paraId="255743A3" w14:textId="77777777" w:rsidR="0002119F" w:rsidRPr="003011B4" w:rsidRDefault="0002119F" w:rsidP="008F7F37">
            <w:pPr>
              <w:rPr>
                <w:rFonts w:ascii="Times New Roman" w:hAnsi="Times New Roman" w:cs="Times New Roman"/>
                <w:sz w:val="22"/>
                <w:szCs w:val="22"/>
              </w:rPr>
            </w:pPr>
            <w:r w:rsidRPr="003011B4">
              <w:rPr>
                <w:rFonts w:ascii="Times New Roman" w:hAnsi="Times New Roman" w:cs="Times New Roman"/>
                <w:sz w:val="22"/>
                <w:szCs w:val="22"/>
              </w:rPr>
              <w:t>Less noise, but unit resolution affects smoothness</w:t>
            </w:r>
          </w:p>
        </w:tc>
      </w:tr>
    </w:tbl>
    <w:p w14:paraId="2111E5C9" w14:textId="77777777" w:rsidR="00547A5B" w:rsidRPr="003011B4" w:rsidRDefault="00547A5B" w:rsidP="00547A5B">
      <w:pPr>
        <w:rPr>
          <w:rFonts w:ascii="Times New Roman" w:hAnsi="Times New Roman" w:cs="Times New Roman"/>
          <w:sz w:val="22"/>
          <w:szCs w:val="22"/>
        </w:rPr>
      </w:pPr>
    </w:p>
    <w:p w14:paraId="5E229FBA" w14:textId="65A5F962" w:rsidR="00694EAC" w:rsidRPr="00B907DA" w:rsidRDefault="00B907DA" w:rsidP="00694EAC">
      <w:pPr>
        <w:pStyle w:val="Heading3"/>
        <w:rPr>
          <w:rFonts w:ascii="Times New Roman" w:hAnsi="Times New Roman" w:cs="Times New Roman"/>
          <w:b/>
          <w:bCs/>
          <w:color w:val="auto"/>
          <w:sz w:val="22"/>
          <w:szCs w:val="22"/>
        </w:rPr>
      </w:pPr>
      <w:r w:rsidRPr="00B907DA">
        <w:rPr>
          <w:rFonts w:ascii="Times New Roman" w:hAnsi="Times New Roman" w:cs="Times New Roman"/>
          <w:b/>
          <w:bCs/>
          <w:color w:val="auto"/>
          <w:sz w:val="22"/>
          <w:szCs w:val="22"/>
        </w:rPr>
        <w:t>7.3.4</w:t>
      </w:r>
      <w:r w:rsidR="00694EAC" w:rsidRPr="00B907DA">
        <w:rPr>
          <w:rFonts w:ascii="Times New Roman" w:hAnsi="Times New Roman" w:cs="Times New Roman"/>
          <w:b/>
          <w:bCs/>
          <w:color w:val="auto"/>
          <w:sz w:val="22"/>
          <w:szCs w:val="22"/>
        </w:rPr>
        <w:t xml:space="preserve"> Evaluation Metrics Comparison </w:t>
      </w:r>
      <w:r w:rsidR="00BC4848">
        <w:rPr>
          <w:rFonts w:ascii="Times New Roman" w:hAnsi="Times New Roman" w:cs="Times New Roman"/>
          <w:b/>
          <w:bCs/>
          <w:color w:val="auto"/>
          <w:sz w:val="22"/>
          <w:szCs w:val="22"/>
        </w:rPr>
        <w:t xml:space="preserve">for </w:t>
      </w:r>
      <w:r w:rsidR="00227EC2">
        <w:rPr>
          <w:rFonts w:ascii="Times New Roman" w:hAnsi="Times New Roman" w:cs="Times New Roman"/>
          <w:b/>
          <w:bCs/>
          <w:color w:val="auto"/>
          <w:sz w:val="22"/>
          <w:szCs w:val="22"/>
        </w:rPr>
        <w:t>HiFi-GAN and HuBERT Unit HiFi-GAN</w:t>
      </w:r>
    </w:p>
    <w:p w14:paraId="2393F62F" w14:textId="7572CBE4" w:rsidR="007A36DA" w:rsidRPr="003011B4" w:rsidRDefault="007A36DA" w:rsidP="000B34D8">
      <w:pPr>
        <w:jc w:val="both"/>
        <w:rPr>
          <w:rFonts w:ascii="Times New Roman" w:hAnsi="Times New Roman" w:cs="Times New Roman"/>
          <w:sz w:val="22"/>
          <w:szCs w:val="22"/>
        </w:rPr>
      </w:pPr>
      <w:r w:rsidRPr="003011B4">
        <w:rPr>
          <w:rFonts w:ascii="Times New Roman" w:hAnsi="Times New Roman" w:cs="Times New Roman"/>
          <w:sz w:val="22"/>
          <w:szCs w:val="22"/>
        </w:rPr>
        <w:t xml:space="preserve">Tabe </w:t>
      </w:r>
      <w:r w:rsidR="00AB4574" w:rsidRPr="003011B4">
        <w:rPr>
          <w:rFonts w:ascii="Times New Roman" w:hAnsi="Times New Roman" w:cs="Times New Roman"/>
          <w:sz w:val="22"/>
          <w:szCs w:val="22"/>
        </w:rPr>
        <w:t>7</w:t>
      </w:r>
      <w:r w:rsidRPr="003011B4">
        <w:rPr>
          <w:rFonts w:ascii="Times New Roman" w:hAnsi="Times New Roman" w:cs="Times New Roman"/>
          <w:sz w:val="22"/>
          <w:szCs w:val="22"/>
        </w:rPr>
        <w:t xml:space="preserve"> shows further evaluation metrics such as the PESQ, STOI, and Deep Noise Suppression MOS (DNSMOS) obtained for the discrete </w:t>
      </w:r>
      <w:r w:rsidR="00331DA0" w:rsidRPr="003011B4">
        <w:rPr>
          <w:rFonts w:ascii="Times New Roman" w:hAnsi="Times New Roman" w:cs="Times New Roman"/>
          <w:sz w:val="22"/>
          <w:szCs w:val="22"/>
        </w:rPr>
        <w:t>unit-based</w:t>
      </w:r>
      <w:r w:rsidR="00371D11">
        <w:rPr>
          <w:rFonts w:ascii="Times New Roman" w:hAnsi="Times New Roman" w:cs="Times New Roman"/>
          <w:sz w:val="22"/>
          <w:szCs w:val="22"/>
        </w:rPr>
        <w:t xml:space="preserve"> HuBERT</w:t>
      </w:r>
      <w:r w:rsidRPr="003011B4">
        <w:rPr>
          <w:rFonts w:ascii="Times New Roman" w:hAnsi="Times New Roman" w:cs="Times New Roman"/>
          <w:sz w:val="22"/>
          <w:szCs w:val="22"/>
        </w:rPr>
        <w:t xml:space="preserve"> model generated audio samples in comparison to the ground</w:t>
      </w:r>
      <w:r w:rsidR="00933F3B" w:rsidRPr="003011B4">
        <w:rPr>
          <w:rFonts w:ascii="Times New Roman" w:hAnsi="Times New Roman" w:cs="Times New Roman"/>
          <w:sz w:val="22"/>
          <w:szCs w:val="22"/>
        </w:rPr>
        <w:t>-</w:t>
      </w:r>
      <w:r w:rsidRPr="003011B4">
        <w:rPr>
          <w:rFonts w:ascii="Times New Roman" w:hAnsi="Times New Roman" w:cs="Times New Roman"/>
          <w:sz w:val="22"/>
          <w:szCs w:val="22"/>
        </w:rPr>
        <w:t xml:space="preserve">truth. </w:t>
      </w:r>
      <w:r w:rsidR="00331DA0" w:rsidRPr="003011B4">
        <w:rPr>
          <w:rFonts w:ascii="Times New Roman" w:hAnsi="Times New Roman" w:cs="Times New Roman"/>
          <w:sz w:val="22"/>
          <w:szCs w:val="22"/>
        </w:rPr>
        <w:t xml:space="preserve">The result shows that the PESQ score </w:t>
      </w:r>
      <w:r w:rsidR="00FE7124" w:rsidRPr="003011B4">
        <w:rPr>
          <w:rFonts w:ascii="Times New Roman" w:hAnsi="Times New Roman" w:cs="Times New Roman"/>
          <w:sz w:val="22"/>
          <w:szCs w:val="22"/>
        </w:rPr>
        <w:t>has</w:t>
      </w:r>
      <w:r w:rsidR="00331DA0" w:rsidRPr="003011B4">
        <w:rPr>
          <w:rFonts w:ascii="Times New Roman" w:hAnsi="Times New Roman" w:cs="Times New Roman"/>
          <w:sz w:val="22"/>
          <w:szCs w:val="22"/>
        </w:rPr>
        <w:t xml:space="preserve"> poor performance across the 4 samples. However, for STOI, sample 3 has the highest score of 0.7600</w:t>
      </w:r>
      <w:r w:rsidR="00AC4873">
        <w:rPr>
          <w:rFonts w:ascii="Times New Roman" w:hAnsi="Times New Roman" w:cs="Times New Roman"/>
          <w:sz w:val="22"/>
          <w:szCs w:val="22"/>
        </w:rPr>
        <w:t>,</w:t>
      </w:r>
      <w:r w:rsidR="00331DA0" w:rsidRPr="003011B4">
        <w:rPr>
          <w:rFonts w:ascii="Times New Roman" w:hAnsi="Times New Roman" w:cs="Times New Roman"/>
          <w:sz w:val="22"/>
          <w:szCs w:val="22"/>
        </w:rPr>
        <w:t xml:space="preserve"> which implies that speech is in </w:t>
      </w:r>
      <w:r w:rsidR="00AC4873">
        <w:rPr>
          <w:rFonts w:ascii="Times New Roman" w:hAnsi="Times New Roman" w:cs="Times New Roman"/>
          <w:sz w:val="22"/>
          <w:szCs w:val="22"/>
        </w:rPr>
        <w:t xml:space="preserve">a </w:t>
      </w:r>
      <w:r w:rsidR="00331DA0" w:rsidRPr="003011B4">
        <w:rPr>
          <w:rFonts w:ascii="Times New Roman" w:hAnsi="Times New Roman" w:cs="Times New Roman"/>
          <w:sz w:val="22"/>
          <w:szCs w:val="22"/>
        </w:rPr>
        <w:t xml:space="preserve">good intelligibility zone.   The DNSMOS gave the best evaluation result where the </w:t>
      </w:r>
      <w:r w:rsidR="00A255CC" w:rsidRPr="003011B4">
        <w:rPr>
          <w:rFonts w:ascii="Times New Roman" w:hAnsi="Times New Roman" w:cs="Times New Roman"/>
          <w:sz w:val="22"/>
          <w:szCs w:val="22"/>
        </w:rPr>
        <w:t>samples generated</w:t>
      </w:r>
      <w:r w:rsidR="00331DA0" w:rsidRPr="003011B4">
        <w:rPr>
          <w:rFonts w:ascii="Times New Roman" w:hAnsi="Times New Roman" w:cs="Times New Roman"/>
          <w:sz w:val="22"/>
          <w:szCs w:val="22"/>
        </w:rPr>
        <w:t xml:space="preserve"> of 1, 3, and 4 scored higher than their reference audios. Sample 4 gave the best result with a score of 3.005651,</w:t>
      </w:r>
      <w:r w:rsidR="006C58FD" w:rsidRPr="003011B4">
        <w:rPr>
          <w:rFonts w:ascii="Times New Roman" w:hAnsi="Times New Roman" w:cs="Times New Roman"/>
          <w:sz w:val="22"/>
          <w:szCs w:val="22"/>
        </w:rPr>
        <w:t xml:space="preserve"> and</w:t>
      </w:r>
      <w:r w:rsidR="00331DA0" w:rsidRPr="003011B4">
        <w:rPr>
          <w:rFonts w:ascii="Times New Roman" w:hAnsi="Times New Roman" w:cs="Times New Roman"/>
          <w:sz w:val="22"/>
          <w:szCs w:val="22"/>
        </w:rPr>
        <w:t xml:space="preserve"> 2.671266 for the generated and reference audio samples</w:t>
      </w:r>
      <w:r w:rsidR="00AC4873">
        <w:rPr>
          <w:rFonts w:ascii="Times New Roman" w:hAnsi="Times New Roman" w:cs="Times New Roman"/>
          <w:sz w:val="22"/>
          <w:szCs w:val="22"/>
        </w:rPr>
        <w:t>,</w:t>
      </w:r>
      <w:r w:rsidR="00331DA0" w:rsidRPr="003011B4">
        <w:rPr>
          <w:rFonts w:ascii="Times New Roman" w:hAnsi="Times New Roman" w:cs="Times New Roman"/>
          <w:sz w:val="22"/>
          <w:szCs w:val="22"/>
        </w:rPr>
        <w:t xml:space="preserve"> respectively.</w:t>
      </w:r>
      <w:r w:rsidR="001972A0">
        <w:rPr>
          <w:rFonts w:ascii="Times New Roman" w:hAnsi="Times New Roman" w:cs="Times New Roman"/>
          <w:sz w:val="22"/>
          <w:szCs w:val="22"/>
        </w:rPr>
        <w:t xml:space="preserve"> </w:t>
      </w:r>
    </w:p>
    <w:p w14:paraId="46A91BC6" w14:textId="03288190" w:rsidR="00547A5B" w:rsidRPr="003011B4" w:rsidRDefault="00116BDD" w:rsidP="00547A5B">
      <w:pPr>
        <w:rPr>
          <w:rFonts w:ascii="Times New Roman" w:hAnsi="Times New Roman" w:cs="Times New Roman"/>
          <w:sz w:val="22"/>
          <w:szCs w:val="22"/>
        </w:rPr>
      </w:pPr>
      <w:r>
        <w:rPr>
          <w:rFonts w:ascii="Times New Roman" w:hAnsi="Times New Roman" w:cs="Times New Roman"/>
          <w:b/>
          <w:bCs/>
          <w:sz w:val="22"/>
          <w:szCs w:val="22"/>
        </w:rPr>
        <w:t xml:space="preserve">                 </w:t>
      </w:r>
      <w:r w:rsidR="00547A5B" w:rsidRPr="003011B4">
        <w:rPr>
          <w:rFonts w:ascii="Times New Roman" w:hAnsi="Times New Roman" w:cs="Times New Roman"/>
          <w:b/>
          <w:bCs/>
          <w:sz w:val="22"/>
          <w:szCs w:val="22"/>
        </w:rPr>
        <w:t>Table</w:t>
      </w:r>
      <w:r w:rsidR="004F1714" w:rsidRPr="003011B4">
        <w:rPr>
          <w:rFonts w:ascii="Times New Roman" w:hAnsi="Times New Roman" w:cs="Times New Roman"/>
          <w:b/>
          <w:bCs/>
          <w:sz w:val="22"/>
          <w:szCs w:val="22"/>
        </w:rPr>
        <w:t xml:space="preserve"> </w:t>
      </w:r>
      <w:r w:rsidR="00AB4574" w:rsidRPr="003011B4">
        <w:rPr>
          <w:rFonts w:ascii="Times New Roman" w:hAnsi="Times New Roman" w:cs="Times New Roman"/>
          <w:b/>
          <w:bCs/>
          <w:sz w:val="22"/>
          <w:szCs w:val="22"/>
        </w:rPr>
        <w:t>7</w:t>
      </w:r>
      <w:r w:rsidR="00547A5B" w:rsidRPr="003011B4">
        <w:rPr>
          <w:rFonts w:ascii="Times New Roman" w:hAnsi="Times New Roman" w:cs="Times New Roman"/>
          <w:b/>
          <w:bCs/>
          <w:sz w:val="22"/>
          <w:szCs w:val="22"/>
        </w:rPr>
        <w:t>:</w:t>
      </w:r>
      <w:r w:rsidR="00547A5B" w:rsidRPr="003011B4">
        <w:rPr>
          <w:rFonts w:ascii="Times New Roman" w:hAnsi="Times New Roman" w:cs="Times New Roman"/>
          <w:sz w:val="22"/>
          <w:szCs w:val="22"/>
        </w:rPr>
        <w:t xml:space="preserve"> Generated vs original for unit HiFi-Gan </w:t>
      </w:r>
      <w:r w:rsidR="00956CF7" w:rsidRPr="003011B4">
        <w:rPr>
          <w:rFonts w:ascii="Times New Roman" w:hAnsi="Times New Roman" w:cs="Times New Roman"/>
          <w:sz w:val="22"/>
          <w:szCs w:val="22"/>
        </w:rPr>
        <w:t>at 32,000 Global Steps</w:t>
      </w:r>
    </w:p>
    <w:tbl>
      <w:tblPr>
        <w:tblStyle w:val="TableGrid"/>
        <w:tblW w:w="0" w:type="auto"/>
        <w:jc w:val="center"/>
        <w:tblLook w:val="04A0" w:firstRow="1" w:lastRow="0" w:firstColumn="1" w:lastColumn="0" w:noHBand="0" w:noVBand="1"/>
      </w:tblPr>
      <w:tblGrid>
        <w:gridCol w:w="2830"/>
        <w:gridCol w:w="821"/>
        <w:gridCol w:w="850"/>
        <w:gridCol w:w="3260"/>
      </w:tblGrid>
      <w:tr w:rsidR="00547A5B" w:rsidRPr="003011B4" w14:paraId="27242344" w14:textId="77777777" w:rsidTr="00FA4C47">
        <w:trPr>
          <w:jc w:val="center"/>
        </w:trPr>
        <w:tc>
          <w:tcPr>
            <w:tcW w:w="2830" w:type="dxa"/>
            <w:vAlign w:val="center"/>
          </w:tcPr>
          <w:p w14:paraId="609B46E8"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File Pair</w:t>
            </w:r>
          </w:p>
        </w:tc>
        <w:tc>
          <w:tcPr>
            <w:tcW w:w="426" w:type="dxa"/>
            <w:vAlign w:val="center"/>
          </w:tcPr>
          <w:p w14:paraId="3FFC132A"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PESQ</w:t>
            </w:r>
          </w:p>
        </w:tc>
        <w:tc>
          <w:tcPr>
            <w:tcW w:w="850" w:type="dxa"/>
            <w:vAlign w:val="center"/>
          </w:tcPr>
          <w:p w14:paraId="447806C7"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STOI</w:t>
            </w:r>
          </w:p>
        </w:tc>
        <w:tc>
          <w:tcPr>
            <w:tcW w:w="3260" w:type="dxa"/>
            <w:vAlign w:val="center"/>
          </w:tcPr>
          <w:p w14:paraId="4BA8D5F0" w14:textId="77777777" w:rsidR="00547A5B" w:rsidRPr="003011B4" w:rsidRDefault="00547A5B" w:rsidP="008F7F37">
            <w:pPr>
              <w:rPr>
                <w:rFonts w:ascii="Times New Roman" w:hAnsi="Times New Roman" w:cs="Times New Roman"/>
                <w:sz w:val="22"/>
                <w:szCs w:val="22"/>
              </w:rPr>
            </w:pPr>
            <w:r w:rsidRPr="003011B4">
              <w:rPr>
                <w:rStyle w:val="Strong"/>
                <w:rFonts w:ascii="Times New Roman" w:hAnsi="Times New Roman" w:cs="Times New Roman"/>
                <w:sz w:val="22"/>
                <w:szCs w:val="22"/>
              </w:rPr>
              <w:t>DNSMOS (Generated, Original)</w:t>
            </w:r>
          </w:p>
        </w:tc>
      </w:tr>
      <w:tr w:rsidR="00547A5B" w:rsidRPr="003011B4" w14:paraId="3FABECEB" w14:textId="77777777" w:rsidTr="00FA4C47">
        <w:trPr>
          <w:jc w:val="center"/>
        </w:trPr>
        <w:tc>
          <w:tcPr>
            <w:tcW w:w="2830" w:type="dxa"/>
            <w:vAlign w:val="center"/>
          </w:tcPr>
          <w:p w14:paraId="3069C1B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generated_1 vs original_1</w:t>
            </w:r>
          </w:p>
        </w:tc>
        <w:tc>
          <w:tcPr>
            <w:tcW w:w="426" w:type="dxa"/>
            <w:vAlign w:val="center"/>
          </w:tcPr>
          <w:p w14:paraId="643882E8"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1.0800</w:t>
            </w:r>
          </w:p>
        </w:tc>
        <w:tc>
          <w:tcPr>
            <w:tcW w:w="850" w:type="dxa"/>
            <w:vAlign w:val="center"/>
          </w:tcPr>
          <w:p w14:paraId="6702F5CA"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0.6600</w:t>
            </w:r>
          </w:p>
        </w:tc>
        <w:tc>
          <w:tcPr>
            <w:tcW w:w="3260" w:type="dxa"/>
            <w:vAlign w:val="center"/>
          </w:tcPr>
          <w:p w14:paraId="779C3BB8" w14:textId="43651C80"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2.7079, 1.8926</w:t>
            </w:r>
          </w:p>
        </w:tc>
      </w:tr>
      <w:tr w:rsidR="00547A5B" w:rsidRPr="003011B4" w14:paraId="573DCDDE" w14:textId="77777777" w:rsidTr="00FA4C47">
        <w:trPr>
          <w:jc w:val="center"/>
        </w:trPr>
        <w:tc>
          <w:tcPr>
            <w:tcW w:w="2830" w:type="dxa"/>
            <w:vAlign w:val="center"/>
          </w:tcPr>
          <w:p w14:paraId="41ACBC94"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generated_2 vs original_2</w:t>
            </w:r>
          </w:p>
        </w:tc>
        <w:tc>
          <w:tcPr>
            <w:tcW w:w="426" w:type="dxa"/>
            <w:vAlign w:val="center"/>
          </w:tcPr>
          <w:p w14:paraId="1ACB3F01"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1.1290</w:t>
            </w:r>
          </w:p>
        </w:tc>
        <w:tc>
          <w:tcPr>
            <w:tcW w:w="850" w:type="dxa"/>
            <w:vAlign w:val="center"/>
          </w:tcPr>
          <w:p w14:paraId="023CB68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0.6188</w:t>
            </w:r>
          </w:p>
        </w:tc>
        <w:tc>
          <w:tcPr>
            <w:tcW w:w="3260" w:type="dxa"/>
            <w:vAlign w:val="center"/>
          </w:tcPr>
          <w:p w14:paraId="6E33E0A3" w14:textId="1903316B"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2.5774, 2.7290</w:t>
            </w:r>
          </w:p>
        </w:tc>
      </w:tr>
      <w:tr w:rsidR="00547A5B" w:rsidRPr="003011B4" w14:paraId="4FFC60B7" w14:textId="77777777" w:rsidTr="00FA4C47">
        <w:trPr>
          <w:jc w:val="center"/>
        </w:trPr>
        <w:tc>
          <w:tcPr>
            <w:tcW w:w="2830" w:type="dxa"/>
            <w:vAlign w:val="center"/>
          </w:tcPr>
          <w:p w14:paraId="790FA9C4"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generated_3 vs original_3</w:t>
            </w:r>
          </w:p>
        </w:tc>
        <w:tc>
          <w:tcPr>
            <w:tcW w:w="426" w:type="dxa"/>
            <w:vAlign w:val="center"/>
          </w:tcPr>
          <w:p w14:paraId="68F0C886"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1.2783</w:t>
            </w:r>
          </w:p>
        </w:tc>
        <w:tc>
          <w:tcPr>
            <w:tcW w:w="850" w:type="dxa"/>
            <w:vAlign w:val="center"/>
          </w:tcPr>
          <w:p w14:paraId="7849B47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0.7600</w:t>
            </w:r>
          </w:p>
        </w:tc>
        <w:tc>
          <w:tcPr>
            <w:tcW w:w="3260" w:type="dxa"/>
            <w:vAlign w:val="center"/>
          </w:tcPr>
          <w:p w14:paraId="3E9E0A42" w14:textId="2A8BA453"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2.7810, 1.9979</w:t>
            </w:r>
          </w:p>
        </w:tc>
      </w:tr>
      <w:tr w:rsidR="00547A5B" w:rsidRPr="003011B4" w14:paraId="56374872" w14:textId="77777777" w:rsidTr="00FA4C47">
        <w:trPr>
          <w:trHeight w:val="165"/>
          <w:jc w:val="center"/>
        </w:trPr>
        <w:tc>
          <w:tcPr>
            <w:tcW w:w="2830" w:type="dxa"/>
            <w:vAlign w:val="center"/>
          </w:tcPr>
          <w:p w14:paraId="2017250C"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generated_4 vs original_4</w:t>
            </w:r>
          </w:p>
        </w:tc>
        <w:tc>
          <w:tcPr>
            <w:tcW w:w="426" w:type="dxa"/>
            <w:vAlign w:val="center"/>
          </w:tcPr>
          <w:p w14:paraId="32F50BA9"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1.0687</w:t>
            </w:r>
          </w:p>
        </w:tc>
        <w:tc>
          <w:tcPr>
            <w:tcW w:w="850" w:type="dxa"/>
            <w:vAlign w:val="center"/>
          </w:tcPr>
          <w:p w14:paraId="7DCD251D" w14:textId="77777777"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0.5260</w:t>
            </w:r>
          </w:p>
        </w:tc>
        <w:tc>
          <w:tcPr>
            <w:tcW w:w="3260" w:type="dxa"/>
            <w:vAlign w:val="center"/>
          </w:tcPr>
          <w:p w14:paraId="4215B7C1" w14:textId="4A2BBE72" w:rsidR="00547A5B" w:rsidRPr="003011B4" w:rsidRDefault="00547A5B" w:rsidP="008F7F37">
            <w:pPr>
              <w:rPr>
                <w:rFonts w:ascii="Times New Roman" w:hAnsi="Times New Roman" w:cs="Times New Roman"/>
                <w:sz w:val="22"/>
                <w:szCs w:val="22"/>
              </w:rPr>
            </w:pPr>
            <w:r w:rsidRPr="003011B4">
              <w:rPr>
                <w:rFonts w:ascii="Times New Roman" w:hAnsi="Times New Roman" w:cs="Times New Roman"/>
                <w:sz w:val="22"/>
                <w:szCs w:val="22"/>
              </w:rPr>
              <w:t>3.0056, 2.6712</w:t>
            </w:r>
          </w:p>
        </w:tc>
      </w:tr>
    </w:tbl>
    <w:p w14:paraId="613C9F19" w14:textId="77777777" w:rsidR="00547A5B" w:rsidRPr="003011B4" w:rsidRDefault="00547A5B" w:rsidP="00547A5B">
      <w:pPr>
        <w:rPr>
          <w:rFonts w:ascii="Times New Roman" w:hAnsi="Times New Roman" w:cs="Times New Roman"/>
          <w:sz w:val="22"/>
          <w:szCs w:val="22"/>
        </w:rPr>
      </w:pPr>
    </w:p>
    <w:p w14:paraId="6BB863C9" w14:textId="739EAD4F" w:rsidR="00FC05D4" w:rsidRPr="003011B4" w:rsidRDefault="00606390" w:rsidP="00606390">
      <w:pPr>
        <w:jc w:val="both"/>
        <w:rPr>
          <w:rFonts w:ascii="Times New Roman" w:hAnsi="Times New Roman" w:cs="Times New Roman"/>
          <w:sz w:val="22"/>
          <w:szCs w:val="22"/>
        </w:rPr>
      </w:pPr>
      <w:r w:rsidRPr="003011B4">
        <w:rPr>
          <w:rFonts w:ascii="Times New Roman" w:hAnsi="Times New Roman" w:cs="Times New Roman"/>
          <w:sz w:val="22"/>
          <w:szCs w:val="22"/>
        </w:rPr>
        <w:t>Table 8 shows the equivalent result of Table 7 when the metrics were evaluated (generated) for the same four samples of audios listed in Table 7</w:t>
      </w:r>
      <w:r w:rsidR="00CE57FD" w:rsidRPr="003011B4">
        <w:rPr>
          <w:rFonts w:ascii="Times New Roman" w:hAnsi="Times New Roman" w:cs="Times New Roman"/>
          <w:sz w:val="22"/>
          <w:szCs w:val="22"/>
        </w:rPr>
        <w:t xml:space="preserve"> using Hi</w:t>
      </w:r>
      <w:r w:rsidR="00E579EE" w:rsidRPr="003011B4">
        <w:rPr>
          <w:rFonts w:ascii="Times New Roman" w:hAnsi="Times New Roman" w:cs="Times New Roman"/>
          <w:sz w:val="22"/>
          <w:szCs w:val="22"/>
        </w:rPr>
        <w:t>F</w:t>
      </w:r>
      <w:r w:rsidR="00CE57FD" w:rsidRPr="003011B4">
        <w:rPr>
          <w:rFonts w:ascii="Times New Roman" w:hAnsi="Times New Roman" w:cs="Times New Roman"/>
          <w:sz w:val="22"/>
          <w:szCs w:val="22"/>
        </w:rPr>
        <w:t>i-GAN</w:t>
      </w:r>
      <w:r w:rsidR="00E06017">
        <w:rPr>
          <w:rFonts w:ascii="Times New Roman" w:hAnsi="Times New Roman" w:cs="Times New Roman"/>
          <w:sz w:val="22"/>
          <w:szCs w:val="22"/>
        </w:rPr>
        <w:t xml:space="preserve"> (spectrogram based)</w:t>
      </w:r>
      <w:r w:rsidR="00CE57FD" w:rsidRPr="003011B4">
        <w:rPr>
          <w:rFonts w:ascii="Times New Roman" w:hAnsi="Times New Roman" w:cs="Times New Roman"/>
          <w:sz w:val="22"/>
          <w:szCs w:val="22"/>
        </w:rPr>
        <w:t xml:space="preserve"> at 45000 global steps</w:t>
      </w:r>
      <w:r w:rsidRPr="003011B4">
        <w:rPr>
          <w:rFonts w:ascii="Times New Roman" w:hAnsi="Times New Roman" w:cs="Times New Roman"/>
          <w:sz w:val="22"/>
          <w:szCs w:val="22"/>
        </w:rPr>
        <w:t xml:space="preserve">.  </w:t>
      </w:r>
      <w:r w:rsidR="002960EA" w:rsidRPr="003011B4">
        <w:rPr>
          <w:rFonts w:ascii="Times New Roman" w:hAnsi="Times New Roman" w:cs="Times New Roman"/>
          <w:sz w:val="22"/>
          <w:szCs w:val="22"/>
        </w:rPr>
        <w:t>It can be seen that even though audios generated by HiFi-GAN were faint, with background faint noise</w:t>
      </w:r>
      <w:r w:rsidR="00F37DF3" w:rsidRPr="003011B4">
        <w:rPr>
          <w:rFonts w:ascii="Times New Roman" w:hAnsi="Times New Roman" w:cs="Times New Roman"/>
          <w:sz w:val="22"/>
          <w:szCs w:val="22"/>
        </w:rPr>
        <w:t>, it has the best evaluation using STOI where it has highest score of 0.71 for sample 3 depicting it has a moderate level of intelligibility</w:t>
      </w:r>
      <w:r w:rsidR="00EC43EC" w:rsidRPr="003011B4">
        <w:rPr>
          <w:rFonts w:ascii="Times New Roman" w:hAnsi="Times New Roman" w:cs="Times New Roman"/>
          <w:sz w:val="22"/>
          <w:szCs w:val="22"/>
        </w:rPr>
        <w:t>. However, its PESQ, and DNSMOS metrics</w:t>
      </w:r>
      <w:r w:rsidR="00F37DF3" w:rsidRPr="003011B4">
        <w:rPr>
          <w:rFonts w:ascii="Times New Roman" w:hAnsi="Times New Roman" w:cs="Times New Roman"/>
          <w:sz w:val="22"/>
          <w:szCs w:val="22"/>
        </w:rPr>
        <w:t xml:space="preserve"> </w:t>
      </w:r>
      <w:r w:rsidR="00EC43EC" w:rsidRPr="003011B4">
        <w:rPr>
          <w:rFonts w:ascii="Times New Roman" w:hAnsi="Times New Roman" w:cs="Times New Roman"/>
          <w:sz w:val="22"/>
          <w:szCs w:val="22"/>
        </w:rPr>
        <w:t xml:space="preserve">results were very poor. The DNSMOS further shows the generated samples could not be compared to the original samples unlike the result </w:t>
      </w:r>
      <w:r w:rsidR="00EA2DEF" w:rsidRPr="003011B4">
        <w:rPr>
          <w:rFonts w:ascii="Times New Roman" w:hAnsi="Times New Roman" w:cs="Times New Roman"/>
          <w:sz w:val="22"/>
          <w:szCs w:val="22"/>
        </w:rPr>
        <w:t xml:space="preserve">of unit HiFi-GAN </w:t>
      </w:r>
      <w:r w:rsidR="000645BB" w:rsidRPr="003011B4">
        <w:rPr>
          <w:rFonts w:ascii="Times New Roman" w:hAnsi="Times New Roman" w:cs="Times New Roman"/>
          <w:sz w:val="22"/>
          <w:szCs w:val="22"/>
        </w:rPr>
        <w:t>where</w:t>
      </w:r>
      <w:r w:rsidR="00EA2DEF" w:rsidRPr="003011B4">
        <w:rPr>
          <w:rFonts w:ascii="Times New Roman" w:hAnsi="Times New Roman" w:cs="Times New Roman"/>
          <w:sz w:val="22"/>
          <w:szCs w:val="22"/>
        </w:rPr>
        <w:t xml:space="preserve"> some generated audio samples were scored higher than original samples. </w:t>
      </w:r>
      <w:r w:rsidR="00C62894" w:rsidRPr="003011B4">
        <w:rPr>
          <w:rFonts w:ascii="Times New Roman" w:hAnsi="Times New Roman" w:cs="Times New Roman"/>
          <w:sz w:val="22"/>
          <w:szCs w:val="22"/>
        </w:rPr>
        <w:t>The results of Tables 7 and 8 show that unit HiFi-GAN is better for speech generation than utilising HiFi-GAN</w:t>
      </w:r>
      <w:r w:rsidR="006A11E1">
        <w:rPr>
          <w:rFonts w:ascii="Times New Roman" w:hAnsi="Times New Roman" w:cs="Times New Roman"/>
          <w:sz w:val="22"/>
          <w:szCs w:val="22"/>
        </w:rPr>
        <w:t xml:space="preserve"> (spectrogram based).</w:t>
      </w:r>
    </w:p>
    <w:p w14:paraId="7172E33F" w14:textId="3D251536" w:rsidR="00FC05D4" w:rsidRPr="003011B4" w:rsidRDefault="00D11957" w:rsidP="00FC05D4">
      <w:pPr>
        <w:rPr>
          <w:rFonts w:ascii="Times New Roman" w:hAnsi="Times New Roman" w:cs="Times New Roman"/>
          <w:sz w:val="22"/>
          <w:szCs w:val="22"/>
        </w:rPr>
      </w:pPr>
      <w:r>
        <w:rPr>
          <w:rFonts w:ascii="Times New Roman" w:hAnsi="Times New Roman" w:cs="Times New Roman"/>
          <w:b/>
          <w:bCs/>
          <w:sz w:val="22"/>
          <w:szCs w:val="22"/>
        </w:rPr>
        <w:t xml:space="preserve">                 </w:t>
      </w:r>
      <w:r w:rsidR="00FC05D4" w:rsidRPr="003011B4">
        <w:rPr>
          <w:rFonts w:ascii="Times New Roman" w:hAnsi="Times New Roman" w:cs="Times New Roman"/>
          <w:b/>
          <w:bCs/>
          <w:sz w:val="22"/>
          <w:szCs w:val="22"/>
        </w:rPr>
        <w:t>Table 8:</w:t>
      </w:r>
      <w:r w:rsidR="00FC05D4" w:rsidRPr="003011B4">
        <w:rPr>
          <w:rFonts w:ascii="Times New Roman" w:hAnsi="Times New Roman" w:cs="Times New Roman"/>
          <w:sz w:val="22"/>
          <w:szCs w:val="22"/>
        </w:rPr>
        <w:t xml:space="preserve"> Generated vs original for HiFi-Gan </w:t>
      </w:r>
      <w:r w:rsidR="00C21978" w:rsidRPr="003011B4">
        <w:rPr>
          <w:rFonts w:ascii="Times New Roman" w:hAnsi="Times New Roman" w:cs="Times New Roman"/>
          <w:sz w:val="22"/>
          <w:szCs w:val="22"/>
        </w:rPr>
        <w:t>at 45,000 Global Steps</w:t>
      </w:r>
    </w:p>
    <w:tbl>
      <w:tblPr>
        <w:tblStyle w:val="TableGrid"/>
        <w:tblW w:w="0" w:type="auto"/>
        <w:jc w:val="center"/>
        <w:tblLook w:val="04A0" w:firstRow="1" w:lastRow="0" w:firstColumn="1" w:lastColumn="0" w:noHBand="0" w:noVBand="1"/>
      </w:tblPr>
      <w:tblGrid>
        <w:gridCol w:w="2830"/>
        <w:gridCol w:w="821"/>
        <w:gridCol w:w="850"/>
        <w:gridCol w:w="3260"/>
      </w:tblGrid>
      <w:tr w:rsidR="00606390" w:rsidRPr="003011B4" w14:paraId="67420F65" w14:textId="77777777" w:rsidTr="00D9720D">
        <w:trPr>
          <w:jc w:val="center"/>
        </w:trPr>
        <w:tc>
          <w:tcPr>
            <w:tcW w:w="2830" w:type="dxa"/>
            <w:vAlign w:val="center"/>
          </w:tcPr>
          <w:p w14:paraId="5AECA92B" w14:textId="77777777" w:rsidR="00606390" w:rsidRPr="003011B4" w:rsidRDefault="00606390" w:rsidP="008F7F37">
            <w:pPr>
              <w:rPr>
                <w:rFonts w:ascii="Times New Roman" w:hAnsi="Times New Roman" w:cs="Times New Roman"/>
                <w:sz w:val="22"/>
                <w:szCs w:val="22"/>
              </w:rPr>
            </w:pPr>
            <w:r w:rsidRPr="003011B4">
              <w:rPr>
                <w:rStyle w:val="Strong"/>
                <w:rFonts w:ascii="Times New Roman" w:hAnsi="Times New Roman" w:cs="Times New Roman"/>
                <w:sz w:val="22"/>
                <w:szCs w:val="22"/>
              </w:rPr>
              <w:t>File Pair</w:t>
            </w:r>
          </w:p>
        </w:tc>
        <w:tc>
          <w:tcPr>
            <w:tcW w:w="426" w:type="dxa"/>
            <w:vAlign w:val="center"/>
          </w:tcPr>
          <w:p w14:paraId="4422C8A9" w14:textId="77777777" w:rsidR="00606390" w:rsidRPr="003011B4" w:rsidRDefault="00606390" w:rsidP="008F7F37">
            <w:pPr>
              <w:rPr>
                <w:rFonts w:ascii="Times New Roman" w:hAnsi="Times New Roman" w:cs="Times New Roman"/>
                <w:sz w:val="22"/>
                <w:szCs w:val="22"/>
              </w:rPr>
            </w:pPr>
            <w:r w:rsidRPr="003011B4">
              <w:rPr>
                <w:rStyle w:val="Strong"/>
                <w:rFonts w:ascii="Times New Roman" w:hAnsi="Times New Roman" w:cs="Times New Roman"/>
                <w:sz w:val="22"/>
                <w:szCs w:val="22"/>
              </w:rPr>
              <w:t>PESQ</w:t>
            </w:r>
          </w:p>
        </w:tc>
        <w:tc>
          <w:tcPr>
            <w:tcW w:w="850" w:type="dxa"/>
            <w:vAlign w:val="center"/>
          </w:tcPr>
          <w:p w14:paraId="0578E6C5" w14:textId="77777777" w:rsidR="00606390" w:rsidRPr="003011B4" w:rsidRDefault="00606390" w:rsidP="008F7F37">
            <w:pPr>
              <w:rPr>
                <w:rFonts w:ascii="Times New Roman" w:hAnsi="Times New Roman" w:cs="Times New Roman"/>
                <w:sz w:val="22"/>
                <w:szCs w:val="22"/>
              </w:rPr>
            </w:pPr>
            <w:r w:rsidRPr="003011B4">
              <w:rPr>
                <w:rStyle w:val="Strong"/>
                <w:rFonts w:ascii="Times New Roman" w:hAnsi="Times New Roman" w:cs="Times New Roman"/>
                <w:sz w:val="22"/>
                <w:szCs w:val="22"/>
              </w:rPr>
              <w:t>STOI</w:t>
            </w:r>
          </w:p>
        </w:tc>
        <w:tc>
          <w:tcPr>
            <w:tcW w:w="3260" w:type="dxa"/>
            <w:vAlign w:val="center"/>
          </w:tcPr>
          <w:p w14:paraId="0A39D236" w14:textId="77777777" w:rsidR="00606390" w:rsidRPr="003011B4" w:rsidRDefault="00606390" w:rsidP="008F7F37">
            <w:pPr>
              <w:rPr>
                <w:rFonts w:ascii="Times New Roman" w:hAnsi="Times New Roman" w:cs="Times New Roman"/>
                <w:sz w:val="22"/>
                <w:szCs w:val="22"/>
              </w:rPr>
            </w:pPr>
            <w:r w:rsidRPr="003011B4">
              <w:rPr>
                <w:rStyle w:val="Strong"/>
                <w:rFonts w:ascii="Times New Roman" w:hAnsi="Times New Roman" w:cs="Times New Roman"/>
                <w:sz w:val="22"/>
                <w:szCs w:val="22"/>
              </w:rPr>
              <w:t>DNSMOS (Generated, Original)</w:t>
            </w:r>
          </w:p>
        </w:tc>
      </w:tr>
      <w:tr w:rsidR="00606390" w:rsidRPr="003011B4" w14:paraId="5B41A93A" w14:textId="77777777" w:rsidTr="00D9720D">
        <w:trPr>
          <w:trHeight w:val="343"/>
          <w:jc w:val="center"/>
        </w:trPr>
        <w:tc>
          <w:tcPr>
            <w:tcW w:w="2830" w:type="dxa"/>
            <w:vAlign w:val="center"/>
          </w:tcPr>
          <w:p w14:paraId="6C559538" w14:textId="77777777"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generated_1 vs original_1</w:t>
            </w:r>
          </w:p>
        </w:tc>
        <w:tc>
          <w:tcPr>
            <w:tcW w:w="426" w:type="dxa"/>
            <w:vAlign w:val="center"/>
          </w:tcPr>
          <w:p w14:paraId="2A4A6507" w14:textId="4A150CEF"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1.0328</w:t>
            </w:r>
          </w:p>
        </w:tc>
        <w:tc>
          <w:tcPr>
            <w:tcW w:w="850" w:type="dxa"/>
            <w:vAlign w:val="center"/>
          </w:tcPr>
          <w:p w14:paraId="031295BD" w14:textId="5E0872A2"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0.6847</w:t>
            </w:r>
          </w:p>
        </w:tc>
        <w:tc>
          <w:tcPr>
            <w:tcW w:w="3260" w:type="dxa"/>
            <w:vAlign w:val="center"/>
          </w:tcPr>
          <w:p w14:paraId="7B071F1E" w14:textId="7FD5EB56" w:rsidR="00606390" w:rsidRPr="003011B4" w:rsidRDefault="001D1648" w:rsidP="008F7F37">
            <w:pPr>
              <w:rPr>
                <w:rFonts w:ascii="Times New Roman" w:hAnsi="Times New Roman" w:cs="Times New Roman"/>
                <w:sz w:val="22"/>
                <w:szCs w:val="22"/>
              </w:rPr>
            </w:pPr>
            <w:r w:rsidRPr="003011B4">
              <w:rPr>
                <w:rFonts w:ascii="Times New Roman" w:hAnsi="Times New Roman" w:cs="Times New Roman"/>
                <w:sz w:val="22"/>
                <w:szCs w:val="22"/>
              </w:rPr>
              <w:t>1.3705</w:t>
            </w:r>
            <w:r w:rsidR="00606390" w:rsidRPr="003011B4">
              <w:rPr>
                <w:rFonts w:ascii="Times New Roman" w:hAnsi="Times New Roman" w:cs="Times New Roman"/>
                <w:sz w:val="22"/>
                <w:szCs w:val="22"/>
              </w:rPr>
              <w:t xml:space="preserve">, </w:t>
            </w:r>
            <w:r w:rsidRPr="003011B4">
              <w:rPr>
                <w:rFonts w:ascii="Times New Roman" w:hAnsi="Times New Roman" w:cs="Times New Roman"/>
                <w:sz w:val="22"/>
                <w:szCs w:val="22"/>
              </w:rPr>
              <w:t>1.8926</w:t>
            </w:r>
          </w:p>
        </w:tc>
      </w:tr>
      <w:tr w:rsidR="00606390" w:rsidRPr="003011B4" w14:paraId="3B6F0CA2" w14:textId="77777777" w:rsidTr="00D9720D">
        <w:trPr>
          <w:jc w:val="center"/>
        </w:trPr>
        <w:tc>
          <w:tcPr>
            <w:tcW w:w="2830" w:type="dxa"/>
            <w:vAlign w:val="center"/>
          </w:tcPr>
          <w:p w14:paraId="0105F30F" w14:textId="77777777"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generated_2 vs original_2</w:t>
            </w:r>
          </w:p>
        </w:tc>
        <w:tc>
          <w:tcPr>
            <w:tcW w:w="426" w:type="dxa"/>
            <w:vAlign w:val="center"/>
          </w:tcPr>
          <w:p w14:paraId="5C4A49E2" w14:textId="1F4E8F2A"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1.0469</w:t>
            </w:r>
          </w:p>
        </w:tc>
        <w:tc>
          <w:tcPr>
            <w:tcW w:w="850" w:type="dxa"/>
            <w:vAlign w:val="center"/>
          </w:tcPr>
          <w:p w14:paraId="29014F3A" w14:textId="0522A020"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0.6375</w:t>
            </w:r>
          </w:p>
        </w:tc>
        <w:tc>
          <w:tcPr>
            <w:tcW w:w="3260" w:type="dxa"/>
            <w:vAlign w:val="center"/>
          </w:tcPr>
          <w:p w14:paraId="32492722" w14:textId="6CA64CDA" w:rsidR="00606390" w:rsidRPr="003011B4" w:rsidRDefault="001D1648" w:rsidP="008F7F37">
            <w:pPr>
              <w:rPr>
                <w:rFonts w:ascii="Times New Roman" w:hAnsi="Times New Roman" w:cs="Times New Roman"/>
                <w:sz w:val="22"/>
                <w:szCs w:val="22"/>
              </w:rPr>
            </w:pPr>
            <w:r w:rsidRPr="003011B4">
              <w:rPr>
                <w:rFonts w:ascii="Times New Roman" w:hAnsi="Times New Roman" w:cs="Times New Roman"/>
                <w:sz w:val="22"/>
                <w:szCs w:val="22"/>
              </w:rPr>
              <w:t>1.3160, 2.7290</w:t>
            </w:r>
          </w:p>
        </w:tc>
      </w:tr>
      <w:tr w:rsidR="00606390" w:rsidRPr="003011B4" w14:paraId="44B0350B" w14:textId="77777777" w:rsidTr="00D9720D">
        <w:trPr>
          <w:jc w:val="center"/>
        </w:trPr>
        <w:tc>
          <w:tcPr>
            <w:tcW w:w="2830" w:type="dxa"/>
            <w:vAlign w:val="center"/>
          </w:tcPr>
          <w:p w14:paraId="2E446F0E" w14:textId="77777777"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generated_3 vs original_3</w:t>
            </w:r>
          </w:p>
        </w:tc>
        <w:tc>
          <w:tcPr>
            <w:tcW w:w="426" w:type="dxa"/>
            <w:vAlign w:val="center"/>
          </w:tcPr>
          <w:p w14:paraId="12653B83" w14:textId="5F892160"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1.0415</w:t>
            </w:r>
          </w:p>
        </w:tc>
        <w:tc>
          <w:tcPr>
            <w:tcW w:w="850" w:type="dxa"/>
            <w:vAlign w:val="center"/>
          </w:tcPr>
          <w:p w14:paraId="50A8D8BF" w14:textId="00116B95"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0.7123</w:t>
            </w:r>
          </w:p>
        </w:tc>
        <w:tc>
          <w:tcPr>
            <w:tcW w:w="3260" w:type="dxa"/>
            <w:vAlign w:val="center"/>
          </w:tcPr>
          <w:p w14:paraId="788FEE27" w14:textId="09671587" w:rsidR="00606390" w:rsidRPr="003011B4" w:rsidRDefault="001D1648" w:rsidP="008F7F37">
            <w:pPr>
              <w:rPr>
                <w:rFonts w:ascii="Times New Roman" w:hAnsi="Times New Roman" w:cs="Times New Roman"/>
                <w:sz w:val="22"/>
                <w:szCs w:val="22"/>
              </w:rPr>
            </w:pPr>
            <w:r w:rsidRPr="003011B4">
              <w:rPr>
                <w:rFonts w:ascii="Times New Roman" w:hAnsi="Times New Roman" w:cs="Times New Roman"/>
                <w:sz w:val="22"/>
                <w:szCs w:val="22"/>
              </w:rPr>
              <w:t>1.3970, 1.9979</w:t>
            </w:r>
          </w:p>
        </w:tc>
      </w:tr>
      <w:tr w:rsidR="00606390" w:rsidRPr="003011B4" w14:paraId="4150C7F2" w14:textId="77777777" w:rsidTr="00D9720D">
        <w:trPr>
          <w:jc w:val="center"/>
        </w:trPr>
        <w:tc>
          <w:tcPr>
            <w:tcW w:w="2830" w:type="dxa"/>
            <w:vAlign w:val="center"/>
          </w:tcPr>
          <w:p w14:paraId="36EFCFF9" w14:textId="77777777"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generated_4 vs original_4</w:t>
            </w:r>
          </w:p>
        </w:tc>
        <w:tc>
          <w:tcPr>
            <w:tcW w:w="426" w:type="dxa"/>
            <w:vAlign w:val="center"/>
          </w:tcPr>
          <w:p w14:paraId="290A494B" w14:textId="2AD23A04"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1.0349</w:t>
            </w:r>
          </w:p>
        </w:tc>
        <w:tc>
          <w:tcPr>
            <w:tcW w:w="850" w:type="dxa"/>
            <w:vAlign w:val="center"/>
          </w:tcPr>
          <w:p w14:paraId="0AAA80D1" w14:textId="3758D30D" w:rsidR="00606390" w:rsidRPr="003011B4" w:rsidRDefault="00606390" w:rsidP="008F7F37">
            <w:pPr>
              <w:rPr>
                <w:rFonts w:ascii="Times New Roman" w:hAnsi="Times New Roman" w:cs="Times New Roman"/>
                <w:sz w:val="22"/>
                <w:szCs w:val="22"/>
              </w:rPr>
            </w:pPr>
            <w:r w:rsidRPr="003011B4">
              <w:rPr>
                <w:rFonts w:ascii="Times New Roman" w:hAnsi="Times New Roman" w:cs="Times New Roman"/>
                <w:sz w:val="22"/>
                <w:szCs w:val="22"/>
              </w:rPr>
              <w:t>0.6932</w:t>
            </w:r>
          </w:p>
        </w:tc>
        <w:tc>
          <w:tcPr>
            <w:tcW w:w="3260" w:type="dxa"/>
            <w:vAlign w:val="center"/>
          </w:tcPr>
          <w:p w14:paraId="4A1C78BD" w14:textId="02DE3BD8" w:rsidR="00606390" w:rsidRPr="003011B4" w:rsidRDefault="001D1648" w:rsidP="008F7F37">
            <w:pPr>
              <w:rPr>
                <w:rFonts w:ascii="Times New Roman" w:hAnsi="Times New Roman" w:cs="Times New Roman"/>
                <w:sz w:val="22"/>
                <w:szCs w:val="22"/>
              </w:rPr>
            </w:pPr>
            <w:r w:rsidRPr="003011B4">
              <w:rPr>
                <w:rFonts w:ascii="Times New Roman" w:hAnsi="Times New Roman" w:cs="Times New Roman"/>
                <w:sz w:val="22"/>
                <w:szCs w:val="22"/>
              </w:rPr>
              <w:t>1.5106, 2.6712</w:t>
            </w:r>
          </w:p>
        </w:tc>
      </w:tr>
    </w:tbl>
    <w:p w14:paraId="55DBCCB2" w14:textId="77777777" w:rsidR="00606390" w:rsidRDefault="00606390" w:rsidP="00547A5B">
      <w:pPr>
        <w:rPr>
          <w:rFonts w:ascii="Times New Roman" w:hAnsi="Times New Roman" w:cs="Times New Roman"/>
          <w:sz w:val="22"/>
          <w:szCs w:val="22"/>
        </w:rPr>
      </w:pPr>
    </w:p>
    <w:p w14:paraId="28B9EF47" w14:textId="5F297DB1" w:rsidR="00B16528" w:rsidRPr="007E3B4C" w:rsidRDefault="00B16528" w:rsidP="007E3B4C">
      <w:pPr>
        <w:pStyle w:val="Heading3"/>
        <w:rPr>
          <w:rFonts w:ascii="Times New Roman" w:hAnsi="Times New Roman" w:cs="Times New Roman"/>
          <w:b/>
          <w:bCs/>
          <w:color w:val="auto"/>
          <w:sz w:val="22"/>
          <w:szCs w:val="22"/>
        </w:rPr>
      </w:pPr>
      <w:r w:rsidRPr="007E3B4C">
        <w:rPr>
          <w:rFonts w:ascii="Times New Roman" w:hAnsi="Times New Roman" w:cs="Times New Roman"/>
          <w:b/>
          <w:bCs/>
          <w:color w:val="auto"/>
          <w:sz w:val="22"/>
          <w:szCs w:val="22"/>
        </w:rPr>
        <w:t>7.3.5 Generation Versus Ground Truth</w:t>
      </w:r>
    </w:p>
    <w:p w14:paraId="5C36431F" w14:textId="2B4418EF" w:rsidR="00B16528" w:rsidRPr="003011B4" w:rsidRDefault="00B16528" w:rsidP="00B16528">
      <w:pPr>
        <w:jc w:val="both"/>
        <w:rPr>
          <w:rFonts w:ascii="Times New Roman" w:hAnsi="Times New Roman" w:cs="Times New Roman"/>
          <w:sz w:val="22"/>
          <w:szCs w:val="22"/>
        </w:rPr>
      </w:pPr>
      <w:r>
        <w:rPr>
          <w:rFonts w:ascii="Times New Roman" w:hAnsi="Times New Roman" w:cs="Times New Roman"/>
          <w:sz w:val="22"/>
          <w:szCs w:val="22"/>
        </w:rPr>
        <w:t>Both models gave promising results when tested for samples used during training a</w:t>
      </w:r>
      <w:r w:rsidR="0098100F">
        <w:rPr>
          <w:rFonts w:ascii="Times New Roman" w:hAnsi="Times New Roman" w:cs="Times New Roman"/>
          <w:sz w:val="22"/>
          <w:szCs w:val="22"/>
        </w:rPr>
        <w:t>nd off training</w:t>
      </w:r>
      <w:r>
        <w:rPr>
          <w:rFonts w:ascii="Times New Roman" w:hAnsi="Times New Roman" w:cs="Times New Roman"/>
          <w:sz w:val="22"/>
          <w:szCs w:val="22"/>
        </w:rPr>
        <w:t xml:space="preserve">. Unit HiFi-GAN gave the best speech intelligibility when compared to HiFi-GAN as the generated audio became </w:t>
      </w:r>
      <w:r>
        <w:rPr>
          <w:rFonts w:ascii="Times New Roman" w:hAnsi="Times New Roman" w:cs="Times New Roman"/>
          <w:sz w:val="22"/>
          <w:szCs w:val="22"/>
        </w:rPr>
        <w:lastRenderedPageBreak/>
        <w:t xml:space="preserve">so clear even at lower global steps of 14K. The speech became even </w:t>
      </w:r>
      <w:r w:rsidR="008B5A65">
        <w:rPr>
          <w:rFonts w:ascii="Times New Roman" w:hAnsi="Times New Roman" w:cs="Times New Roman"/>
          <w:sz w:val="22"/>
          <w:szCs w:val="22"/>
        </w:rPr>
        <w:t>clearer</w:t>
      </w:r>
      <w:r>
        <w:rPr>
          <w:rFonts w:ascii="Times New Roman" w:hAnsi="Times New Roman" w:cs="Times New Roman"/>
          <w:sz w:val="22"/>
          <w:szCs w:val="22"/>
        </w:rPr>
        <w:t xml:space="preserve"> at higher global steps. When </w:t>
      </w:r>
      <w:r w:rsidR="00EC2799">
        <w:rPr>
          <w:rFonts w:ascii="Times New Roman" w:hAnsi="Times New Roman" w:cs="Times New Roman"/>
          <w:sz w:val="22"/>
          <w:szCs w:val="22"/>
        </w:rPr>
        <w:t>unit HiFi-GAN</w:t>
      </w:r>
      <w:r>
        <w:rPr>
          <w:rFonts w:ascii="Times New Roman" w:hAnsi="Times New Roman" w:cs="Times New Roman"/>
          <w:sz w:val="22"/>
          <w:szCs w:val="22"/>
        </w:rPr>
        <w:t xml:space="preserve"> was tested at 32K, 45K, and 50K steps, it gave output so close to the </w:t>
      </w:r>
      <w:r w:rsidR="0053017D">
        <w:rPr>
          <w:rFonts w:ascii="Times New Roman" w:hAnsi="Times New Roman" w:cs="Times New Roman"/>
          <w:sz w:val="22"/>
          <w:szCs w:val="22"/>
        </w:rPr>
        <w:t>reference</w:t>
      </w:r>
      <w:r>
        <w:rPr>
          <w:rFonts w:ascii="Times New Roman" w:hAnsi="Times New Roman" w:cs="Times New Roman"/>
          <w:sz w:val="22"/>
          <w:szCs w:val="22"/>
        </w:rPr>
        <w:t xml:space="preserve"> in terms of its naturalness, and</w:t>
      </w:r>
      <w:r w:rsidR="0086513B">
        <w:rPr>
          <w:rFonts w:ascii="Times New Roman" w:hAnsi="Times New Roman" w:cs="Times New Roman"/>
          <w:sz w:val="22"/>
          <w:szCs w:val="22"/>
        </w:rPr>
        <w:t xml:space="preserve"> these results are</w:t>
      </w:r>
      <w:r>
        <w:rPr>
          <w:rFonts w:ascii="Times New Roman" w:hAnsi="Times New Roman" w:cs="Times New Roman"/>
          <w:sz w:val="22"/>
          <w:szCs w:val="22"/>
        </w:rPr>
        <w:t xml:space="preserve"> backed up by Tables 7 and 8.</w:t>
      </w:r>
      <w:r w:rsidR="00E757B5">
        <w:rPr>
          <w:rFonts w:ascii="Times New Roman" w:hAnsi="Times New Roman" w:cs="Times New Roman"/>
          <w:sz w:val="22"/>
          <w:szCs w:val="22"/>
        </w:rPr>
        <w:t xml:space="preserve">  For HiFi-GAN, The generated audios were </w:t>
      </w:r>
      <w:r w:rsidR="0086513B">
        <w:rPr>
          <w:rFonts w:ascii="Times New Roman" w:hAnsi="Times New Roman" w:cs="Times New Roman"/>
          <w:sz w:val="22"/>
          <w:szCs w:val="22"/>
        </w:rPr>
        <w:t xml:space="preserve">not </w:t>
      </w:r>
      <w:r w:rsidR="00E757B5">
        <w:rPr>
          <w:rFonts w:ascii="Times New Roman" w:hAnsi="Times New Roman" w:cs="Times New Roman"/>
          <w:sz w:val="22"/>
          <w:szCs w:val="22"/>
        </w:rPr>
        <w:t xml:space="preserve">close to the ground in terms of content but with background noise that eroded the speech. </w:t>
      </w:r>
    </w:p>
    <w:p w14:paraId="72115457" w14:textId="6F7BB938" w:rsidR="00B42C94" w:rsidRPr="00CE37F4" w:rsidRDefault="00CE37F4" w:rsidP="00347224">
      <w:pPr>
        <w:pStyle w:val="Heading3"/>
        <w:rPr>
          <w:rFonts w:ascii="Times New Roman" w:hAnsi="Times New Roman" w:cs="Times New Roman"/>
          <w:b/>
          <w:bCs/>
          <w:color w:val="auto"/>
          <w:sz w:val="22"/>
          <w:szCs w:val="22"/>
        </w:rPr>
      </w:pPr>
      <w:r w:rsidRPr="00CE37F4">
        <w:rPr>
          <w:rFonts w:ascii="Times New Roman" w:hAnsi="Times New Roman" w:cs="Times New Roman"/>
          <w:b/>
          <w:bCs/>
          <w:color w:val="auto"/>
          <w:sz w:val="22"/>
          <w:szCs w:val="22"/>
        </w:rPr>
        <w:t>7.3.</w:t>
      </w:r>
      <w:r w:rsidR="00B16528">
        <w:rPr>
          <w:rFonts w:ascii="Times New Roman" w:hAnsi="Times New Roman" w:cs="Times New Roman"/>
          <w:b/>
          <w:bCs/>
          <w:color w:val="auto"/>
          <w:sz w:val="22"/>
          <w:szCs w:val="22"/>
        </w:rPr>
        <w:t>6</w:t>
      </w:r>
      <w:r w:rsidR="00E85C08" w:rsidRPr="00CE37F4">
        <w:rPr>
          <w:rFonts w:ascii="Times New Roman" w:hAnsi="Times New Roman" w:cs="Times New Roman"/>
          <w:b/>
          <w:bCs/>
          <w:color w:val="auto"/>
          <w:sz w:val="22"/>
          <w:szCs w:val="22"/>
        </w:rPr>
        <w:t xml:space="preserve"> Unseen Data Compar</w:t>
      </w:r>
      <w:r w:rsidR="00347224" w:rsidRPr="00CE37F4">
        <w:rPr>
          <w:rFonts w:ascii="Times New Roman" w:hAnsi="Times New Roman" w:cs="Times New Roman"/>
          <w:b/>
          <w:bCs/>
          <w:color w:val="auto"/>
          <w:sz w:val="22"/>
          <w:szCs w:val="22"/>
        </w:rPr>
        <w:t>i</w:t>
      </w:r>
      <w:r w:rsidR="00E85C08" w:rsidRPr="00CE37F4">
        <w:rPr>
          <w:rFonts w:ascii="Times New Roman" w:hAnsi="Times New Roman" w:cs="Times New Roman"/>
          <w:b/>
          <w:bCs/>
          <w:color w:val="auto"/>
          <w:sz w:val="22"/>
          <w:szCs w:val="22"/>
        </w:rPr>
        <w:t>son</w:t>
      </w:r>
    </w:p>
    <w:p w14:paraId="70BD466A" w14:textId="0D242E68" w:rsidR="00E85C08" w:rsidRDefault="00E85C08" w:rsidP="00547A5B">
      <w:pPr>
        <w:rPr>
          <w:rFonts w:ascii="Times New Roman" w:hAnsi="Times New Roman" w:cs="Times New Roman"/>
          <w:sz w:val="22"/>
          <w:szCs w:val="22"/>
        </w:rPr>
      </w:pPr>
      <w:r w:rsidRPr="003011B4">
        <w:rPr>
          <w:rFonts w:ascii="Times New Roman" w:hAnsi="Times New Roman" w:cs="Times New Roman"/>
          <w:sz w:val="22"/>
          <w:szCs w:val="22"/>
        </w:rPr>
        <w:t xml:space="preserve">The unseen data during training for HiFi-GAN appears to be heard well compared to that of the unit HiFi-GAN, even though </w:t>
      </w:r>
      <w:r w:rsidR="00724CA9" w:rsidRPr="003011B4">
        <w:rPr>
          <w:rFonts w:ascii="Times New Roman" w:hAnsi="Times New Roman" w:cs="Times New Roman"/>
          <w:sz w:val="22"/>
          <w:szCs w:val="22"/>
        </w:rPr>
        <w:t>there</w:t>
      </w:r>
      <w:r w:rsidRPr="003011B4">
        <w:rPr>
          <w:rFonts w:ascii="Times New Roman" w:hAnsi="Times New Roman" w:cs="Times New Roman"/>
          <w:sz w:val="22"/>
          <w:szCs w:val="22"/>
        </w:rPr>
        <w:t xml:space="preserve"> </w:t>
      </w:r>
      <w:r w:rsidR="00724CA9" w:rsidRPr="003011B4">
        <w:rPr>
          <w:rFonts w:ascii="Times New Roman" w:hAnsi="Times New Roman" w:cs="Times New Roman"/>
          <w:sz w:val="22"/>
          <w:szCs w:val="22"/>
        </w:rPr>
        <w:t>were</w:t>
      </w:r>
      <w:r w:rsidRPr="003011B4">
        <w:rPr>
          <w:rFonts w:ascii="Times New Roman" w:hAnsi="Times New Roman" w:cs="Times New Roman"/>
          <w:sz w:val="22"/>
          <w:szCs w:val="22"/>
        </w:rPr>
        <w:t xml:space="preserve"> faint background noise</w:t>
      </w:r>
      <w:r w:rsidR="00724CA9" w:rsidRPr="003011B4">
        <w:rPr>
          <w:rFonts w:ascii="Times New Roman" w:hAnsi="Times New Roman" w:cs="Times New Roman"/>
          <w:sz w:val="22"/>
          <w:szCs w:val="22"/>
        </w:rPr>
        <w:t>s</w:t>
      </w:r>
      <w:r w:rsidRPr="003011B4">
        <w:rPr>
          <w:rFonts w:ascii="Times New Roman" w:hAnsi="Times New Roman" w:cs="Times New Roman"/>
          <w:sz w:val="22"/>
          <w:szCs w:val="22"/>
        </w:rPr>
        <w:t xml:space="preserve">. This </w:t>
      </w:r>
      <w:r w:rsidR="007C31F4" w:rsidRPr="003011B4">
        <w:rPr>
          <w:rFonts w:ascii="Times New Roman" w:hAnsi="Times New Roman" w:cs="Times New Roman"/>
          <w:sz w:val="22"/>
          <w:szCs w:val="22"/>
        </w:rPr>
        <w:t>does</w:t>
      </w:r>
      <w:r w:rsidRPr="003011B4">
        <w:rPr>
          <w:rFonts w:ascii="Times New Roman" w:hAnsi="Times New Roman" w:cs="Times New Roman"/>
          <w:sz w:val="22"/>
          <w:szCs w:val="22"/>
        </w:rPr>
        <w:t xml:space="preserve"> not mean the unseen data tested on Unit HiFi-GAN do not sound intelligible. This shows that both models generali</w:t>
      </w:r>
      <w:r w:rsidR="007C31F4" w:rsidRPr="003011B4">
        <w:rPr>
          <w:rFonts w:ascii="Times New Roman" w:hAnsi="Times New Roman" w:cs="Times New Roman"/>
          <w:sz w:val="22"/>
          <w:szCs w:val="22"/>
        </w:rPr>
        <w:t>se</w:t>
      </w:r>
      <w:r w:rsidRPr="003011B4">
        <w:rPr>
          <w:rFonts w:ascii="Times New Roman" w:hAnsi="Times New Roman" w:cs="Times New Roman"/>
          <w:sz w:val="22"/>
          <w:szCs w:val="22"/>
        </w:rPr>
        <w:t xml:space="preserve"> well to unseen data.</w:t>
      </w:r>
    </w:p>
    <w:p w14:paraId="7461CD04" w14:textId="43247F30" w:rsidR="000645ED" w:rsidRPr="000645ED" w:rsidRDefault="000645ED" w:rsidP="000645ED">
      <w:pPr>
        <w:pStyle w:val="Heading3"/>
        <w:rPr>
          <w:rFonts w:ascii="Times New Roman" w:hAnsi="Times New Roman" w:cs="Times New Roman"/>
          <w:b/>
          <w:bCs/>
          <w:color w:val="auto"/>
          <w:sz w:val="24"/>
          <w:szCs w:val="24"/>
        </w:rPr>
      </w:pPr>
      <w:r w:rsidRPr="000645ED">
        <w:rPr>
          <w:rFonts w:ascii="Times New Roman" w:hAnsi="Times New Roman" w:cs="Times New Roman"/>
          <w:b/>
          <w:bCs/>
          <w:color w:val="auto"/>
          <w:sz w:val="24"/>
          <w:szCs w:val="24"/>
        </w:rPr>
        <w:t xml:space="preserve">7.3.7 Discrete Units Comparison </w:t>
      </w:r>
      <w:r w:rsidR="00F10226">
        <w:rPr>
          <w:rFonts w:ascii="Times New Roman" w:hAnsi="Times New Roman" w:cs="Times New Roman"/>
          <w:b/>
          <w:bCs/>
          <w:color w:val="auto"/>
          <w:sz w:val="24"/>
          <w:szCs w:val="24"/>
        </w:rPr>
        <w:t>(HuBERT vs Wav2</w:t>
      </w:r>
      <w:r w:rsidR="00452ECC">
        <w:rPr>
          <w:rFonts w:ascii="Times New Roman" w:hAnsi="Times New Roman" w:cs="Times New Roman"/>
          <w:b/>
          <w:bCs/>
          <w:color w:val="auto"/>
          <w:sz w:val="24"/>
          <w:szCs w:val="24"/>
        </w:rPr>
        <w:t>v</w:t>
      </w:r>
      <w:r w:rsidR="00F10226">
        <w:rPr>
          <w:rFonts w:ascii="Times New Roman" w:hAnsi="Times New Roman" w:cs="Times New Roman"/>
          <w:b/>
          <w:bCs/>
          <w:color w:val="auto"/>
          <w:sz w:val="24"/>
          <w:szCs w:val="24"/>
        </w:rPr>
        <w:t>ec vs WavLM)</w:t>
      </w:r>
    </w:p>
    <w:p w14:paraId="63E5508D" w14:textId="4BAB6CCF" w:rsidR="000645ED" w:rsidRPr="004C576E" w:rsidRDefault="0021186B" w:rsidP="004C576E">
      <w:pPr>
        <w:jc w:val="both"/>
        <w:rPr>
          <w:rFonts w:ascii="Times New Roman" w:hAnsi="Times New Roman" w:cs="Times New Roman"/>
          <w:sz w:val="22"/>
          <w:szCs w:val="22"/>
        </w:rPr>
      </w:pPr>
      <w:r w:rsidRPr="004C576E">
        <w:rPr>
          <w:rFonts w:ascii="Times New Roman" w:hAnsi="Times New Roman" w:cs="Times New Roman"/>
          <w:sz w:val="22"/>
          <w:szCs w:val="22"/>
        </w:rPr>
        <w:t xml:space="preserve">The </w:t>
      </w:r>
      <w:r w:rsidR="00A663FE" w:rsidRPr="004C576E">
        <w:rPr>
          <w:rFonts w:ascii="Times New Roman" w:hAnsi="Times New Roman" w:cs="Times New Roman"/>
          <w:sz w:val="22"/>
          <w:szCs w:val="22"/>
        </w:rPr>
        <w:t xml:space="preserve">results of the experiments when discrete units from each of wav2vec and WavLM were fed to unit HiFi-GAN are given in Tables 9 and 10. The two tables </w:t>
      </w:r>
      <w:r w:rsidR="008845E4" w:rsidRPr="004C576E">
        <w:rPr>
          <w:rFonts w:ascii="Times New Roman" w:hAnsi="Times New Roman" w:cs="Times New Roman"/>
          <w:sz w:val="22"/>
          <w:szCs w:val="22"/>
        </w:rPr>
        <w:t>show</w:t>
      </w:r>
      <w:r w:rsidR="00A663FE" w:rsidRPr="004C576E">
        <w:rPr>
          <w:rFonts w:ascii="Times New Roman" w:hAnsi="Times New Roman" w:cs="Times New Roman"/>
          <w:sz w:val="22"/>
          <w:szCs w:val="22"/>
        </w:rPr>
        <w:t xml:space="preserve"> the PESQ, STOI, and DNSMOS results computed at 45K global steps, on four audio samples utilized for testing the output of the finetuned models. </w:t>
      </w:r>
      <w:r w:rsidR="00B91349" w:rsidRPr="004C576E">
        <w:rPr>
          <w:rFonts w:ascii="Times New Roman" w:hAnsi="Times New Roman" w:cs="Times New Roman"/>
          <w:sz w:val="22"/>
          <w:szCs w:val="22"/>
        </w:rPr>
        <w:t xml:space="preserve"> Table 9 shows that</w:t>
      </w:r>
      <w:r w:rsidR="007D1BD9" w:rsidRPr="004C576E">
        <w:rPr>
          <w:rFonts w:ascii="Times New Roman" w:hAnsi="Times New Roman" w:cs="Times New Roman"/>
          <w:sz w:val="22"/>
          <w:szCs w:val="22"/>
        </w:rPr>
        <w:t xml:space="preserve"> for wav2vec</w:t>
      </w:r>
      <w:r w:rsidR="008845E4">
        <w:rPr>
          <w:rFonts w:ascii="Times New Roman" w:hAnsi="Times New Roman" w:cs="Times New Roman"/>
          <w:sz w:val="22"/>
          <w:szCs w:val="22"/>
        </w:rPr>
        <w:t>,</w:t>
      </w:r>
      <w:r w:rsidR="00B91349" w:rsidRPr="004C576E">
        <w:rPr>
          <w:rFonts w:ascii="Times New Roman" w:hAnsi="Times New Roman" w:cs="Times New Roman"/>
          <w:sz w:val="22"/>
          <w:szCs w:val="22"/>
        </w:rPr>
        <w:t xml:space="preserve"> file pair 3 has the best results in terms of speech quality and intelligibility, while</w:t>
      </w:r>
      <w:r w:rsidR="007D1BD9" w:rsidRPr="004C576E">
        <w:rPr>
          <w:rFonts w:ascii="Times New Roman" w:hAnsi="Times New Roman" w:cs="Times New Roman"/>
          <w:sz w:val="22"/>
          <w:szCs w:val="22"/>
        </w:rPr>
        <w:t xml:space="preserve"> pair</w:t>
      </w:r>
      <w:r w:rsidR="00B91349" w:rsidRPr="004C576E">
        <w:rPr>
          <w:rFonts w:ascii="Times New Roman" w:hAnsi="Times New Roman" w:cs="Times New Roman"/>
          <w:sz w:val="22"/>
          <w:szCs w:val="22"/>
        </w:rPr>
        <w:t xml:space="preserve"> 1 has the best DNSMOS result in comparison to others where its generated samples was rated high to be 3.02 </w:t>
      </w:r>
      <w:r w:rsidR="007D1BD9" w:rsidRPr="004C576E">
        <w:rPr>
          <w:rFonts w:ascii="Times New Roman" w:hAnsi="Times New Roman" w:cs="Times New Roman"/>
          <w:sz w:val="22"/>
          <w:szCs w:val="22"/>
        </w:rPr>
        <w:t>which is 1.13 higher than that of the original sample</w:t>
      </w:r>
      <w:r w:rsidR="00B62722" w:rsidRPr="004C576E">
        <w:rPr>
          <w:rFonts w:ascii="Times New Roman" w:hAnsi="Times New Roman" w:cs="Times New Roman"/>
          <w:sz w:val="22"/>
          <w:szCs w:val="22"/>
        </w:rPr>
        <w:t xml:space="preserve">. These results were also supported in Table 10 for WavLM discrete unit based. However, the generated audio sample of pair 4 has the highest DNSMOS </w:t>
      </w:r>
      <w:r w:rsidR="008845E4" w:rsidRPr="004C576E">
        <w:rPr>
          <w:rFonts w:ascii="Times New Roman" w:hAnsi="Times New Roman" w:cs="Times New Roman"/>
          <w:sz w:val="22"/>
          <w:szCs w:val="22"/>
        </w:rPr>
        <w:t>of 3.11</w:t>
      </w:r>
      <w:r w:rsidR="00B62722" w:rsidRPr="004C576E">
        <w:rPr>
          <w:rFonts w:ascii="Times New Roman" w:hAnsi="Times New Roman" w:cs="Times New Roman"/>
        </w:rPr>
        <w:t xml:space="preserve"> in comparison to 2.67 for its original audio sample.</w:t>
      </w:r>
    </w:p>
    <w:p w14:paraId="42C544EC" w14:textId="564387D2" w:rsidR="00A663FE" w:rsidRPr="00A663FE" w:rsidRDefault="00A540A3" w:rsidP="00547A5B">
      <w:pPr>
        <w:rPr>
          <w:rFonts w:ascii="Times New Roman" w:hAnsi="Times New Roman" w:cs="Times New Roman"/>
        </w:rPr>
      </w:pPr>
      <w:r>
        <w:rPr>
          <w:rFonts w:ascii="Times New Roman" w:hAnsi="Times New Roman" w:cs="Times New Roman"/>
          <w:b/>
          <w:bCs/>
        </w:rPr>
        <w:t xml:space="preserve">          </w:t>
      </w:r>
      <w:r w:rsidR="00A663FE" w:rsidRPr="00A663FE">
        <w:rPr>
          <w:rFonts w:ascii="Times New Roman" w:hAnsi="Times New Roman" w:cs="Times New Roman"/>
          <w:b/>
          <w:bCs/>
        </w:rPr>
        <w:t>Table 9:</w:t>
      </w:r>
      <w:r w:rsidR="00A663FE" w:rsidRPr="00A663FE">
        <w:rPr>
          <w:rFonts w:ascii="Times New Roman" w:hAnsi="Times New Roman" w:cs="Times New Roman"/>
        </w:rPr>
        <w:t xml:space="preserve"> Speech Generated Results using Wav2vec Discrete units</w:t>
      </w:r>
      <w:r w:rsidR="00053018">
        <w:rPr>
          <w:rFonts w:ascii="Times New Roman" w:hAnsi="Times New Roman" w:cs="Times New Roman"/>
        </w:rPr>
        <w:t xml:space="preserve"> at 45K Global Steps</w:t>
      </w:r>
    </w:p>
    <w:tbl>
      <w:tblPr>
        <w:tblStyle w:val="TableGrid"/>
        <w:tblW w:w="0" w:type="auto"/>
        <w:jc w:val="center"/>
        <w:tblLook w:val="04A0" w:firstRow="1" w:lastRow="0" w:firstColumn="1" w:lastColumn="0" w:noHBand="0" w:noVBand="1"/>
      </w:tblPr>
      <w:tblGrid>
        <w:gridCol w:w="2709"/>
        <w:gridCol w:w="903"/>
        <w:gridCol w:w="876"/>
        <w:gridCol w:w="3530"/>
      </w:tblGrid>
      <w:tr w:rsidR="00A663FE" w:rsidRPr="00A663FE" w14:paraId="190B4CA2" w14:textId="77777777" w:rsidTr="007C4488">
        <w:trPr>
          <w:jc w:val="center"/>
        </w:trPr>
        <w:tc>
          <w:tcPr>
            <w:tcW w:w="0" w:type="auto"/>
          </w:tcPr>
          <w:p w14:paraId="3F6FD0C1" w14:textId="3CFBD555"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File Pair</w:t>
            </w:r>
          </w:p>
        </w:tc>
        <w:tc>
          <w:tcPr>
            <w:tcW w:w="0" w:type="auto"/>
          </w:tcPr>
          <w:p w14:paraId="3FA85D12" w14:textId="08930A61"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 xml:space="preserve"> PESQ</w:t>
            </w:r>
          </w:p>
        </w:tc>
        <w:tc>
          <w:tcPr>
            <w:tcW w:w="0" w:type="auto"/>
          </w:tcPr>
          <w:p w14:paraId="39075707" w14:textId="17F1D4D3"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STOI</w:t>
            </w:r>
          </w:p>
        </w:tc>
        <w:tc>
          <w:tcPr>
            <w:tcW w:w="0" w:type="auto"/>
          </w:tcPr>
          <w:p w14:paraId="69A27910" w14:textId="54E3D343" w:rsidR="00A663FE" w:rsidRPr="00D85D75" w:rsidRDefault="00A663FE" w:rsidP="00A663FE">
            <w:pPr>
              <w:rPr>
                <w:rFonts w:ascii="Times New Roman" w:hAnsi="Times New Roman" w:cs="Times New Roman"/>
                <w:b/>
                <w:bCs/>
              </w:rPr>
            </w:pPr>
            <w:r w:rsidRPr="00D85D75">
              <w:rPr>
                <w:rFonts w:ascii="Times New Roman" w:hAnsi="Times New Roman" w:cs="Times New Roman"/>
                <w:b/>
                <w:bCs/>
              </w:rPr>
              <w:t>DNSMOS (Generated, Original)</w:t>
            </w:r>
          </w:p>
        </w:tc>
      </w:tr>
      <w:tr w:rsidR="00A663FE" w:rsidRPr="00A663FE" w14:paraId="77BBF9BE" w14:textId="77777777" w:rsidTr="007C4488">
        <w:trPr>
          <w:jc w:val="center"/>
        </w:trPr>
        <w:tc>
          <w:tcPr>
            <w:tcW w:w="0" w:type="auto"/>
          </w:tcPr>
          <w:p w14:paraId="618792F4" w14:textId="5CCB808E" w:rsidR="00A663FE" w:rsidRPr="00A663FE" w:rsidRDefault="00A663FE" w:rsidP="00A663FE">
            <w:pPr>
              <w:rPr>
                <w:rFonts w:ascii="Times New Roman" w:hAnsi="Times New Roman" w:cs="Times New Roman"/>
              </w:rPr>
            </w:pPr>
            <w:r w:rsidRPr="00A663FE">
              <w:rPr>
                <w:rFonts w:ascii="Times New Roman" w:hAnsi="Times New Roman" w:cs="Times New Roman"/>
              </w:rPr>
              <w:t>generated_1 vs original_1</w:t>
            </w:r>
          </w:p>
        </w:tc>
        <w:tc>
          <w:tcPr>
            <w:tcW w:w="0" w:type="auto"/>
          </w:tcPr>
          <w:p w14:paraId="291D8C02" w14:textId="14E53951" w:rsidR="00A663FE" w:rsidRPr="00A663FE" w:rsidRDefault="00A663FE" w:rsidP="00A663FE">
            <w:pPr>
              <w:rPr>
                <w:rFonts w:ascii="Times New Roman" w:hAnsi="Times New Roman" w:cs="Times New Roman"/>
              </w:rPr>
            </w:pPr>
            <w:r w:rsidRPr="00A663FE">
              <w:rPr>
                <w:rFonts w:ascii="Times New Roman" w:hAnsi="Times New Roman" w:cs="Times New Roman"/>
              </w:rPr>
              <w:t>1.091</w:t>
            </w:r>
            <w:r w:rsidR="00484171">
              <w:rPr>
                <w:rFonts w:ascii="Times New Roman" w:hAnsi="Times New Roman" w:cs="Times New Roman"/>
              </w:rPr>
              <w:t>0</w:t>
            </w:r>
          </w:p>
        </w:tc>
        <w:tc>
          <w:tcPr>
            <w:tcW w:w="0" w:type="auto"/>
          </w:tcPr>
          <w:p w14:paraId="6D90FBBF" w14:textId="1E0DA112" w:rsidR="00A663FE" w:rsidRPr="00A663FE" w:rsidRDefault="00A663FE" w:rsidP="00A663FE">
            <w:pPr>
              <w:rPr>
                <w:rFonts w:ascii="Times New Roman" w:hAnsi="Times New Roman" w:cs="Times New Roman"/>
              </w:rPr>
            </w:pPr>
            <w:r w:rsidRPr="00A663FE">
              <w:rPr>
                <w:rFonts w:ascii="Times New Roman" w:hAnsi="Times New Roman" w:cs="Times New Roman"/>
              </w:rPr>
              <w:t>0.6527</w:t>
            </w:r>
          </w:p>
        </w:tc>
        <w:tc>
          <w:tcPr>
            <w:tcW w:w="0" w:type="auto"/>
          </w:tcPr>
          <w:p w14:paraId="6E16B21D" w14:textId="4127D7D2" w:rsidR="00A663FE" w:rsidRPr="00A663FE" w:rsidRDefault="00A663FE" w:rsidP="00A663FE">
            <w:pPr>
              <w:rPr>
                <w:rFonts w:ascii="Times New Roman" w:hAnsi="Times New Roman" w:cs="Times New Roman"/>
              </w:rPr>
            </w:pPr>
            <w:r w:rsidRPr="00A663FE">
              <w:rPr>
                <w:rFonts w:ascii="Times New Roman" w:hAnsi="Times New Roman" w:cs="Times New Roman"/>
              </w:rPr>
              <w:t>3.0222, 1.8926</w:t>
            </w:r>
          </w:p>
        </w:tc>
      </w:tr>
      <w:tr w:rsidR="00A663FE" w:rsidRPr="00A663FE" w14:paraId="3D9A50ED" w14:textId="77777777" w:rsidTr="007C4488">
        <w:trPr>
          <w:jc w:val="center"/>
        </w:trPr>
        <w:tc>
          <w:tcPr>
            <w:tcW w:w="0" w:type="auto"/>
          </w:tcPr>
          <w:p w14:paraId="0168EDEE" w14:textId="6D069BC7" w:rsidR="00A663FE" w:rsidRPr="00A663FE" w:rsidRDefault="00A663FE" w:rsidP="00A663FE">
            <w:pPr>
              <w:rPr>
                <w:rFonts w:ascii="Times New Roman" w:hAnsi="Times New Roman" w:cs="Times New Roman"/>
              </w:rPr>
            </w:pPr>
            <w:r w:rsidRPr="00A663FE">
              <w:rPr>
                <w:rFonts w:ascii="Times New Roman" w:hAnsi="Times New Roman" w:cs="Times New Roman"/>
              </w:rPr>
              <w:t>generated_2 vs original_2</w:t>
            </w:r>
          </w:p>
        </w:tc>
        <w:tc>
          <w:tcPr>
            <w:tcW w:w="0" w:type="auto"/>
          </w:tcPr>
          <w:p w14:paraId="317C7956" w14:textId="023A9B82" w:rsidR="00A663FE" w:rsidRPr="00A663FE" w:rsidRDefault="00A663FE" w:rsidP="00A663FE">
            <w:pPr>
              <w:rPr>
                <w:rFonts w:ascii="Times New Roman" w:hAnsi="Times New Roman" w:cs="Times New Roman"/>
              </w:rPr>
            </w:pPr>
            <w:r w:rsidRPr="00A663FE">
              <w:rPr>
                <w:rFonts w:ascii="Times New Roman" w:hAnsi="Times New Roman" w:cs="Times New Roman"/>
              </w:rPr>
              <w:t>1.0509</w:t>
            </w:r>
          </w:p>
        </w:tc>
        <w:tc>
          <w:tcPr>
            <w:tcW w:w="0" w:type="auto"/>
          </w:tcPr>
          <w:p w14:paraId="0F47A2BA" w14:textId="732E4BB6" w:rsidR="00A663FE" w:rsidRPr="00A663FE" w:rsidRDefault="00A663FE" w:rsidP="00A663FE">
            <w:pPr>
              <w:rPr>
                <w:rFonts w:ascii="Times New Roman" w:hAnsi="Times New Roman" w:cs="Times New Roman"/>
              </w:rPr>
            </w:pPr>
            <w:r w:rsidRPr="00A663FE">
              <w:rPr>
                <w:rFonts w:ascii="Times New Roman" w:hAnsi="Times New Roman" w:cs="Times New Roman"/>
              </w:rPr>
              <w:t>0.5362</w:t>
            </w:r>
          </w:p>
        </w:tc>
        <w:tc>
          <w:tcPr>
            <w:tcW w:w="0" w:type="auto"/>
          </w:tcPr>
          <w:p w14:paraId="4A3A6750" w14:textId="4B91AA59" w:rsidR="00A663FE" w:rsidRPr="00A663FE" w:rsidRDefault="00A663FE" w:rsidP="00A663FE">
            <w:pPr>
              <w:rPr>
                <w:rFonts w:ascii="Times New Roman" w:hAnsi="Times New Roman" w:cs="Times New Roman"/>
              </w:rPr>
            </w:pPr>
            <w:r w:rsidRPr="00A663FE">
              <w:rPr>
                <w:rFonts w:ascii="Times New Roman" w:hAnsi="Times New Roman" w:cs="Times New Roman"/>
              </w:rPr>
              <w:t>2.6728, 2.7290</w:t>
            </w:r>
          </w:p>
        </w:tc>
      </w:tr>
      <w:tr w:rsidR="00A663FE" w:rsidRPr="00A663FE" w14:paraId="505996EB" w14:textId="77777777" w:rsidTr="007C4488">
        <w:trPr>
          <w:jc w:val="center"/>
        </w:trPr>
        <w:tc>
          <w:tcPr>
            <w:tcW w:w="0" w:type="auto"/>
          </w:tcPr>
          <w:p w14:paraId="641F629F" w14:textId="7F10FCBE" w:rsidR="00A663FE" w:rsidRPr="00A663FE" w:rsidRDefault="00A663FE" w:rsidP="00A663FE">
            <w:pPr>
              <w:rPr>
                <w:rFonts w:ascii="Times New Roman" w:hAnsi="Times New Roman" w:cs="Times New Roman"/>
              </w:rPr>
            </w:pPr>
            <w:r w:rsidRPr="00A663FE">
              <w:rPr>
                <w:rFonts w:ascii="Times New Roman" w:hAnsi="Times New Roman" w:cs="Times New Roman"/>
              </w:rPr>
              <w:t>generated_3 vs original_3</w:t>
            </w:r>
          </w:p>
        </w:tc>
        <w:tc>
          <w:tcPr>
            <w:tcW w:w="0" w:type="auto"/>
          </w:tcPr>
          <w:p w14:paraId="23175564" w14:textId="60DBC33C" w:rsidR="00A663FE" w:rsidRPr="00A663FE" w:rsidRDefault="00A663FE" w:rsidP="00A663FE">
            <w:pPr>
              <w:rPr>
                <w:rFonts w:ascii="Times New Roman" w:hAnsi="Times New Roman" w:cs="Times New Roman"/>
              </w:rPr>
            </w:pPr>
            <w:r w:rsidRPr="00A663FE">
              <w:rPr>
                <w:rFonts w:ascii="Times New Roman" w:hAnsi="Times New Roman" w:cs="Times New Roman"/>
              </w:rPr>
              <w:t>1.3361</w:t>
            </w:r>
          </w:p>
        </w:tc>
        <w:tc>
          <w:tcPr>
            <w:tcW w:w="0" w:type="auto"/>
          </w:tcPr>
          <w:p w14:paraId="513398D2" w14:textId="64081BF0" w:rsidR="00A663FE" w:rsidRPr="00A663FE" w:rsidRDefault="00A663FE" w:rsidP="00A663FE">
            <w:pPr>
              <w:rPr>
                <w:rFonts w:ascii="Times New Roman" w:hAnsi="Times New Roman" w:cs="Times New Roman"/>
              </w:rPr>
            </w:pPr>
            <w:r w:rsidRPr="00A663FE">
              <w:rPr>
                <w:rFonts w:ascii="Times New Roman" w:hAnsi="Times New Roman" w:cs="Times New Roman"/>
              </w:rPr>
              <w:t>0.7392</w:t>
            </w:r>
          </w:p>
        </w:tc>
        <w:tc>
          <w:tcPr>
            <w:tcW w:w="0" w:type="auto"/>
          </w:tcPr>
          <w:p w14:paraId="437A92AC" w14:textId="47D5094D" w:rsidR="00A663FE" w:rsidRPr="00A663FE" w:rsidRDefault="00A663FE" w:rsidP="00A663FE">
            <w:pPr>
              <w:rPr>
                <w:rFonts w:ascii="Times New Roman" w:hAnsi="Times New Roman" w:cs="Times New Roman"/>
              </w:rPr>
            </w:pPr>
            <w:r w:rsidRPr="00A663FE">
              <w:rPr>
                <w:rFonts w:ascii="Times New Roman" w:hAnsi="Times New Roman" w:cs="Times New Roman"/>
              </w:rPr>
              <w:t>2.8299, 1.9979</w:t>
            </w:r>
          </w:p>
        </w:tc>
      </w:tr>
      <w:tr w:rsidR="00A663FE" w:rsidRPr="00A663FE" w14:paraId="3167E714" w14:textId="77777777" w:rsidTr="007C4488">
        <w:trPr>
          <w:jc w:val="center"/>
        </w:trPr>
        <w:tc>
          <w:tcPr>
            <w:tcW w:w="0" w:type="auto"/>
          </w:tcPr>
          <w:p w14:paraId="17FF8553" w14:textId="3B76F8CC" w:rsidR="00A663FE" w:rsidRPr="00A663FE" w:rsidRDefault="00A663FE" w:rsidP="00A663FE">
            <w:pPr>
              <w:rPr>
                <w:rFonts w:ascii="Times New Roman" w:hAnsi="Times New Roman" w:cs="Times New Roman"/>
              </w:rPr>
            </w:pPr>
            <w:r w:rsidRPr="00A663FE">
              <w:rPr>
                <w:rFonts w:ascii="Times New Roman" w:hAnsi="Times New Roman" w:cs="Times New Roman"/>
              </w:rPr>
              <w:t>generated_4 vs original_4</w:t>
            </w:r>
          </w:p>
        </w:tc>
        <w:tc>
          <w:tcPr>
            <w:tcW w:w="0" w:type="auto"/>
          </w:tcPr>
          <w:p w14:paraId="40AA6D5C" w14:textId="68A2940F" w:rsidR="00A663FE" w:rsidRPr="00A663FE" w:rsidRDefault="00A663FE" w:rsidP="00A663FE">
            <w:pPr>
              <w:rPr>
                <w:rFonts w:ascii="Times New Roman" w:hAnsi="Times New Roman" w:cs="Times New Roman"/>
              </w:rPr>
            </w:pPr>
            <w:r w:rsidRPr="00A663FE">
              <w:rPr>
                <w:rFonts w:ascii="Times New Roman" w:hAnsi="Times New Roman" w:cs="Times New Roman"/>
              </w:rPr>
              <w:t>1.0557</w:t>
            </w:r>
          </w:p>
        </w:tc>
        <w:tc>
          <w:tcPr>
            <w:tcW w:w="0" w:type="auto"/>
          </w:tcPr>
          <w:p w14:paraId="653242B4" w14:textId="58992626" w:rsidR="00A663FE" w:rsidRPr="00A663FE" w:rsidRDefault="00A663FE" w:rsidP="00A663FE">
            <w:pPr>
              <w:rPr>
                <w:rFonts w:ascii="Times New Roman" w:hAnsi="Times New Roman" w:cs="Times New Roman"/>
              </w:rPr>
            </w:pPr>
            <w:r w:rsidRPr="00A663FE">
              <w:rPr>
                <w:rFonts w:ascii="Times New Roman" w:hAnsi="Times New Roman" w:cs="Times New Roman"/>
              </w:rPr>
              <w:t>0.4195</w:t>
            </w:r>
          </w:p>
        </w:tc>
        <w:tc>
          <w:tcPr>
            <w:tcW w:w="0" w:type="auto"/>
          </w:tcPr>
          <w:p w14:paraId="5435DCE4" w14:textId="24E2518B" w:rsidR="00A663FE" w:rsidRPr="00A663FE" w:rsidRDefault="00A663FE" w:rsidP="00A663FE">
            <w:pPr>
              <w:rPr>
                <w:rFonts w:ascii="Times New Roman" w:hAnsi="Times New Roman" w:cs="Times New Roman"/>
              </w:rPr>
            </w:pPr>
            <w:r w:rsidRPr="00A663FE">
              <w:rPr>
                <w:rFonts w:ascii="Times New Roman" w:hAnsi="Times New Roman" w:cs="Times New Roman"/>
              </w:rPr>
              <w:t>2.7671, 2.6712</w:t>
            </w:r>
          </w:p>
        </w:tc>
      </w:tr>
    </w:tbl>
    <w:p w14:paraId="2FD6281D" w14:textId="77777777" w:rsidR="00A663FE" w:rsidRDefault="00A663FE" w:rsidP="00547A5B">
      <w:pPr>
        <w:rPr>
          <w:rFonts w:ascii="Times New Roman" w:hAnsi="Times New Roman" w:cs="Times New Roman"/>
          <w:sz w:val="22"/>
          <w:szCs w:val="22"/>
        </w:rPr>
      </w:pPr>
    </w:p>
    <w:p w14:paraId="486E05C9" w14:textId="7D555C7B" w:rsidR="00D85D75" w:rsidRPr="00A663FE" w:rsidRDefault="00A540A3" w:rsidP="00D85D75">
      <w:pPr>
        <w:rPr>
          <w:rFonts w:ascii="Times New Roman" w:hAnsi="Times New Roman" w:cs="Times New Roman"/>
        </w:rPr>
      </w:pPr>
      <w:r>
        <w:rPr>
          <w:rFonts w:ascii="Times New Roman" w:hAnsi="Times New Roman" w:cs="Times New Roman"/>
          <w:b/>
          <w:bCs/>
        </w:rPr>
        <w:t xml:space="preserve">      </w:t>
      </w:r>
      <w:r w:rsidR="00D85D75" w:rsidRPr="00A663FE">
        <w:rPr>
          <w:rFonts w:ascii="Times New Roman" w:hAnsi="Times New Roman" w:cs="Times New Roman"/>
          <w:b/>
          <w:bCs/>
        </w:rPr>
        <w:t xml:space="preserve">Table </w:t>
      </w:r>
      <w:r w:rsidR="003105F9">
        <w:rPr>
          <w:rFonts w:ascii="Times New Roman" w:hAnsi="Times New Roman" w:cs="Times New Roman"/>
          <w:b/>
          <w:bCs/>
        </w:rPr>
        <w:t>10</w:t>
      </w:r>
      <w:r w:rsidR="00D85D75" w:rsidRPr="00A663FE">
        <w:rPr>
          <w:rFonts w:ascii="Times New Roman" w:hAnsi="Times New Roman" w:cs="Times New Roman"/>
          <w:b/>
          <w:bCs/>
        </w:rPr>
        <w:t>:</w:t>
      </w:r>
      <w:r w:rsidR="00D85D75" w:rsidRPr="00A663FE">
        <w:rPr>
          <w:rFonts w:ascii="Times New Roman" w:hAnsi="Times New Roman" w:cs="Times New Roman"/>
        </w:rPr>
        <w:t xml:space="preserve"> Speech Generated Results using Wa</w:t>
      </w:r>
      <w:r w:rsidR="00D85D75">
        <w:rPr>
          <w:rFonts w:ascii="Times New Roman" w:hAnsi="Times New Roman" w:cs="Times New Roman"/>
        </w:rPr>
        <w:t>vLM</w:t>
      </w:r>
      <w:r w:rsidR="00D85D75" w:rsidRPr="00A663FE">
        <w:rPr>
          <w:rFonts w:ascii="Times New Roman" w:hAnsi="Times New Roman" w:cs="Times New Roman"/>
        </w:rPr>
        <w:t xml:space="preserve"> Discrete units</w:t>
      </w:r>
      <w:r w:rsidR="00053018">
        <w:rPr>
          <w:rFonts w:ascii="Times New Roman" w:hAnsi="Times New Roman" w:cs="Times New Roman"/>
        </w:rPr>
        <w:t xml:space="preserve"> at 45K Global Steps </w:t>
      </w:r>
    </w:p>
    <w:tbl>
      <w:tblPr>
        <w:tblStyle w:val="TableGrid"/>
        <w:tblW w:w="0" w:type="auto"/>
        <w:jc w:val="center"/>
        <w:tblLook w:val="04A0" w:firstRow="1" w:lastRow="0" w:firstColumn="1" w:lastColumn="0" w:noHBand="0" w:noVBand="1"/>
      </w:tblPr>
      <w:tblGrid>
        <w:gridCol w:w="2709"/>
        <w:gridCol w:w="876"/>
        <w:gridCol w:w="876"/>
        <w:gridCol w:w="3530"/>
      </w:tblGrid>
      <w:tr w:rsidR="00053018" w:rsidRPr="00053018" w14:paraId="3568ED26" w14:textId="77777777" w:rsidTr="00A540A3">
        <w:trPr>
          <w:jc w:val="center"/>
        </w:trPr>
        <w:tc>
          <w:tcPr>
            <w:tcW w:w="0" w:type="auto"/>
          </w:tcPr>
          <w:p w14:paraId="3FE0D493" w14:textId="2D19269B"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File Pair</w:t>
            </w:r>
          </w:p>
        </w:tc>
        <w:tc>
          <w:tcPr>
            <w:tcW w:w="0" w:type="auto"/>
          </w:tcPr>
          <w:p w14:paraId="2F47DC1A" w14:textId="7C9C82E1"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PESQ</w:t>
            </w:r>
          </w:p>
        </w:tc>
        <w:tc>
          <w:tcPr>
            <w:tcW w:w="0" w:type="auto"/>
          </w:tcPr>
          <w:p w14:paraId="72D39CF8" w14:textId="3BA5198F"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STOI</w:t>
            </w:r>
          </w:p>
        </w:tc>
        <w:tc>
          <w:tcPr>
            <w:tcW w:w="0" w:type="auto"/>
          </w:tcPr>
          <w:p w14:paraId="3B39D9E5" w14:textId="33AC3DE4" w:rsidR="00053018" w:rsidRPr="00053018" w:rsidRDefault="00053018" w:rsidP="00053018">
            <w:pPr>
              <w:rPr>
                <w:rFonts w:ascii="Times New Roman" w:hAnsi="Times New Roman" w:cs="Times New Roman"/>
                <w:b/>
                <w:bCs/>
              </w:rPr>
            </w:pPr>
            <w:r w:rsidRPr="00053018">
              <w:rPr>
                <w:rFonts w:ascii="Times New Roman" w:hAnsi="Times New Roman" w:cs="Times New Roman"/>
                <w:b/>
                <w:bCs/>
              </w:rPr>
              <w:t>DNSMOS (Generated, Original)</w:t>
            </w:r>
          </w:p>
        </w:tc>
      </w:tr>
      <w:tr w:rsidR="00053018" w:rsidRPr="00053018" w14:paraId="345CFFFD" w14:textId="77777777" w:rsidTr="00A540A3">
        <w:trPr>
          <w:jc w:val="center"/>
        </w:trPr>
        <w:tc>
          <w:tcPr>
            <w:tcW w:w="0" w:type="auto"/>
          </w:tcPr>
          <w:p w14:paraId="155EA52C" w14:textId="07FDB724" w:rsidR="00053018" w:rsidRPr="00053018" w:rsidRDefault="00053018" w:rsidP="00053018">
            <w:pPr>
              <w:rPr>
                <w:rFonts w:ascii="Times New Roman" w:hAnsi="Times New Roman" w:cs="Times New Roman"/>
              </w:rPr>
            </w:pPr>
            <w:r w:rsidRPr="00053018">
              <w:rPr>
                <w:rFonts w:ascii="Times New Roman" w:hAnsi="Times New Roman" w:cs="Times New Roman"/>
              </w:rPr>
              <w:t>generated_1 vs original_1</w:t>
            </w:r>
          </w:p>
        </w:tc>
        <w:tc>
          <w:tcPr>
            <w:tcW w:w="0" w:type="auto"/>
          </w:tcPr>
          <w:p w14:paraId="6AF33EB5" w14:textId="40598897" w:rsidR="00053018" w:rsidRPr="00053018" w:rsidRDefault="00053018" w:rsidP="00053018">
            <w:pPr>
              <w:rPr>
                <w:rFonts w:ascii="Times New Roman" w:hAnsi="Times New Roman" w:cs="Times New Roman"/>
              </w:rPr>
            </w:pPr>
            <w:r w:rsidRPr="00053018">
              <w:rPr>
                <w:rFonts w:ascii="Times New Roman" w:hAnsi="Times New Roman" w:cs="Times New Roman"/>
              </w:rPr>
              <w:t>1.0975</w:t>
            </w:r>
          </w:p>
        </w:tc>
        <w:tc>
          <w:tcPr>
            <w:tcW w:w="0" w:type="auto"/>
          </w:tcPr>
          <w:p w14:paraId="10B988AA" w14:textId="5295F37C" w:rsidR="00053018" w:rsidRPr="00053018" w:rsidRDefault="00053018" w:rsidP="00053018">
            <w:pPr>
              <w:rPr>
                <w:rFonts w:ascii="Times New Roman" w:hAnsi="Times New Roman" w:cs="Times New Roman"/>
              </w:rPr>
            </w:pPr>
            <w:r w:rsidRPr="00053018">
              <w:rPr>
                <w:rFonts w:ascii="Times New Roman" w:hAnsi="Times New Roman" w:cs="Times New Roman"/>
              </w:rPr>
              <w:t>0.6850</w:t>
            </w:r>
          </w:p>
        </w:tc>
        <w:tc>
          <w:tcPr>
            <w:tcW w:w="0" w:type="auto"/>
          </w:tcPr>
          <w:p w14:paraId="38BC8C3E" w14:textId="16C6918C" w:rsidR="00053018" w:rsidRPr="00053018" w:rsidRDefault="00053018" w:rsidP="00053018">
            <w:pPr>
              <w:rPr>
                <w:rFonts w:ascii="Times New Roman" w:hAnsi="Times New Roman" w:cs="Times New Roman"/>
              </w:rPr>
            </w:pPr>
            <w:r w:rsidRPr="00053018">
              <w:rPr>
                <w:rFonts w:ascii="Times New Roman" w:hAnsi="Times New Roman" w:cs="Times New Roman"/>
              </w:rPr>
              <w:t>2.6767, 1.8926</w:t>
            </w:r>
          </w:p>
        </w:tc>
      </w:tr>
      <w:tr w:rsidR="00053018" w:rsidRPr="00053018" w14:paraId="15F04893" w14:textId="77777777" w:rsidTr="00A540A3">
        <w:trPr>
          <w:jc w:val="center"/>
        </w:trPr>
        <w:tc>
          <w:tcPr>
            <w:tcW w:w="0" w:type="auto"/>
          </w:tcPr>
          <w:p w14:paraId="6ED5621A" w14:textId="6DA9B970" w:rsidR="00053018" w:rsidRPr="00053018" w:rsidRDefault="00053018" w:rsidP="00053018">
            <w:pPr>
              <w:rPr>
                <w:rFonts w:ascii="Times New Roman" w:hAnsi="Times New Roman" w:cs="Times New Roman"/>
              </w:rPr>
            </w:pPr>
            <w:r w:rsidRPr="00053018">
              <w:rPr>
                <w:rFonts w:ascii="Times New Roman" w:hAnsi="Times New Roman" w:cs="Times New Roman"/>
              </w:rPr>
              <w:t>generated_2 vs original_2</w:t>
            </w:r>
          </w:p>
        </w:tc>
        <w:tc>
          <w:tcPr>
            <w:tcW w:w="0" w:type="auto"/>
          </w:tcPr>
          <w:p w14:paraId="0B216D72" w14:textId="0A016D3C" w:rsidR="00053018" w:rsidRPr="00053018" w:rsidRDefault="00053018" w:rsidP="00053018">
            <w:pPr>
              <w:rPr>
                <w:rFonts w:ascii="Times New Roman" w:hAnsi="Times New Roman" w:cs="Times New Roman"/>
              </w:rPr>
            </w:pPr>
            <w:r w:rsidRPr="00053018">
              <w:rPr>
                <w:rFonts w:ascii="Times New Roman" w:hAnsi="Times New Roman" w:cs="Times New Roman"/>
              </w:rPr>
              <w:t>1.0805</w:t>
            </w:r>
          </w:p>
        </w:tc>
        <w:tc>
          <w:tcPr>
            <w:tcW w:w="0" w:type="auto"/>
          </w:tcPr>
          <w:p w14:paraId="1C705468" w14:textId="470455E4" w:rsidR="00053018" w:rsidRPr="00053018" w:rsidRDefault="00053018" w:rsidP="00053018">
            <w:pPr>
              <w:rPr>
                <w:rFonts w:ascii="Times New Roman" w:hAnsi="Times New Roman" w:cs="Times New Roman"/>
              </w:rPr>
            </w:pPr>
            <w:r w:rsidRPr="00053018">
              <w:rPr>
                <w:rFonts w:ascii="Times New Roman" w:hAnsi="Times New Roman" w:cs="Times New Roman"/>
              </w:rPr>
              <w:t>0.5505</w:t>
            </w:r>
          </w:p>
        </w:tc>
        <w:tc>
          <w:tcPr>
            <w:tcW w:w="0" w:type="auto"/>
          </w:tcPr>
          <w:p w14:paraId="1C62D0C8" w14:textId="2364AE38" w:rsidR="00053018" w:rsidRPr="00053018" w:rsidRDefault="00053018" w:rsidP="00053018">
            <w:pPr>
              <w:rPr>
                <w:rFonts w:ascii="Times New Roman" w:hAnsi="Times New Roman" w:cs="Times New Roman"/>
              </w:rPr>
            </w:pPr>
            <w:r w:rsidRPr="00053018">
              <w:rPr>
                <w:rFonts w:ascii="Times New Roman" w:hAnsi="Times New Roman" w:cs="Times New Roman"/>
              </w:rPr>
              <w:t>2.4892, 2.7290</w:t>
            </w:r>
          </w:p>
        </w:tc>
      </w:tr>
      <w:tr w:rsidR="00053018" w:rsidRPr="00053018" w14:paraId="0C5DBAB2" w14:textId="77777777" w:rsidTr="00A540A3">
        <w:trPr>
          <w:jc w:val="center"/>
        </w:trPr>
        <w:tc>
          <w:tcPr>
            <w:tcW w:w="0" w:type="auto"/>
          </w:tcPr>
          <w:p w14:paraId="3E1CE08E" w14:textId="28FB0C06" w:rsidR="00053018" w:rsidRPr="00053018" w:rsidRDefault="00053018" w:rsidP="00053018">
            <w:pPr>
              <w:rPr>
                <w:rFonts w:ascii="Times New Roman" w:hAnsi="Times New Roman" w:cs="Times New Roman"/>
              </w:rPr>
            </w:pPr>
            <w:r w:rsidRPr="00053018">
              <w:rPr>
                <w:rFonts w:ascii="Times New Roman" w:hAnsi="Times New Roman" w:cs="Times New Roman"/>
              </w:rPr>
              <w:t>generated_3 vs original_3</w:t>
            </w:r>
          </w:p>
        </w:tc>
        <w:tc>
          <w:tcPr>
            <w:tcW w:w="0" w:type="auto"/>
          </w:tcPr>
          <w:p w14:paraId="74DF876B" w14:textId="1305EFE1" w:rsidR="00053018" w:rsidRPr="00053018" w:rsidRDefault="00053018" w:rsidP="00053018">
            <w:pPr>
              <w:rPr>
                <w:rFonts w:ascii="Times New Roman" w:hAnsi="Times New Roman" w:cs="Times New Roman"/>
              </w:rPr>
            </w:pPr>
            <w:r w:rsidRPr="00053018">
              <w:rPr>
                <w:rFonts w:ascii="Times New Roman" w:hAnsi="Times New Roman" w:cs="Times New Roman"/>
              </w:rPr>
              <w:t>1.3210</w:t>
            </w:r>
          </w:p>
        </w:tc>
        <w:tc>
          <w:tcPr>
            <w:tcW w:w="0" w:type="auto"/>
          </w:tcPr>
          <w:p w14:paraId="3E5AF9ED" w14:textId="0894E65F" w:rsidR="00053018" w:rsidRPr="00053018" w:rsidRDefault="00053018" w:rsidP="00053018">
            <w:pPr>
              <w:rPr>
                <w:rFonts w:ascii="Times New Roman" w:hAnsi="Times New Roman" w:cs="Times New Roman"/>
              </w:rPr>
            </w:pPr>
            <w:r w:rsidRPr="00053018">
              <w:rPr>
                <w:rFonts w:ascii="Times New Roman" w:hAnsi="Times New Roman" w:cs="Times New Roman"/>
              </w:rPr>
              <w:t>0.7804</w:t>
            </w:r>
          </w:p>
        </w:tc>
        <w:tc>
          <w:tcPr>
            <w:tcW w:w="0" w:type="auto"/>
          </w:tcPr>
          <w:p w14:paraId="4332BBDC" w14:textId="250A8107" w:rsidR="00053018" w:rsidRPr="00053018" w:rsidRDefault="00053018" w:rsidP="00053018">
            <w:pPr>
              <w:rPr>
                <w:rFonts w:ascii="Times New Roman" w:hAnsi="Times New Roman" w:cs="Times New Roman"/>
              </w:rPr>
            </w:pPr>
            <w:r w:rsidRPr="00053018">
              <w:rPr>
                <w:rFonts w:ascii="Times New Roman" w:hAnsi="Times New Roman" w:cs="Times New Roman"/>
              </w:rPr>
              <w:t>2.2298, 1.997</w:t>
            </w:r>
          </w:p>
        </w:tc>
      </w:tr>
      <w:tr w:rsidR="00053018" w:rsidRPr="00053018" w14:paraId="4C57EA68" w14:textId="77777777" w:rsidTr="00A540A3">
        <w:trPr>
          <w:jc w:val="center"/>
        </w:trPr>
        <w:tc>
          <w:tcPr>
            <w:tcW w:w="0" w:type="auto"/>
          </w:tcPr>
          <w:p w14:paraId="02CFF4FE" w14:textId="3C26607A" w:rsidR="00053018" w:rsidRPr="00053018" w:rsidRDefault="00053018" w:rsidP="00053018">
            <w:pPr>
              <w:rPr>
                <w:rFonts w:ascii="Times New Roman" w:hAnsi="Times New Roman" w:cs="Times New Roman"/>
              </w:rPr>
            </w:pPr>
            <w:r w:rsidRPr="00053018">
              <w:rPr>
                <w:rFonts w:ascii="Times New Roman" w:hAnsi="Times New Roman" w:cs="Times New Roman"/>
              </w:rPr>
              <w:t>generated_4 vs original_4</w:t>
            </w:r>
          </w:p>
        </w:tc>
        <w:tc>
          <w:tcPr>
            <w:tcW w:w="0" w:type="auto"/>
          </w:tcPr>
          <w:p w14:paraId="7EF65BD5" w14:textId="6111D74B" w:rsidR="00053018" w:rsidRPr="00053018" w:rsidRDefault="00053018" w:rsidP="00053018">
            <w:pPr>
              <w:rPr>
                <w:rFonts w:ascii="Times New Roman" w:hAnsi="Times New Roman" w:cs="Times New Roman"/>
              </w:rPr>
            </w:pPr>
            <w:r w:rsidRPr="00053018">
              <w:rPr>
                <w:rFonts w:ascii="Times New Roman" w:hAnsi="Times New Roman" w:cs="Times New Roman"/>
              </w:rPr>
              <w:t>1.0756</w:t>
            </w:r>
          </w:p>
        </w:tc>
        <w:tc>
          <w:tcPr>
            <w:tcW w:w="0" w:type="auto"/>
          </w:tcPr>
          <w:p w14:paraId="4C2DF6FD" w14:textId="2229FEF1" w:rsidR="00053018" w:rsidRPr="00053018" w:rsidRDefault="00053018" w:rsidP="00053018">
            <w:pPr>
              <w:rPr>
                <w:rFonts w:ascii="Times New Roman" w:hAnsi="Times New Roman" w:cs="Times New Roman"/>
              </w:rPr>
            </w:pPr>
            <w:r w:rsidRPr="00053018">
              <w:rPr>
                <w:rFonts w:ascii="Times New Roman" w:hAnsi="Times New Roman" w:cs="Times New Roman"/>
              </w:rPr>
              <w:t>0.5215</w:t>
            </w:r>
          </w:p>
        </w:tc>
        <w:tc>
          <w:tcPr>
            <w:tcW w:w="0" w:type="auto"/>
          </w:tcPr>
          <w:p w14:paraId="1A691504" w14:textId="124A34FD" w:rsidR="00053018" w:rsidRPr="00053018" w:rsidRDefault="00053018" w:rsidP="00053018">
            <w:pPr>
              <w:rPr>
                <w:rFonts w:ascii="Times New Roman" w:hAnsi="Times New Roman" w:cs="Times New Roman"/>
              </w:rPr>
            </w:pPr>
            <w:r w:rsidRPr="00053018">
              <w:rPr>
                <w:rFonts w:ascii="Times New Roman" w:hAnsi="Times New Roman" w:cs="Times New Roman"/>
              </w:rPr>
              <w:t>3.1088, 2.6712</w:t>
            </w:r>
          </w:p>
        </w:tc>
      </w:tr>
    </w:tbl>
    <w:p w14:paraId="52E110C3" w14:textId="7DCAAAA5" w:rsidR="00A663FE" w:rsidRDefault="00A663FE" w:rsidP="00547A5B">
      <w:pPr>
        <w:rPr>
          <w:rFonts w:ascii="Times New Roman" w:hAnsi="Times New Roman" w:cs="Times New Roman"/>
          <w:sz w:val="22"/>
          <w:szCs w:val="22"/>
        </w:rPr>
      </w:pPr>
    </w:p>
    <w:p w14:paraId="7BECE6F1" w14:textId="596FB12B" w:rsidR="00215497" w:rsidRDefault="00215497" w:rsidP="005B0FC1">
      <w:pPr>
        <w:jc w:val="both"/>
        <w:rPr>
          <w:rFonts w:ascii="Times New Roman" w:hAnsi="Times New Roman" w:cs="Times New Roman"/>
          <w:sz w:val="22"/>
          <w:szCs w:val="22"/>
        </w:rPr>
      </w:pPr>
      <w:r>
        <w:rPr>
          <w:rFonts w:ascii="Times New Roman" w:hAnsi="Times New Roman" w:cs="Times New Roman"/>
          <w:sz w:val="22"/>
          <w:szCs w:val="22"/>
        </w:rPr>
        <w:t xml:space="preserve">Figures </w:t>
      </w:r>
      <w:r w:rsidR="00DA50AF">
        <w:rPr>
          <w:rFonts w:ascii="Times New Roman" w:hAnsi="Times New Roman" w:cs="Times New Roman"/>
          <w:sz w:val="22"/>
          <w:szCs w:val="22"/>
        </w:rPr>
        <w:t>11</w:t>
      </w:r>
      <w:r>
        <w:rPr>
          <w:rFonts w:ascii="Times New Roman" w:hAnsi="Times New Roman" w:cs="Times New Roman"/>
          <w:sz w:val="22"/>
          <w:szCs w:val="22"/>
        </w:rPr>
        <w:t>, 1</w:t>
      </w:r>
      <w:r w:rsidR="00DA50AF">
        <w:rPr>
          <w:rFonts w:ascii="Times New Roman" w:hAnsi="Times New Roman" w:cs="Times New Roman"/>
          <w:sz w:val="22"/>
          <w:szCs w:val="22"/>
        </w:rPr>
        <w:t>2</w:t>
      </w:r>
      <w:r>
        <w:rPr>
          <w:rFonts w:ascii="Times New Roman" w:hAnsi="Times New Roman" w:cs="Times New Roman"/>
          <w:sz w:val="22"/>
          <w:szCs w:val="22"/>
        </w:rPr>
        <w:t>, and 1</w:t>
      </w:r>
      <w:r w:rsidR="00DA50AF">
        <w:rPr>
          <w:rFonts w:ascii="Times New Roman" w:hAnsi="Times New Roman" w:cs="Times New Roman"/>
          <w:sz w:val="22"/>
          <w:szCs w:val="22"/>
        </w:rPr>
        <w:t>3</w:t>
      </w:r>
      <w:r>
        <w:rPr>
          <w:rFonts w:ascii="Times New Roman" w:hAnsi="Times New Roman" w:cs="Times New Roman"/>
          <w:sz w:val="22"/>
          <w:szCs w:val="22"/>
        </w:rPr>
        <w:t xml:space="preserve"> </w:t>
      </w:r>
      <w:r w:rsidR="001F7EE9">
        <w:rPr>
          <w:rFonts w:ascii="Times New Roman" w:hAnsi="Times New Roman" w:cs="Times New Roman"/>
          <w:sz w:val="22"/>
          <w:szCs w:val="22"/>
        </w:rPr>
        <w:t>compare</w:t>
      </w:r>
      <w:r>
        <w:rPr>
          <w:rFonts w:ascii="Times New Roman" w:hAnsi="Times New Roman" w:cs="Times New Roman"/>
          <w:sz w:val="22"/>
          <w:szCs w:val="22"/>
        </w:rPr>
        <w:t xml:space="preserve"> the training losses for HuBERT, Wav2vec, and WavLM respectively. It can be seen that the three discretization approaches have almost same generation loss at the earlier steps in the training, but at about 10K steps into the finetuning, HuBERT and WavLM show similar trend with lower </w:t>
      </w:r>
      <w:r w:rsidR="001413D2">
        <w:rPr>
          <w:rFonts w:ascii="Times New Roman" w:hAnsi="Times New Roman" w:cs="Times New Roman"/>
          <w:sz w:val="22"/>
          <w:szCs w:val="22"/>
        </w:rPr>
        <w:t xml:space="preserve">train </w:t>
      </w:r>
      <w:r>
        <w:rPr>
          <w:rFonts w:ascii="Times New Roman" w:hAnsi="Times New Roman" w:cs="Times New Roman"/>
          <w:sz w:val="22"/>
          <w:szCs w:val="22"/>
        </w:rPr>
        <w:t>generation</w:t>
      </w:r>
      <w:r w:rsidR="001413D2">
        <w:rPr>
          <w:rFonts w:ascii="Times New Roman" w:hAnsi="Times New Roman" w:cs="Times New Roman"/>
          <w:sz w:val="22"/>
          <w:szCs w:val="22"/>
        </w:rPr>
        <w:t xml:space="preserve"> loss </w:t>
      </w:r>
      <w:r w:rsidR="001F7EE9">
        <w:rPr>
          <w:rFonts w:ascii="Times New Roman" w:hAnsi="Times New Roman" w:cs="Times New Roman"/>
          <w:sz w:val="22"/>
          <w:szCs w:val="22"/>
        </w:rPr>
        <w:t>of about 53</w:t>
      </w:r>
      <w:r>
        <w:rPr>
          <w:rFonts w:ascii="Times New Roman" w:hAnsi="Times New Roman" w:cs="Times New Roman"/>
          <w:sz w:val="22"/>
          <w:szCs w:val="22"/>
        </w:rPr>
        <w:t>, while wav2vec has a value of 60. At the latter end of the training at about 50K steps, HuBERT</w:t>
      </w:r>
      <w:r w:rsidR="004E020F">
        <w:rPr>
          <w:rFonts w:ascii="Times New Roman" w:hAnsi="Times New Roman" w:cs="Times New Roman"/>
          <w:sz w:val="22"/>
          <w:szCs w:val="22"/>
        </w:rPr>
        <w:t>, wav2vec, and WavLM</w:t>
      </w:r>
      <w:r>
        <w:rPr>
          <w:rFonts w:ascii="Times New Roman" w:hAnsi="Times New Roman" w:cs="Times New Roman"/>
          <w:sz w:val="22"/>
          <w:szCs w:val="22"/>
        </w:rPr>
        <w:t xml:space="preserve"> h</w:t>
      </w:r>
      <w:r w:rsidR="004E020F">
        <w:rPr>
          <w:rFonts w:ascii="Times New Roman" w:hAnsi="Times New Roman" w:cs="Times New Roman"/>
          <w:sz w:val="22"/>
          <w:szCs w:val="22"/>
        </w:rPr>
        <w:t>ave</w:t>
      </w:r>
      <w:r>
        <w:rPr>
          <w:rFonts w:ascii="Times New Roman" w:hAnsi="Times New Roman" w:cs="Times New Roman"/>
          <w:sz w:val="22"/>
          <w:szCs w:val="22"/>
        </w:rPr>
        <w:t xml:space="preserve"> a </w:t>
      </w:r>
      <w:r w:rsidR="00D71FAA">
        <w:rPr>
          <w:rFonts w:ascii="Times New Roman" w:hAnsi="Times New Roman" w:cs="Times New Roman"/>
          <w:sz w:val="22"/>
          <w:szCs w:val="22"/>
        </w:rPr>
        <w:t>train generation loss</w:t>
      </w:r>
      <w:r>
        <w:rPr>
          <w:rFonts w:ascii="Times New Roman" w:hAnsi="Times New Roman" w:cs="Times New Roman"/>
          <w:sz w:val="22"/>
          <w:szCs w:val="22"/>
        </w:rPr>
        <w:t xml:space="preserve"> of </w:t>
      </w:r>
      <w:r w:rsidR="004E020F">
        <w:rPr>
          <w:rFonts w:ascii="Times New Roman" w:hAnsi="Times New Roman" w:cs="Times New Roman"/>
          <w:sz w:val="22"/>
          <w:szCs w:val="22"/>
        </w:rPr>
        <w:t>about 4</w:t>
      </w:r>
      <w:r w:rsidR="005A11A2">
        <w:rPr>
          <w:rFonts w:ascii="Times New Roman" w:hAnsi="Times New Roman" w:cs="Times New Roman"/>
          <w:sz w:val="22"/>
          <w:szCs w:val="22"/>
        </w:rPr>
        <w:t>6</w:t>
      </w:r>
      <w:r w:rsidR="004E020F">
        <w:rPr>
          <w:rFonts w:ascii="Times New Roman" w:hAnsi="Times New Roman" w:cs="Times New Roman"/>
          <w:sz w:val="22"/>
          <w:szCs w:val="22"/>
        </w:rPr>
        <w:t>, 50, and 4</w:t>
      </w:r>
      <w:r w:rsidR="005A11A2">
        <w:rPr>
          <w:rFonts w:ascii="Times New Roman" w:hAnsi="Times New Roman" w:cs="Times New Roman"/>
          <w:sz w:val="22"/>
          <w:szCs w:val="22"/>
        </w:rPr>
        <w:t>5</w:t>
      </w:r>
      <w:r w:rsidR="004E020F">
        <w:rPr>
          <w:rFonts w:ascii="Times New Roman" w:hAnsi="Times New Roman" w:cs="Times New Roman"/>
          <w:sz w:val="22"/>
          <w:szCs w:val="22"/>
        </w:rPr>
        <w:t xml:space="preserve"> respectively which shows that HuBERT and wav2vec prove to be </w:t>
      </w:r>
      <w:commentRangeStart w:id="108"/>
      <w:commentRangeStart w:id="109"/>
      <w:r w:rsidR="008D706A">
        <w:rPr>
          <w:rFonts w:ascii="Times New Roman" w:hAnsi="Times New Roman" w:cs="Times New Roman"/>
          <w:sz w:val="22"/>
          <w:szCs w:val="22"/>
        </w:rPr>
        <w:t>faster</w:t>
      </w:r>
      <w:r w:rsidR="004E020F">
        <w:rPr>
          <w:rFonts w:ascii="Times New Roman" w:hAnsi="Times New Roman" w:cs="Times New Roman"/>
          <w:sz w:val="22"/>
          <w:szCs w:val="22"/>
        </w:rPr>
        <w:t xml:space="preserve"> </w:t>
      </w:r>
      <w:commentRangeEnd w:id="108"/>
      <w:r w:rsidR="00CE7CFB">
        <w:rPr>
          <w:rStyle w:val="CommentReference"/>
          <w:rFonts w:ascii="Times New Roman" w:hAnsi="Times New Roman" w:cs="Times New Roman"/>
          <w:sz w:val="22"/>
          <w:szCs w:val="22"/>
        </w:rPr>
        <w:commentReference w:id="108"/>
      </w:r>
      <w:commentRangeEnd w:id="109"/>
      <w:r w:rsidR="000634C4">
        <w:rPr>
          <w:rStyle w:val="CommentReference"/>
          <w:rFonts w:ascii="Times New Roman" w:hAnsi="Times New Roman" w:cs="Times New Roman"/>
          <w:sz w:val="22"/>
          <w:szCs w:val="22"/>
        </w:rPr>
        <w:commentReference w:id="109"/>
      </w:r>
      <w:r w:rsidR="004E020F">
        <w:rPr>
          <w:rFonts w:ascii="Times New Roman" w:hAnsi="Times New Roman" w:cs="Times New Roman"/>
          <w:sz w:val="22"/>
          <w:szCs w:val="22"/>
        </w:rPr>
        <w:t xml:space="preserve">in training than wav2vec. This was also confirmed </w:t>
      </w:r>
      <w:r w:rsidR="00D71FAA">
        <w:rPr>
          <w:rFonts w:ascii="Times New Roman" w:hAnsi="Times New Roman" w:cs="Times New Roman"/>
          <w:sz w:val="22"/>
          <w:szCs w:val="22"/>
        </w:rPr>
        <w:t>by</w:t>
      </w:r>
      <w:r w:rsidR="004E020F">
        <w:rPr>
          <w:rFonts w:ascii="Times New Roman" w:hAnsi="Times New Roman" w:cs="Times New Roman"/>
          <w:sz w:val="22"/>
          <w:szCs w:val="22"/>
        </w:rPr>
        <w:t xml:space="preserve"> the quality of the </w:t>
      </w:r>
      <w:r w:rsidR="005B0FC1">
        <w:rPr>
          <w:rFonts w:ascii="Times New Roman" w:hAnsi="Times New Roman" w:cs="Times New Roman"/>
          <w:sz w:val="22"/>
          <w:szCs w:val="22"/>
        </w:rPr>
        <w:t>audio</w:t>
      </w:r>
      <w:r w:rsidR="004E020F">
        <w:rPr>
          <w:rFonts w:ascii="Times New Roman" w:hAnsi="Times New Roman" w:cs="Times New Roman"/>
          <w:sz w:val="22"/>
          <w:szCs w:val="22"/>
        </w:rPr>
        <w:t xml:space="preserve"> generated from each of them.</w:t>
      </w:r>
      <w:r>
        <w:rPr>
          <w:rFonts w:ascii="Times New Roman" w:hAnsi="Times New Roman" w:cs="Times New Roman"/>
          <w:sz w:val="22"/>
          <w:szCs w:val="22"/>
        </w:rPr>
        <w:t xml:space="preserve"> </w:t>
      </w:r>
    </w:p>
    <w:p w14:paraId="1BF8E674" w14:textId="0DADF199" w:rsidR="00BE421A" w:rsidRDefault="00BE421A" w:rsidP="00BE421A">
      <w:pPr>
        <w:jc w:val="center"/>
        <w:rPr>
          <w:rFonts w:ascii="Times New Roman" w:hAnsi="Times New Roman" w:cs="Times New Roman"/>
          <w:sz w:val="22"/>
          <w:szCs w:val="22"/>
        </w:rPr>
      </w:pPr>
      <w:r>
        <w:rPr>
          <w:noProof/>
        </w:rPr>
        <w:lastRenderedPageBreak/>
        <w:drawing>
          <wp:inline distT="0" distB="0" distL="0" distR="0" wp14:anchorId="55AD161B" wp14:editId="38778C81">
            <wp:extent cx="4429125" cy="2124075"/>
            <wp:effectExtent l="0" t="0" r="9525" b="9525"/>
            <wp:docPr id="18368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29125" cy="2124075"/>
                    </a:xfrm>
                    <a:prstGeom prst="rect">
                      <a:avLst/>
                    </a:prstGeom>
                    <a:noFill/>
                    <a:ln>
                      <a:noFill/>
                    </a:ln>
                  </pic:spPr>
                </pic:pic>
              </a:graphicData>
            </a:graphic>
          </wp:inline>
        </w:drawing>
      </w:r>
    </w:p>
    <w:p w14:paraId="3EF6B0A9" w14:textId="15439C20" w:rsidR="00BE421A" w:rsidRDefault="00BE421A" w:rsidP="00BE421A">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sidR="00DA50AF">
        <w:rPr>
          <w:rFonts w:ascii="Times New Roman" w:hAnsi="Times New Roman" w:cs="Times New Roman"/>
          <w:b/>
          <w:bCs/>
          <w:sz w:val="22"/>
          <w:szCs w:val="22"/>
        </w:rPr>
        <w:t>11</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HuBERT</w:t>
      </w:r>
    </w:p>
    <w:p w14:paraId="31E488FE" w14:textId="632D6F5F" w:rsidR="00644712" w:rsidRDefault="00644712" w:rsidP="00BE421A">
      <w:pPr>
        <w:jc w:val="center"/>
        <w:rPr>
          <w:rFonts w:ascii="Times New Roman" w:hAnsi="Times New Roman" w:cs="Times New Roman"/>
          <w:sz w:val="22"/>
          <w:szCs w:val="22"/>
        </w:rPr>
      </w:pPr>
      <w:r>
        <w:rPr>
          <w:noProof/>
        </w:rPr>
        <w:drawing>
          <wp:inline distT="0" distB="0" distL="0" distR="0" wp14:anchorId="5DF60985" wp14:editId="1F9A295A">
            <wp:extent cx="4572000" cy="2524125"/>
            <wp:effectExtent l="0" t="0" r="0" b="9525"/>
            <wp:docPr id="2749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6313A3AB" w14:textId="09595831" w:rsidR="00644712" w:rsidRDefault="00644712" w:rsidP="00644712">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Pr>
          <w:rFonts w:ascii="Times New Roman" w:hAnsi="Times New Roman" w:cs="Times New Roman"/>
          <w:b/>
          <w:bCs/>
          <w:sz w:val="22"/>
          <w:szCs w:val="22"/>
        </w:rPr>
        <w:t>1</w:t>
      </w:r>
      <w:r w:rsidR="00DA50AF">
        <w:rPr>
          <w:rFonts w:ascii="Times New Roman" w:hAnsi="Times New Roman" w:cs="Times New Roman"/>
          <w:b/>
          <w:bCs/>
          <w:sz w:val="22"/>
          <w:szCs w:val="22"/>
        </w:rPr>
        <w:t>2</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Wav2vec</w:t>
      </w:r>
    </w:p>
    <w:p w14:paraId="452D8433" w14:textId="09DE1458" w:rsidR="00644712" w:rsidRDefault="00644712" w:rsidP="00644712">
      <w:pPr>
        <w:jc w:val="center"/>
        <w:rPr>
          <w:rFonts w:ascii="Times New Roman" w:hAnsi="Times New Roman" w:cs="Times New Roman"/>
          <w:sz w:val="22"/>
          <w:szCs w:val="22"/>
        </w:rPr>
      </w:pPr>
      <w:r>
        <w:rPr>
          <w:noProof/>
        </w:rPr>
        <w:drawing>
          <wp:inline distT="0" distB="0" distL="0" distR="0" wp14:anchorId="619353B6" wp14:editId="15775F92">
            <wp:extent cx="4352925" cy="2305050"/>
            <wp:effectExtent l="0" t="0" r="9525" b="0"/>
            <wp:docPr id="8452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52925" cy="2305050"/>
                    </a:xfrm>
                    <a:prstGeom prst="rect">
                      <a:avLst/>
                    </a:prstGeom>
                    <a:noFill/>
                    <a:ln>
                      <a:noFill/>
                    </a:ln>
                  </pic:spPr>
                </pic:pic>
              </a:graphicData>
            </a:graphic>
          </wp:inline>
        </w:drawing>
      </w:r>
    </w:p>
    <w:p w14:paraId="297E8B24" w14:textId="5E705FDD" w:rsidR="00644712" w:rsidRDefault="00644712" w:rsidP="00644712">
      <w:pPr>
        <w:jc w:val="center"/>
        <w:rPr>
          <w:rFonts w:ascii="Times New Roman" w:hAnsi="Times New Roman" w:cs="Times New Roman"/>
          <w:sz w:val="22"/>
          <w:szCs w:val="22"/>
        </w:rPr>
      </w:pPr>
      <w:r w:rsidRPr="00BE421A">
        <w:rPr>
          <w:rFonts w:ascii="Times New Roman" w:hAnsi="Times New Roman" w:cs="Times New Roman"/>
          <w:b/>
          <w:bCs/>
          <w:sz w:val="22"/>
          <w:szCs w:val="22"/>
        </w:rPr>
        <w:t xml:space="preserve">Figure </w:t>
      </w:r>
      <w:r>
        <w:rPr>
          <w:rFonts w:ascii="Times New Roman" w:hAnsi="Times New Roman" w:cs="Times New Roman"/>
          <w:b/>
          <w:bCs/>
          <w:sz w:val="22"/>
          <w:szCs w:val="22"/>
        </w:rPr>
        <w:t>1</w:t>
      </w:r>
      <w:r w:rsidR="00DA50AF">
        <w:rPr>
          <w:rFonts w:ascii="Times New Roman" w:hAnsi="Times New Roman" w:cs="Times New Roman"/>
          <w:b/>
          <w:bCs/>
          <w:sz w:val="22"/>
          <w:szCs w:val="22"/>
        </w:rPr>
        <w:t>3</w:t>
      </w:r>
      <w:r w:rsidRPr="00BE421A">
        <w:rPr>
          <w:rFonts w:ascii="Times New Roman" w:hAnsi="Times New Roman" w:cs="Times New Roman"/>
          <w:b/>
          <w:bCs/>
          <w:sz w:val="22"/>
          <w:szCs w:val="22"/>
        </w:rPr>
        <w:t>:</w:t>
      </w:r>
      <w:r>
        <w:rPr>
          <w:rFonts w:ascii="Times New Roman" w:hAnsi="Times New Roman" w:cs="Times New Roman"/>
          <w:sz w:val="22"/>
          <w:szCs w:val="22"/>
        </w:rPr>
        <w:t xml:space="preserve"> Training Losses for WavLM</w:t>
      </w:r>
    </w:p>
    <w:p w14:paraId="053C97BC" w14:textId="75923640" w:rsidR="004A3AD1" w:rsidRDefault="00EB757C" w:rsidP="00CA2F67">
      <w:pPr>
        <w:jc w:val="both"/>
        <w:rPr>
          <w:rFonts w:ascii="Times New Roman" w:hAnsi="Times New Roman" w:cs="Times New Roman"/>
          <w:sz w:val="22"/>
          <w:szCs w:val="22"/>
        </w:rPr>
      </w:pPr>
      <w:r>
        <w:rPr>
          <w:rFonts w:ascii="Times New Roman" w:hAnsi="Times New Roman" w:cs="Times New Roman"/>
          <w:sz w:val="22"/>
          <w:szCs w:val="22"/>
        </w:rPr>
        <w:lastRenderedPageBreak/>
        <w:t xml:space="preserve">Table 11 compares the three </w:t>
      </w:r>
      <w:r w:rsidR="008D60DF">
        <w:rPr>
          <w:rFonts w:ascii="Times New Roman" w:hAnsi="Times New Roman" w:cs="Times New Roman"/>
          <w:sz w:val="22"/>
          <w:szCs w:val="22"/>
        </w:rPr>
        <w:t>discretization-based</w:t>
      </w:r>
      <w:r>
        <w:rPr>
          <w:rFonts w:ascii="Times New Roman" w:hAnsi="Times New Roman" w:cs="Times New Roman"/>
          <w:sz w:val="22"/>
          <w:szCs w:val="22"/>
        </w:rPr>
        <w:t xml:space="preserve"> models in terms of speech quality, intelligibility, and naturalness using PESQ, STOI, and DNSMOS</w:t>
      </w:r>
      <w:r w:rsidR="00BB1EFC">
        <w:rPr>
          <w:rFonts w:ascii="Times New Roman" w:hAnsi="Times New Roman" w:cs="Times New Roman"/>
          <w:sz w:val="22"/>
          <w:szCs w:val="22"/>
        </w:rPr>
        <w:t xml:space="preserve"> at 32K and 45K steps</w:t>
      </w:r>
      <w:r>
        <w:rPr>
          <w:rFonts w:ascii="Times New Roman" w:hAnsi="Times New Roman" w:cs="Times New Roman"/>
          <w:sz w:val="22"/>
          <w:szCs w:val="22"/>
        </w:rPr>
        <w:t xml:space="preserve">. </w:t>
      </w:r>
      <w:r w:rsidR="009A6732">
        <w:rPr>
          <w:rFonts w:ascii="Times New Roman" w:hAnsi="Times New Roman" w:cs="Times New Roman"/>
          <w:sz w:val="22"/>
          <w:szCs w:val="22"/>
        </w:rPr>
        <w:t xml:space="preserve">In terms of </w:t>
      </w:r>
      <w:r w:rsidR="009A6732" w:rsidRPr="009A6732">
        <w:rPr>
          <w:rFonts w:ascii="Times New Roman" w:hAnsi="Times New Roman" w:cs="Times New Roman"/>
          <w:sz w:val="22"/>
          <w:szCs w:val="22"/>
        </w:rPr>
        <w:t>PESQ</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HuBERT</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Wav2Vec2</w:t>
      </w:r>
      <w:r w:rsidR="009A6732">
        <w:rPr>
          <w:rFonts w:ascii="Times New Roman" w:hAnsi="Times New Roman" w:cs="Times New Roman"/>
          <w:sz w:val="22"/>
          <w:szCs w:val="22"/>
        </w:rPr>
        <w:t xml:space="preserve">, and </w:t>
      </w:r>
      <w:r w:rsidR="009A6732" w:rsidRPr="009A6732">
        <w:rPr>
          <w:rFonts w:ascii="Times New Roman" w:hAnsi="Times New Roman" w:cs="Times New Roman"/>
          <w:sz w:val="22"/>
          <w:szCs w:val="22"/>
        </w:rPr>
        <w:t>WavLM</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 xml:space="preserve">range </w:t>
      </w:r>
      <w:r w:rsidR="009A6732">
        <w:rPr>
          <w:rFonts w:ascii="Times New Roman" w:hAnsi="Times New Roman" w:cs="Times New Roman"/>
          <w:sz w:val="22"/>
          <w:szCs w:val="22"/>
        </w:rPr>
        <w:t xml:space="preserve">from </w:t>
      </w:r>
      <w:r w:rsidR="009A6732" w:rsidRPr="009A6732">
        <w:rPr>
          <w:rFonts w:ascii="Times New Roman" w:hAnsi="Times New Roman" w:cs="Times New Roman"/>
          <w:sz w:val="22"/>
          <w:szCs w:val="22"/>
        </w:rPr>
        <w:t>1.07–1.40</w:t>
      </w:r>
      <w:r w:rsidR="009A6732">
        <w:rPr>
          <w:rFonts w:ascii="Times New Roman" w:hAnsi="Times New Roman" w:cs="Times New Roman"/>
          <w:sz w:val="22"/>
          <w:szCs w:val="22"/>
        </w:rPr>
        <w:t xml:space="preserve">, </w:t>
      </w:r>
      <w:r w:rsidR="009A6732" w:rsidRPr="009A6732">
        <w:rPr>
          <w:rFonts w:ascii="Times New Roman" w:hAnsi="Times New Roman" w:cs="Times New Roman"/>
          <w:sz w:val="22"/>
          <w:szCs w:val="22"/>
        </w:rPr>
        <w:t>1.04–1.33</w:t>
      </w:r>
      <w:r w:rsidR="009A6732">
        <w:rPr>
          <w:rFonts w:ascii="Times New Roman" w:hAnsi="Times New Roman" w:cs="Times New Roman"/>
          <w:sz w:val="22"/>
          <w:szCs w:val="22"/>
        </w:rPr>
        <w:t xml:space="preserve">, and </w:t>
      </w:r>
      <w:r w:rsidR="009A6732" w:rsidRPr="009A6732">
        <w:rPr>
          <w:rFonts w:ascii="Times New Roman" w:hAnsi="Times New Roman" w:cs="Times New Roman"/>
          <w:sz w:val="22"/>
          <w:szCs w:val="22"/>
        </w:rPr>
        <w:t>1.07–1.32</w:t>
      </w:r>
      <w:r w:rsidR="009A6732">
        <w:rPr>
          <w:rFonts w:ascii="Times New Roman" w:hAnsi="Times New Roman" w:cs="Times New Roman"/>
          <w:sz w:val="22"/>
          <w:szCs w:val="22"/>
        </w:rPr>
        <w:t xml:space="preserve"> respectively</w:t>
      </w:r>
      <w:r w:rsidR="00A74333">
        <w:rPr>
          <w:rFonts w:ascii="Times New Roman" w:hAnsi="Times New Roman" w:cs="Times New Roman"/>
          <w:sz w:val="22"/>
          <w:szCs w:val="22"/>
        </w:rPr>
        <w:t>- th</w:t>
      </w:r>
      <w:r w:rsidR="008D60DF">
        <w:rPr>
          <w:rFonts w:ascii="Times New Roman" w:hAnsi="Times New Roman" w:cs="Times New Roman"/>
          <w:sz w:val="22"/>
          <w:szCs w:val="22"/>
        </w:rPr>
        <w:t>ese</w:t>
      </w:r>
      <w:r w:rsidR="00A74333">
        <w:rPr>
          <w:rFonts w:ascii="Times New Roman" w:hAnsi="Times New Roman" w:cs="Times New Roman"/>
          <w:sz w:val="22"/>
          <w:szCs w:val="22"/>
        </w:rPr>
        <w:t xml:space="preserve"> </w:t>
      </w:r>
      <w:r w:rsidR="009A6732">
        <w:rPr>
          <w:rFonts w:ascii="Times New Roman" w:hAnsi="Times New Roman" w:cs="Times New Roman"/>
          <w:sz w:val="22"/>
          <w:szCs w:val="22"/>
        </w:rPr>
        <w:t xml:space="preserve">show that </w:t>
      </w:r>
      <w:r w:rsidR="009A6732" w:rsidRPr="009A6732">
        <w:rPr>
          <w:rFonts w:ascii="Times New Roman" w:hAnsi="Times New Roman" w:cs="Times New Roman"/>
          <w:sz w:val="22"/>
          <w:szCs w:val="22"/>
        </w:rPr>
        <w:t>HuBERT and WavLM tend to edge slightly higher than Wav2Vec2, especially at later steps.</w:t>
      </w:r>
      <w:r w:rsidR="00A74333">
        <w:rPr>
          <w:rFonts w:ascii="Times New Roman" w:hAnsi="Times New Roman" w:cs="Times New Roman"/>
          <w:sz w:val="22"/>
          <w:szCs w:val="22"/>
        </w:rPr>
        <w:t xml:space="preserve"> In terms of STOI evaluation, </w:t>
      </w:r>
      <w:r w:rsidR="00A74333" w:rsidRPr="009A6732">
        <w:rPr>
          <w:rFonts w:ascii="Times New Roman" w:hAnsi="Times New Roman" w:cs="Times New Roman"/>
          <w:sz w:val="22"/>
          <w:szCs w:val="22"/>
        </w:rPr>
        <w:t>HuBERT</w:t>
      </w:r>
      <w:r w:rsidR="00A74333">
        <w:rPr>
          <w:rFonts w:ascii="Times New Roman" w:hAnsi="Times New Roman" w:cs="Times New Roman"/>
          <w:sz w:val="22"/>
          <w:szCs w:val="22"/>
        </w:rPr>
        <w:t xml:space="preserve">, </w:t>
      </w:r>
      <w:r w:rsidR="00A74333" w:rsidRPr="009A6732">
        <w:rPr>
          <w:rFonts w:ascii="Times New Roman" w:hAnsi="Times New Roman" w:cs="Times New Roman"/>
          <w:sz w:val="22"/>
          <w:szCs w:val="22"/>
        </w:rPr>
        <w:t>Wav2Vec2</w:t>
      </w:r>
      <w:r w:rsidR="00A74333">
        <w:rPr>
          <w:rFonts w:ascii="Times New Roman" w:hAnsi="Times New Roman" w:cs="Times New Roman"/>
          <w:sz w:val="22"/>
          <w:szCs w:val="22"/>
        </w:rPr>
        <w:t xml:space="preserve">, and </w:t>
      </w:r>
      <w:r w:rsidR="00A74333" w:rsidRPr="009A6732">
        <w:rPr>
          <w:rFonts w:ascii="Times New Roman" w:hAnsi="Times New Roman" w:cs="Times New Roman"/>
          <w:sz w:val="22"/>
          <w:szCs w:val="22"/>
        </w:rPr>
        <w:t>WavLM</w:t>
      </w:r>
      <w:r w:rsidR="00A74333">
        <w:rPr>
          <w:rFonts w:ascii="Times New Roman" w:hAnsi="Times New Roman" w:cs="Times New Roman"/>
          <w:sz w:val="22"/>
          <w:szCs w:val="22"/>
        </w:rPr>
        <w:t xml:space="preserve"> </w:t>
      </w:r>
      <w:r w:rsidR="00A74333" w:rsidRPr="009A6732">
        <w:rPr>
          <w:rFonts w:ascii="Times New Roman" w:hAnsi="Times New Roman" w:cs="Times New Roman"/>
          <w:sz w:val="22"/>
          <w:szCs w:val="22"/>
        </w:rPr>
        <w:t xml:space="preserve">range </w:t>
      </w:r>
      <w:r w:rsidR="00A74333">
        <w:rPr>
          <w:rFonts w:ascii="Times New Roman" w:hAnsi="Times New Roman" w:cs="Times New Roman"/>
          <w:sz w:val="22"/>
          <w:szCs w:val="22"/>
        </w:rPr>
        <w:t xml:space="preserve">from </w:t>
      </w:r>
      <w:r w:rsidR="00A74333" w:rsidRPr="00A74333">
        <w:rPr>
          <w:rFonts w:ascii="Times New Roman" w:hAnsi="Times New Roman" w:cs="Times New Roman"/>
          <w:sz w:val="22"/>
          <w:szCs w:val="22"/>
        </w:rPr>
        <w:t>0.55–0.78</w:t>
      </w:r>
      <w:r w:rsidR="00A74333">
        <w:rPr>
          <w:rFonts w:ascii="Times New Roman" w:hAnsi="Times New Roman" w:cs="Times New Roman"/>
          <w:sz w:val="22"/>
          <w:szCs w:val="22"/>
        </w:rPr>
        <w:t xml:space="preserve">, </w:t>
      </w:r>
      <w:r w:rsidR="00A74333" w:rsidRPr="00A74333">
        <w:rPr>
          <w:rFonts w:ascii="Times New Roman" w:hAnsi="Times New Roman" w:cs="Times New Roman"/>
          <w:sz w:val="22"/>
          <w:szCs w:val="22"/>
        </w:rPr>
        <w:t>0.39–0.74</w:t>
      </w:r>
      <w:r w:rsidR="00A74333">
        <w:rPr>
          <w:rFonts w:ascii="Times New Roman" w:hAnsi="Times New Roman" w:cs="Times New Roman"/>
          <w:sz w:val="22"/>
          <w:szCs w:val="22"/>
        </w:rPr>
        <w:t xml:space="preserve">, and </w:t>
      </w:r>
      <w:r w:rsidR="00A74333" w:rsidRPr="00A74333">
        <w:rPr>
          <w:rFonts w:ascii="Times New Roman" w:hAnsi="Times New Roman" w:cs="Times New Roman"/>
          <w:sz w:val="22"/>
          <w:szCs w:val="22"/>
        </w:rPr>
        <w:t>0.52–0.78</w:t>
      </w:r>
      <w:r w:rsidR="00A74333">
        <w:rPr>
          <w:rFonts w:ascii="Times New Roman" w:hAnsi="Times New Roman" w:cs="Times New Roman"/>
          <w:sz w:val="22"/>
          <w:szCs w:val="22"/>
        </w:rPr>
        <w:t xml:space="preserve"> respectively- th</w:t>
      </w:r>
      <w:r w:rsidR="008D60DF">
        <w:rPr>
          <w:rFonts w:ascii="Times New Roman" w:hAnsi="Times New Roman" w:cs="Times New Roman"/>
          <w:sz w:val="22"/>
          <w:szCs w:val="22"/>
        </w:rPr>
        <w:t>ese</w:t>
      </w:r>
      <w:r w:rsidR="00A74333">
        <w:rPr>
          <w:rFonts w:ascii="Times New Roman" w:hAnsi="Times New Roman" w:cs="Times New Roman"/>
          <w:sz w:val="22"/>
          <w:szCs w:val="22"/>
        </w:rPr>
        <w:t xml:space="preserve"> depict </w:t>
      </w:r>
      <w:r w:rsidR="00A74333" w:rsidRPr="00A74333">
        <w:rPr>
          <w:rFonts w:ascii="Times New Roman" w:hAnsi="Times New Roman" w:cs="Times New Roman"/>
          <w:sz w:val="22"/>
          <w:szCs w:val="22"/>
        </w:rPr>
        <w:t>WavLM and HuBERT consistently achieve higher intelligibility scores than Wav2Vec2. Wav2Vec2 struggles most on certain files (e.g. generated_4 at 32 steps: 0.39)</w:t>
      </w:r>
      <w:r w:rsidR="00A74333" w:rsidRPr="009A6732">
        <w:rPr>
          <w:rFonts w:ascii="Times New Roman" w:hAnsi="Times New Roman" w:cs="Times New Roman"/>
          <w:sz w:val="22"/>
          <w:szCs w:val="22"/>
        </w:rPr>
        <w:t>.</w:t>
      </w:r>
      <w:r w:rsidR="008919F9">
        <w:rPr>
          <w:rFonts w:ascii="Times New Roman" w:hAnsi="Times New Roman" w:cs="Times New Roman"/>
          <w:sz w:val="22"/>
          <w:szCs w:val="22"/>
        </w:rPr>
        <w:t xml:space="preserve"> For </w:t>
      </w:r>
      <w:r w:rsidR="008919F9" w:rsidRPr="008919F9">
        <w:rPr>
          <w:rFonts w:ascii="Times New Roman" w:hAnsi="Times New Roman" w:cs="Times New Roman"/>
          <w:sz w:val="22"/>
          <w:szCs w:val="22"/>
        </w:rPr>
        <w:t>DNSMOS HuBERT</w:t>
      </w:r>
      <w:r w:rsidR="008919F9">
        <w:rPr>
          <w:rFonts w:ascii="Times New Roman" w:hAnsi="Times New Roman" w:cs="Times New Roman"/>
          <w:sz w:val="22"/>
          <w:szCs w:val="22"/>
        </w:rPr>
        <w:t>’s g</w:t>
      </w:r>
      <w:r w:rsidR="008919F9" w:rsidRPr="008919F9">
        <w:rPr>
          <w:rFonts w:ascii="Times New Roman" w:hAnsi="Times New Roman" w:cs="Times New Roman"/>
          <w:sz w:val="22"/>
          <w:szCs w:val="22"/>
        </w:rPr>
        <w:t>enerated scores</w:t>
      </w:r>
      <w:r w:rsidR="008919F9">
        <w:rPr>
          <w:rFonts w:ascii="Times New Roman" w:hAnsi="Times New Roman" w:cs="Times New Roman"/>
          <w:sz w:val="22"/>
          <w:szCs w:val="22"/>
        </w:rPr>
        <w:t xml:space="preserve"> </w:t>
      </w:r>
      <w:r w:rsidR="00CE7CFB">
        <w:rPr>
          <w:rFonts w:ascii="Times New Roman" w:hAnsi="Times New Roman" w:cs="Times New Roman"/>
          <w:sz w:val="22"/>
          <w:szCs w:val="22"/>
        </w:rPr>
        <w:t>range from 2.46–3.15, while those of Wav2Vec2 and WavLM range from 2.03–3.06, and 2.22–3.10, respectively. These</w:t>
      </w:r>
      <w:r w:rsidR="00FB68E2">
        <w:rPr>
          <w:rFonts w:ascii="Times New Roman" w:hAnsi="Times New Roman" w:cs="Times New Roman"/>
          <w:sz w:val="22"/>
          <w:szCs w:val="22"/>
        </w:rPr>
        <w:t xml:space="preserve"> results</w:t>
      </w:r>
      <w:r w:rsidR="00BB1EFC">
        <w:rPr>
          <w:rFonts w:ascii="Times New Roman" w:hAnsi="Times New Roman" w:cs="Times New Roman"/>
          <w:sz w:val="22"/>
          <w:szCs w:val="22"/>
        </w:rPr>
        <w:t xml:space="preserve"> </w:t>
      </w:r>
      <w:r w:rsidR="00070AAC">
        <w:rPr>
          <w:rFonts w:ascii="Times New Roman" w:hAnsi="Times New Roman" w:cs="Times New Roman"/>
          <w:sz w:val="22"/>
          <w:szCs w:val="22"/>
        </w:rPr>
        <w:t>show that</w:t>
      </w:r>
      <w:r w:rsidR="008919F9" w:rsidRPr="008919F9">
        <w:rPr>
          <w:rFonts w:ascii="Times New Roman" w:hAnsi="Times New Roman" w:cs="Times New Roman"/>
          <w:sz w:val="22"/>
          <w:szCs w:val="22"/>
        </w:rPr>
        <w:t xml:space="preserve"> WavLM and HuBERT produce more stable DNSMOS values. Wav2Vec2 shows larger variance and weaker scores on some files.</w:t>
      </w:r>
    </w:p>
    <w:p w14:paraId="346A46CD" w14:textId="769B2123" w:rsidR="004A3AD1" w:rsidRPr="00A663FE" w:rsidRDefault="00543358" w:rsidP="004A3AD1">
      <w:pPr>
        <w:rPr>
          <w:rFonts w:ascii="Times New Roman" w:hAnsi="Times New Roman" w:cs="Times New Roman"/>
        </w:rPr>
      </w:pPr>
      <w:r>
        <w:rPr>
          <w:rFonts w:ascii="Times New Roman" w:hAnsi="Times New Roman" w:cs="Times New Roman"/>
          <w:b/>
          <w:bCs/>
        </w:rPr>
        <w:t xml:space="preserve">    </w:t>
      </w:r>
      <w:r w:rsidR="004A3AD1" w:rsidRPr="00A663FE">
        <w:rPr>
          <w:rFonts w:ascii="Times New Roman" w:hAnsi="Times New Roman" w:cs="Times New Roman"/>
          <w:b/>
          <w:bCs/>
        </w:rPr>
        <w:t xml:space="preserve">Table </w:t>
      </w:r>
      <w:r w:rsidR="004A3AD1">
        <w:rPr>
          <w:rFonts w:ascii="Times New Roman" w:hAnsi="Times New Roman" w:cs="Times New Roman"/>
          <w:b/>
          <w:bCs/>
        </w:rPr>
        <w:t>11</w:t>
      </w:r>
      <w:r w:rsidR="004A3AD1" w:rsidRPr="00A663FE">
        <w:rPr>
          <w:rFonts w:ascii="Times New Roman" w:hAnsi="Times New Roman" w:cs="Times New Roman"/>
          <w:b/>
          <w:bCs/>
        </w:rPr>
        <w:t>:</w:t>
      </w:r>
      <w:r w:rsidR="004A3AD1" w:rsidRPr="00A663FE">
        <w:rPr>
          <w:rFonts w:ascii="Times New Roman" w:hAnsi="Times New Roman" w:cs="Times New Roman"/>
        </w:rPr>
        <w:t xml:space="preserve"> </w:t>
      </w:r>
      <w:r w:rsidR="004A3AD1">
        <w:rPr>
          <w:rFonts w:ascii="Times New Roman" w:hAnsi="Times New Roman" w:cs="Times New Roman"/>
        </w:rPr>
        <w:t xml:space="preserve">HuBERT Versus Wav2vec Versus WavLM  </w:t>
      </w:r>
    </w:p>
    <w:tbl>
      <w:tblPr>
        <w:tblStyle w:val="TableGrid"/>
        <w:tblW w:w="0" w:type="auto"/>
        <w:jc w:val="center"/>
        <w:tblLook w:val="04A0" w:firstRow="1" w:lastRow="0" w:firstColumn="1" w:lastColumn="0" w:noHBand="0" w:noVBand="1"/>
      </w:tblPr>
      <w:tblGrid>
        <w:gridCol w:w="1250"/>
        <w:gridCol w:w="1781"/>
        <w:gridCol w:w="1650"/>
        <w:gridCol w:w="1592"/>
        <w:gridCol w:w="2570"/>
      </w:tblGrid>
      <w:tr w:rsidR="00913C4B" w:rsidRPr="006F4F76" w14:paraId="30993651" w14:textId="6A52844A" w:rsidTr="00543358">
        <w:trPr>
          <w:jc w:val="center"/>
        </w:trPr>
        <w:tc>
          <w:tcPr>
            <w:tcW w:w="0" w:type="auto"/>
          </w:tcPr>
          <w:p w14:paraId="6C2B0002" w14:textId="17BCC603"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Model</w:t>
            </w:r>
          </w:p>
        </w:tc>
        <w:tc>
          <w:tcPr>
            <w:tcW w:w="0" w:type="auto"/>
          </w:tcPr>
          <w:p w14:paraId="48AC4F40" w14:textId="1ED5E622"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 xml:space="preserve"> Training Stage</w:t>
            </w:r>
          </w:p>
        </w:tc>
        <w:tc>
          <w:tcPr>
            <w:tcW w:w="0" w:type="auto"/>
          </w:tcPr>
          <w:p w14:paraId="15693447" w14:textId="5267AA73"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PESQ (range)</w:t>
            </w:r>
          </w:p>
        </w:tc>
        <w:tc>
          <w:tcPr>
            <w:tcW w:w="0" w:type="auto"/>
          </w:tcPr>
          <w:p w14:paraId="00073C19" w14:textId="004720DB"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STOI (range)</w:t>
            </w:r>
          </w:p>
        </w:tc>
        <w:tc>
          <w:tcPr>
            <w:tcW w:w="2570" w:type="dxa"/>
          </w:tcPr>
          <w:p w14:paraId="7AAA05C3" w14:textId="79F99A8C" w:rsidR="00913C4B" w:rsidRPr="006F4F76" w:rsidRDefault="00913C4B" w:rsidP="00913C4B">
            <w:pPr>
              <w:rPr>
                <w:rFonts w:ascii="Times New Roman" w:hAnsi="Times New Roman" w:cs="Times New Roman"/>
                <w:b/>
                <w:bCs/>
              </w:rPr>
            </w:pPr>
            <w:r w:rsidRPr="006F4F76">
              <w:rPr>
                <w:rFonts w:ascii="Times New Roman" w:hAnsi="Times New Roman" w:cs="Times New Roman"/>
                <w:b/>
                <w:bCs/>
              </w:rPr>
              <w:t>DNSMOS (Generated range)</w:t>
            </w:r>
          </w:p>
        </w:tc>
      </w:tr>
      <w:tr w:rsidR="009B0DE0" w:rsidRPr="006F4F76" w14:paraId="7765F4CC" w14:textId="67AC05D8" w:rsidTr="00543358">
        <w:trPr>
          <w:trHeight w:val="135"/>
          <w:jc w:val="center"/>
        </w:trPr>
        <w:tc>
          <w:tcPr>
            <w:tcW w:w="0" w:type="auto"/>
            <w:vMerge w:val="restart"/>
          </w:tcPr>
          <w:p w14:paraId="00C593DA" w14:textId="67297187" w:rsidR="009B0DE0" w:rsidRPr="006F4F76" w:rsidRDefault="009B0DE0" w:rsidP="009B0DE0">
            <w:pPr>
              <w:rPr>
                <w:rFonts w:ascii="Times New Roman" w:hAnsi="Times New Roman" w:cs="Times New Roman"/>
              </w:rPr>
            </w:pPr>
            <w:r w:rsidRPr="006F4F76">
              <w:rPr>
                <w:rFonts w:ascii="Times New Roman" w:hAnsi="Times New Roman" w:cs="Times New Roman"/>
              </w:rPr>
              <w:t>HuBERT</w:t>
            </w:r>
          </w:p>
        </w:tc>
        <w:tc>
          <w:tcPr>
            <w:tcW w:w="0" w:type="auto"/>
          </w:tcPr>
          <w:p w14:paraId="36C5CBD1" w14:textId="3FF53230" w:rsidR="009B0DE0" w:rsidRPr="006F4F76" w:rsidRDefault="009B0DE0" w:rsidP="009B0DE0">
            <w:pPr>
              <w:rPr>
                <w:rFonts w:ascii="Times New Roman" w:hAnsi="Times New Roman" w:cs="Times New Roman"/>
              </w:rPr>
            </w:pPr>
            <w:r w:rsidRPr="006F4F76">
              <w:rPr>
                <w:rFonts w:ascii="Times New Roman" w:hAnsi="Times New Roman" w:cs="Times New Roman"/>
              </w:rPr>
              <w:t>32 steps</w:t>
            </w:r>
          </w:p>
        </w:tc>
        <w:tc>
          <w:tcPr>
            <w:tcW w:w="0" w:type="auto"/>
          </w:tcPr>
          <w:p w14:paraId="5D28DE8D" w14:textId="3C9343AA" w:rsidR="009B0DE0" w:rsidRPr="006F4F76" w:rsidRDefault="009B0DE0" w:rsidP="009B0DE0">
            <w:pPr>
              <w:rPr>
                <w:rFonts w:ascii="Times New Roman" w:hAnsi="Times New Roman" w:cs="Times New Roman"/>
              </w:rPr>
            </w:pPr>
            <w:r w:rsidRPr="006F4F76">
              <w:rPr>
                <w:rFonts w:ascii="Times New Roman" w:hAnsi="Times New Roman" w:cs="Times New Roman"/>
              </w:rPr>
              <w:t>1.07 – 1.28</w:t>
            </w:r>
          </w:p>
        </w:tc>
        <w:tc>
          <w:tcPr>
            <w:tcW w:w="0" w:type="auto"/>
          </w:tcPr>
          <w:p w14:paraId="03EEB36C" w14:textId="78979DA2" w:rsidR="009B0DE0" w:rsidRPr="006F4F76" w:rsidRDefault="009B0DE0" w:rsidP="009B0DE0">
            <w:pPr>
              <w:rPr>
                <w:rFonts w:ascii="Times New Roman" w:hAnsi="Times New Roman" w:cs="Times New Roman"/>
              </w:rPr>
            </w:pPr>
            <w:r w:rsidRPr="006F4F76">
              <w:rPr>
                <w:rFonts w:ascii="Times New Roman" w:hAnsi="Times New Roman" w:cs="Times New Roman"/>
              </w:rPr>
              <w:t>0.52 – 0.75</w:t>
            </w:r>
          </w:p>
        </w:tc>
        <w:tc>
          <w:tcPr>
            <w:tcW w:w="2570" w:type="dxa"/>
          </w:tcPr>
          <w:p w14:paraId="4D6920FC" w14:textId="6B8737A0" w:rsidR="009B0DE0" w:rsidRPr="006F4F76" w:rsidRDefault="009B0DE0" w:rsidP="009B0DE0">
            <w:pPr>
              <w:rPr>
                <w:rFonts w:ascii="Times New Roman" w:hAnsi="Times New Roman" w:cs="Times New Roman"/>
              </w:rPr>
            </w:pPr>
            <w:r w:rsidRPr="006F4F76">
              <w:rPr>
                <w:rFonts w:ascii="Times New Roman" w:hAnsi="Times New Roman" w:cs="Times New Roman"/>
              </w:rPr>
              <w:t>2.57 – 3.00</w:t>
            </w:r>
          </w:p>
        </w:tc>
      </w:tr>
      <w:tr w:rsidR="00A74333" w:rsidRPr="006F4F76" w14:paraId="7D15590B" w14:textId="77777777" w:rsidTr="00543358">
        <w:trPr>
          <w:trHeight w:val="135"/>
          <w:jc w:val="center"/>
        </w:trPr>
        <w:tc>
          <w:tcPr>
            <w:tcW w:w="0" w:type="auto"/>
            <w:vMerge/>
          </w:tcPr>
          <w:p w14:paraId="668DAA51" w14:textId="77777777" w:rsidR="00A74333" w:rsidRPr="006F4F76" w:rsidRDefault="00A74333" w:rsidP="00A74333">
            <w:pPr>
              <w:rPr>
                <w:rFonts w:ascii="Times New Roman" w:hAnsi="Times New Roman" w:cs="Times New Roman"/>
              </w:rPr>
            </w:pPr>
          </w:p>
        </w:tc>
        <w:tc>
          <w:tcPr>
            <w:tcW w:w="0" w:type="auto"/>
          </w:tcPr>
          <w:p w14:paraId="63CBE088" w14:textId="0E29B0A5" w:rsidR="00A74333" w:rsidRPr="006F4F76" w:rsidRDefault="00A74333" w:rsidP="00A74333">
            <w:pPr>
              <w:rPr>
                <w:rFonts w:ascii="Times New Roman" w:hAnsi="Times New Roman" w:cs="Times New Roman"/>
              </w:rPr>
            </w:pPr>
            <w:r w:rsidRPr="006F4F76">
              <w:rPr>
                <w:rFonts w:ascii="Times New Roman" w:hAnsi="Times New Roman" w:cs="Times New Roman"/>
              </w:rPr>
              <w:t>45k steps</w:t>
            </w:r>
          </w:p>
        </w:tc>
        <w:tc>
          <w:tcPr>
            <w:tcW w:w="0" w:type="auto"/>
          </w:tcPr>
          <w:p w14:paraId="1F71ABF5" w14:textId="74B04136" w:rsidR="00A74333" w:rsidRPr="006F4F76" w:rsidRDefault="00A74333" w:rsidP="00A74333">
            <w:pPr>
              <w:rPr>
                <w:rFonts w:ascii="Times New Roman" w:hAnsi="Times New Roman" w:cs="Times New Roman"/>
              </w:rPr>
            </w:pPr>
            <w:r w:rsidRPr="006F4F76">
              <w:rPr>
                <w:rFonts w:ascii="Times New Roman" w:hAnsi="Times New Roman" w:cs="Times New Roman"/>
              </w:rPr>
              <w:t>1.07 – 1.40</w:t>
            </w:r>
          </w:p>
        </w:tc>
        <w:tc>
          <w:tcPr>
            <w:tcW w:w="0" w:type="auto"/>
          </w:tcPr>
          <w:p w14:paraId="66DE94B8" w14:textId="4DDC8DD9" w:rsidR="00A74333" w:rsidRPr="006F4F76" w:rsidRDefault="00A74333" w:rsidP="00A74333">
            <w:pPr>
              <w:rPr>
                <w:rFonts w:ascii="Times New Roman" w:hAnsi="Times New Roman" w:cs="Times New Roman"/>
              </w:rPr>
            </w:pPr>
            <w:r w:rsidRPr="006F4F76">
              <w:rPr>
                <w:rFonts w:ascii="Times New Roman" w:hAnsi="Times New Roman" w:cs="Times New Roman"/>
              </w:rPr>
              <w:t>0.55 – 0.78</w:t>
            </w:r>
          </w:p>
        </w:tc>
        <w:tc>
          <w:tcPr>
            <w:tcW w:w="2570" w:type="dxa"/>
          </w:tcPr>
          <w:p w14:paraId="03FC31F6" w14:textId="63462BB6" w:rsidR="00A74333" w:rsidRPr="006F4F76" w:rsidRDefault="00A74333" w:rsidP="00A74333">
            <w:pPr>
              <w:rPr>
                <w:rFonts w:ascii="Times New Roman" w:hAnsi="Times New Roman" w:cs="Times New Roman"/>
              </w:rPr>
            </w:pPr>
            <w:r w:rsidRPr="006F4F76">
              <w:rPr>
                <w:rFonts w:ascii="Times New Roman" w:hAnsi="Times New Roman" w:cs="Times New Roman"/>
              </w:rPr>
              <w:t>2.46 – 3.15</w:t>
            </w:r>
          </w:p>
        </w:tc>
      </w:tr>
      <w:tr w:rsidR="006F4F76" w:rsidRPr="006F4F76" w14:paraId="6A59CE80" w14:textId="77777777" w:rsidTr="00543358">
        <w:trPr>
          <w:trHeight w:val="135"/>
          <w:jc w:val="center"/>
        </w:trPr>
        <w:tc>
          <w:tcPr>
            <w:tcW w:w="0" w:type="auto"/>
            <w:vMerge w:val="restart"/>
          </w:tcPr>
          <w:p w14:paraId="5EE221DA" w14:textId="0B757DAF" w:rsidR="006F4F76" w:rsidRPr="006F4F76" w:rsidRDefault="006F4F76" w:rsidP="00543358">
            <w:pPr>
              <w:jc w:val="center"/>
              <w:rPr>
                <w:rFonts w:ascii="Times New Roman" w:hAnsi="Times New Roman" w:cs="Times New Roman"/>
              </w:rPr>
            </w:pPr>
            <w:r w:rsidRPr="006F4F76">
              <w:rPr>
                <w:rFonts w:ascii="Times New Roman" w:hAnsi="Times New Roman" w:cs="Times New Roman"/>
              </w:rPr>
              <w:t>Wav2Vec2</w:t>
            </w:r>
          </w:p>
        </w:tc>
        <w:tc>
          <w:tcPr>
            <w:tcW w:w="0" w:type="auto"/>
          </w:tcPr>
          <w:p w14:paraId="24398D80" w14:textId="1F709CE6" w:rsidR="006F4F76" w:rsidRPr="006F4F76" w:rsidRDefault="006F4F76" w:rsidP="006F4F76">
            <w:pPr>
              <w:rPr>
                <w:rFonts w:ascii="Times New Roman" w:hAnsi="Times New Roman" w:cs="Times New Roman"/>
              </w:rPr>
            </w:pPr>
            <w:r w:rsidRPr="006F4F76">
              <w:rPr>
                <w:rFonts w:ascii="Times New Roman" w:hAnsi="Times New Roman" w:cs="Times New Roman"/>
              </w:rPr>
              <w:t>32 steps</w:t>
            </w:r>
          </w:p>
        </w:tc>
        <w:tc>
          <w:tcPr>
            <w:tcW w:w="0" w:type="auto"/>
          </w:tcPr>
          <w:p w14:paraId="4EF63127" w14:textId="187147D2" w:rsidR="006F4F76" w:rsidRPr="006F4F76" w:rsidRDefault="006F4F76" w:rsidP="006F4F76">
            <w:pPr>
              <w:rPr>
                <w:rFonts w:ascii="Times New Roman" w:hAnsi="Times New Roman" w:cs="Times New Roman"/>
              </w:rPr>
            </w:pPr>
            <w:r w:rsidRPr="006F4F76">
              <w:rPr>
                <w:rFonts w:ascii="Times New Roman" w:hAnsi="Times New Roman" w:cs="Times New Roman"/>
              </w:rPr>
              <w:t>1.04 – 1.24</w:t>
            </w:r>
          </w:p>
        </w:tc>
        <w:tc>
          <w:tcPr>
            <w:tcW w:w="0" w:type="auto"/>
          </w:tcPr>
          <w:p w14:paraId="55C89436" w14:textId="52EB1AC6" w:rsidR="006F4F76" w:rsidRPr="006F4F76" w:rsidRDefault="006F4F76" w:rsidP="006F4F76">
            <w:pPr>
              <w:rPr>
                <w:rFonts w:ascii="Times New Roman" w:hAnsi="Times New Roman" w:cs="Times New Roman"/>
              </w:rPr>
            </w:pPr>
            <w:r w:rsidRPr="006F4F76">
              <w:rPr>
                <w:rFonts w:ascii="Times New Roman" w:hAnsi="Times New Roman" w:cs="Times New Roman"/>
              </w:rPr>
              <w:t>0.39 – 0.75</w:t>
            </w:r>
          </w:p>
        </w:tc>
        <w:tc>
          <w:tcPr>
            <w:tcW w:w="2570" w:type="dxa"/>
          </w:tcPr>
          <w:p w14:paraId="0AEABCCE" w14:textId="206EF2D3" w:rsidR="006F4F76" w:rsidRPr="006F4F76" w:rsidRDefault="006F4F76" w:rsidP="006F4F76">
            <w:pPr>
              <w:rPr>
                <w:rFonts w:ascii="Times New Roman" w:hAnsi="Times New Roman" w:cs="Times New Roman"/>
              </w:rPr>
            </w:pPr>
            <w:r w:rsidRPr="006F4F76">
              <w:rPr>
                <w:rFonts w:ascii="Times New Roman" w:hAnsi="Times New Roman" w:cs="Times New Roman"/>
              </w:rPr>
              <w:t>2.03 – 3.06</w:t>
            </w:r>
          </w:p>
        </w:tc>
      </w:tr>
      <w:tr w:rsidR="006F4F76" w:rsidRPr="006F4F76" w14:paraId="60B05D77" w14:textId="77777777" w:rsidTr="00543358">
        <w:trPr>
          <w:trHeight w:val="135"/>
          <w:jc w:val="center"/>
        </w:trPr>
        <w:tc>
          <w:tcPr>
            <w:tcW w:w="0" w:type="auto"/>
            <w:vMerge/>
          </w:tcPr>
          <w:p w14:paraId="1253F006" w14:textId="77777777" w:rsidR="006F4F76" w:rsidRPr="006F4F76" w:rsidRDefault="006F4F76" w:rsidP="006F4F76">
            <w:pPr>
              <w:rPr>
                <w:rFonts w:ascii="Times New Roman" w:hAnsi="Times New Roman" w:cs="Times New Roman"/>
              </w:rPr>
            </w:pPr>
          </w:p>
        </w:tc>
        <w:tc>
          <w:tcPr>
            <w:tcW w:w="0" w:type="auto"/>
          </w:tcPr>
          <w:p w14:paraId="392BE2C2" w14:textId="34AFE27B" w:rsidR="006F4F76" w:rsidRPr="006F4F76" w:rsidRDefault="006F4F76" w:rsidP="006F4F76">
            <w:pPr>
              <w:rPr>
                <w:rFonts w:ascii="Times New Roman" w:hAnsi="Times New Roman" w:cs="Times New Roman"/>
              </w:rPr>
            </w:pPr>
            <w:r w:rsidRPr="006F4F76">
              <w:rPr>
                <w:rFonts w:ascii="Times New Roman" w:hAnsi="Times New Roman" w:cs="Times New Roman"/>
              </w:rPr>
              <w:t>45k steps</w:t>
            </w:r>
          </w:p>
        </w:tc>
        <w:tc>
          <w:tcPr>
            <w:tcW w:w="0" w:type="auto"/>
          </w:tcPr>
          <w:p w14:paraId="63A6F861" w14:textId="6C824E24" w:rsidR="006F4F76" w:rsidRPr="006F4F76" w:rsidRDefault="006F4F76" w:rsidP="006F4F76">
            <w:pPr>
              <w:rPr>
                <w:rFonts w:ascii="Times New Roman" w:hAnsi="Times New Roman" w:cs="Times New Roman"/>
              </w:rPr>
            </w:pPr>
            <w:r w:rsidRPr="006F4F76">
              <w:rPr>
                <w:rFonts w:ascii="Times New Roman" w:hAnsi="Times New Roman" w:cs="Times New Roman"/>
              </w:rPr>
              <w:t>1.05 – 1.33</w:t>
            </w:r>
          </w:p>
        </w:tc>
        <w:tc>
          <w:tcPr>
            <w:tcW w:w="0" w:type="auto"/>
          </w:tcPr>
          <w:p w14:paraId="17937B28" w14:textId="438FAC24" w:rsidR="006F4F76" w:rsidRPr="006F4F76" w:rsidRDefault="006F4F76" w:rsidP="006F4F76">
            <w:pPr>
              <w:rPr>
                <w:rFonts w:ascii="Times New Roman" w:hAnsi="Times New Roman" w:cs="Times New Roman"/>
              </w:rPr>
            </w:pPr>
            <w:r w:rsidRPr="006F4F76">
              <w:rPr>
                <w:rFonts w:ascii="Times New Roman" w:hAnsi="Times New Roman" w:cs="Times New Roman"/>
              </w:rPr>
              <w:t>0.41 – 0.74</w:t>
            </w:r>
          </w:p>
        </w:tc>
        <w:tc>
          <w:tcPr>
            <w:tcW w:w="2570" w:type="dxa"/>
          </w:tcPr>
          <w:p w14:paraId="0FE85FD0" w14:textId="79CBC721" w:rsidR="006F4F76" w:rsidRPr="006F4F76" w:rsidRDefault="006F4F76" w:rsidP="006F4F76">
            <w:pPr>
              <w:rPr>
                <w:rFonts w:ascii="Times New Roman" w:hAnsi="Times New Roman" w:cs="Times New Roman"/>
              </w:rPr>
            </w:pPr>
            <w:r w:rsidRPr="006F4F76">
              <w:rPr>
                <w:rFonts w:ascii="Times New Roman" w:hAnsi="Times New Roman" w:cs="Times New Roman"/>
              </w:rPr>
              <w:t>2.67 – 3.02</w:t>
            </w:r>
          </w:p>
        </w:tc>
      </w:tr>
      <w:tr w:rsidR="006F4F76" w:rsidRPr="006F4F76" w14:paraId="2FC808CC" w14:textId="55234481" w:rsidTr="00543358">
        <w:trPr>
          <w:jc w:val="center"/>
        </w:trPr>
        <w:tc>
          <w:tcPr>
            <w:tcW w:w="0" w:type="auto"/>
            <w:vMerge w:val="restart"/>
          </w:tcPr>
          <w:p w14:paraId="1D6D29A7" w14:textId="49693D57" w:rsidR="006F4F76" w:rsidRPr="006F4F76" w:rsidRDefault="006F4F76" w:rsidP="006F4F76">
            <w:pPr>
              <w:rPr>
                <w:rFonts w:ascii="Times New Roman" w:hAnsi="Times New Roman" w:cs="Times New Roman"/>
              </w:rPr>
            </w:pPr>
            <w:r w:rsidRPr="006F4F76">
              <w:rPr>
                <w:rFonts w:ascii="Times New Roman" w:hAnsi="Times New Roman" w:cs="Times New Roman"/>
              </w:rPr>
              <w:t>WavLM</w:t>
            </w:r>
          </w:p>
        </w:tc>
        <w:tc>
          <w:tcPr>
            <w:tcW w:w="0" w:type="auto"/>
          </w:tcPr>
          <w:p w14:paraId="7FE3A2BD" w14:textId="1086B7E5" w:rsidR="006F4F76" w:rsidRPr="006F4F76" w:rsidRDefault="006F4F76" w:rsidP="006F4F76">
            <w:pPr>
              <w:rPr>
                <w:rFonts w:ascii="Times New Roman" w:hAnsi="Times New Roman" w:cs="Times New Roman"/>
              </w:rPr>
            </w:pPr>
            <w:r w:rsidRPr="006F4F76">
              <w:rPr>
                <w:rFonts w:ascii="Times New Roman" w:hAnsi="Times New Roman" w:cs="Times New Roman"/>
              </w:rPr>
              <w:t>32 steps</w:t>
            </w:r>
          </w:p>
        </w:tc>
        <w:tc>
          <w:tcPr>
            <w:tcW w:w="0" w:type="auto"/>
          </w:tcPr>
          <w:p w14:paraId="5AE719E8" w14:textId="026A328A" w:rsidR="006F4F76" w:rsidRPr="006F4F76" w:rsidRDefault="006F4F76" w:rsidP="006F4F76">
            <w:pPr>
              <w:rPr>
                <w:rFonts w:ascii="Times New Roman" w:hAnsi="Times New Roman" w:cs="Times New Roman"/>
              </w:rPr>
            </w:pPr>
            <w:r w:rsidRPr="006F4F76">
              <w:rPr>
                <w:rFonts w:ascii="Times New Roman" w:hAnsi="Times New Roman" w:cs="Times New Roman"/>
              </w:rPr>
              <w:t>1.07 – 1.20</w:t>
            </w:r>
          </w:p>
        </w:tc>
        <w:tc>
          <w:tcPr>
            <w:tcW w:w="0" w:type="auto"/>
          </w:tcPr>
          <w:p w14:paraId="6ED9ACD3" w14:textId="0232912A" w:rsidR="006F4F76" w:rsidRPr="006F4F76" w:rsidRDefault="006F4F76" w:rsidP="006F4F76">
            <w:pPr>
              <w:rPr>
                <w:rFonts w:ascii="Times New Roman" w:hAnsi="Times New Roman" w:cs="Times New Roman"/>
              </w:rPr>
            </w:pPr>
            <w:r w:rsidRPr="006F4F76">
              <w:rPr>
                <w:rFonts w:ascii="Times New Roman" w:hAnsi="Times New Roman" w:cs="Times New Roman"/>
              </w:rPr>
              <w:t>0.55 – 0.76</w:t>
            </w:r>
          </w:p>
        </w:tc>
        <w:tc>
          <w:tcPr>
            <w:tcW w:w="2570" w:type="dxa"/>
          </w:tcPr>
          <w:p w14:paraId="4507E45A" w14:textId="00983C12" w:rsidR="006F4F76" w:rsidRPr="006F4F76" w:rsidRDefault="006F4F76" w:rsidP="006F4F76">
            <w:pPr>
              <w:rPr>
                <w:rFonts w:ascii="Times New Roman" w:hAnsi="Times New Roman" w:cs="Times New Roman"/>
              </w:rPr>
            </w:pPr>
            <w:r w:rsidRPr="006F4F76">
              <w:rPr>
                <w:rFonts w:ascii="Times New Roman" w:hAnsi="Times New Roman" w:cs="Times New Roman"/>
              </w:rPr>
              <w:t>2.55 – 2.69</w:t>
            </w:r>
          </w:p>
        </w:tc>
      </w:tr>
      <w:tr w:rsidR="006F4F76" w:rsidRPr="006F4F76" w14:paraId="4E2C5809" w14:textId="5AD02237" w:rsidTr="00543358">
        <w:trPr>
          <w:jc w:val="center"/>
        </w:trPr>
        <w:tc>
          <w:tcPr>
            <w:tcW w:w="0" w:type="auto"/>
            <w:vMerge/>
          </w:tcPr>
          <w:p w14:paraId="2806548D" w14:textId="32A5F279" w:rsidR="006F4F76" w:rsidRPr="006F4F76" w:rsidRDefault="006F4F76" w:rsidP="006F4F76">
            <w:pPr>
              <w:rPr>
                <w:rFonts w:ascii="Times New Roman" w:hAnsi="Times New Roman" w:cs="Times New Roman"/>
              </w:rPr>
            </w:pPr>
          </w:p>
        </w:tc>
        <w:tc>
          <w:tcPr>
            <w:tcW w:w="0" w:type="auto"/>
          </w:tcPr>
          <w:p w14:paraId="15E661EB" w14:textId="702ED836" w:rsidR="006F4F76" w:rsidRPr="006F4F76" w:rsidRDefault="006F4F76" w:rsidP="006F4F76">
            <w:pPr>
              <w:rPr>
                <w:rFonts w:ascii="Times New Roman" w:hAnsi="Times New Roman" w:cs="Times New Roman"/>
              </w:rPr>
            </w:pPr>
            <w:r w:rsidRPr="006F4F76">
              <w:rPr>
                <w:rFonts w:ascii="Times New Roman" w:hAnsi="Times New Roman" w:cs="Times New Roman"/>
              </w:rPr>
              <w:t>45k steps</w:t>
            </w:r>
          </w:p>
        </w:tc>
        <w:tc>
          <w:tcPr>
            <w:tcW w:w="0" w:type="auto"/>
          </w:tcPr>
          <w:p w14:paraId="42472CCB" w14:textId="78050825" w:rsidR="006F4F76" w:rsidRPr="006F4F76" w:rsidRDefault="006F4F76" w:rsidP="006F4F76">
            <w:pPr>
              <w:rPr>
                <w:rFonts w:ascii="Times New Roman" w:hAnsi="Times New Roman" w:cs="Times New Roman"/>
              </w:rPr>
            </w:pPr>
            <w:r w:rsidRPr="006F4F76">
              <w:rPr>
                <w:rFonts w:ascii="Times New Roman" w:hAnsi="Times New Roman" w:cs="Times New Roman"/>
              </w:rPr>
              <w:t>1.07 – 1.32</w:t>
            </w:r>
          </w:p>
        </w:tc>
        <w:tc>
          <w:tcPr>
            <w:tcW w:w="0" w:type="auto"/>
          </w:tcPr>
          <w:p w14:paraId="3F8E38F8" w14:textId="1DFA6046" w:rsidR="006F4F76" w:rsidRPr="006F4F76" w:rsidRDefault="006F4F76" w:rsidP="006F4F76">
            <w:pPr>
              <w:rPr>
                <w:rFonts w:ascii="Times New Roman" w:hAnsi="Times New Roman" w:cs="Times New Roman"/>
              </w:rPr>
            </w:pPr>
            <w:r w:rsidRPr="006F4F76">
              <w:rPr>
                <w:rFonts w:ascii="Times New Roman" w:hAnsi="Times New Roman" w:cs="Times New Roman"/>
              </w:rPr>
              <w:t>0.52 – 0.78</w:t>
            </w:r>
          </w:p>
        </w:tc>
        <w:tc>
          <w:tcPr>
            <w:tcW w:w="2570" w:type="dxa"/>
          </w:tcPr>
          <w:p w14:paraId="7DBD89CB" w14:textId="294C109C" w:rsidR="006F4F76" w:rsidRPr="006F4F76" w:rsidRDefault="006F4F76" w:rsidP="006F4F76">
            <w:pPr>
              <w:rPr>
                <w:rFonts w:ascii="Times New Roman" w:hAnsi="Times New Roman" w:cs="Times New Roman"/>
              </w:rPr>
            </w:pPr>
            <w:r w:rsidRPr="006F4F76">
              <w:rPr>
                <w:rFonts w:ascii="Times New Roman" w:hAnsi="Times New Roman" w:cs="Times New Roman"/>
              </w:rPr>
              <w:t>2.22 – 3.10</w:t>
            </w:r>
          </w:p>
        </w:tc>
      </w:tr>
    </w:tbl>
    <w:p w14:paraId="3067F717" w14:textId="77777777" w:rsidR="00EF3599" w:rsidRDefault="00EF3599" w:rsidP="00EF3599">
      <w:pPr>
        <w:rPr>
          <w:rFonts w:ascii="Times New Roman" w:hAnsi="Times New Roman" w:cs="Times New Roman"/>
          <w:sz w:val="22"/>
          <w:szCs w:val="22"/>
        </w:rPr>
      </w:pPr>
    </w:p>
    <w:p w14:paraId="6DF199C3" w14:textId="321A3BF7" w:rsidR="006D5B26" w:rsidRPr="002A1585" w:rsidRDefault="005C5324">
      <w:pPr>
        <w:pStyle w:val="Heading2"/>
        <w:rPr>
          <w:rFonts w:ascii="Times New Roman" w:hAnsi="Times New Roman" w:cs="Times New Roman"/>
          <w:b/>
          <w:bCs/>
          <w:rPrChange w:id="110" w:author="SOBOLA GABRIEL" w:date="2026-06-14T18:30:00Z" w16du:dateUtc="2026-06-15T01:30:00Z">
            <w:rPr/>
          </w:rPrChange>
        </w:rPr>
        <w:pPrChange w:id="111" w:author="SOBOLA GABRIEL" w:date="2026-06-14T18:30:00Z" w16du:dateUtc="2026-06-15T01:30:00Z">
          <w:pPr/>
        </w:pPrChange>
      </w:pPr>
      <w:r w:rsidRPr="002A1585">
        <w:rPr>
          <w:rFonts w:ascii="Times New Roman" w:hAnsi="Times New Roman" w:cs="Times New Roman"/>
          <w:b/>
          <w:bCs/>
          <w:color w:val="auto"/>
          <w:sz w:val="24"/>
          <w:szCs w:val="24"/>
          <w:rPrChange w:id="112" w:author="SOBOLA GABRIEL" w:date="2026-06-14T18:30:00Z" w16du:dateUtc="2026-06-15T01:30:00Z">
            <w:rPr/>
          </w:rPrChange>
        </w:rPr>
        <w:t xml:space="preserve">7.4 </w:t>
      </w:r>
      <w:r w:rsidR="006D5B26" w:rsidRPr="002A1585">
        <w:rPr>
          <w:rFonts w:ascii="Times New Roman" w:hAnsi="Times New Roman" w:cs="Times New Roman"/>
          <w:b/>
          <w:bCs/>
          <w:color w:val="auto"/>
          <w:sz w:val="24"/>
          <w:szCs w:val="24"/>
          <w:rPrChange w:id="113" w:author="SOBOLA GABRIEL" w:date="2026-06-14T18:30:00Z" w16du:dateUtc="2026-06-15T01:30:00Z">
            <w:rPr/>
          </w:rPrChange>
        </w:rPr>
        <w:t>Research Question</w:t>
      </w:r>
      <w:r w:rsidR="00DE7242">
        <w:rPr>
          <w:rFonts w:ascii="Times New Roman" w:hAnsi="Times New Roman" w:cs="Times New Roman"/>
          <w:b/>
          <w:bCs/>
          <w:color w:val="auto"/>
          <w:sz w:val="24"/>
          <w:szCs w:val="24"/>
        </w:rPr>
        <w:t>s</w:t>
      </w:r>
      <w:r w:rsidR="006D5B26" w:rsidRPr="002A1585">
        <w:rPr>
          <w:rFonts w:ascii="Times New Roman" w:hAnsi="Times New Roman" w:cs="Times New Roman"/>
          <w:b/>
          <w:bCs/>
          <w:color w:val="auto"/>
          <w:sz w:val="24"/>
          <w:szCs w:val="24"/>
          <w:rPrChange w:id="114" w:author="SOBOLA GABRIEL" w:date="2026-06-14T18:30:00Z" w16du:dateUtc="2026-06-15T01:30:00Z">
            <w:rPr/>
          </w:rPrChange>
        </w:rPr>
        <w:t xml:space="preserve"> Answered</w:t>
      </w:r>
    </w:p>
    <w:p w14:paraId="183DE164" w14:textId="333C3CC5" w:rsidR="006D5B26" w:rsidRPr="00990F53" w:rsidRDefault="00990F53" w:rsidP="00990F53">
      <w:pPr>
        <w:pStyle w:val="pf0"/>
        <w:numPr>
          <w:ilvl w:val="0"/>
          <w:numId w:val="5"/>
        </w:numPr>
        <w:jc w:val="both"/>
        <w:rPr>
          <w:sz w:val="22"/>
          <w:szCs w:val="22"/>
          <w:rPrChange w:id="115" w:author="SOBOLA GABRIEL" w:date="2026-06-19T19:39:00Z" w16du:dateUtc="2026-06-20T02:39:00Z">
            <w:rPr>
              <w:rFonts w:ascii="Times New Roman" w:hAnsi="Times New Roman" w:cs="Times New Roman"/>
              <w:sz w:val="22"/>
              <w:szCs w:val="22"/>
              <w:highlight w:val="yellow"/>
            </w:rPr>
          </w:rPrChange>
        </w:rPr>
        <w:pPrChange w:id="116" w:author="SOBOLA GABRIEL" w:date="2026-06-19T19:39:00Z" w16du:dateUtc="2026-06-20T02:39:00Z">
          <w:pPr>
            <w:pStyle w:val="ListParagraph"/>
            <w:numPr>
              <w:numId w:val="5"/>
            </w:numPr>
            <w:spacing w:line="240" w:lineRule="auto"/>
            <w:ind w:hanging="360"/>
            <w:jc w:val="both"/>
          </w:pPr>
        </w:pPrChange>
      </w:pPr>
      <w:r w:rsidRPr="00990F53">
        <w:rPr>
          <w:rStyle w:val="cf01"/>
          <w:rFonts w:ascii="Times New Roman" w:hAnsi="Times New Roman" w:cs="Times New Roman"/>
          <w:sz w:val="22"/>
          <w:szCs w:val="22"/>
          <w:rPrChange w:id="117" w:author="SOBOLA GABRIEL" w:date="2026-06-19T19:39:00Z" w16du:dateUtc="2026-06-20T02:39:00Z">
            <w:rPr>
              <w:rStyle w:val="cf01"/>
            </w:rPr>
          </w:rPrChange>
        </w:rPr>
        <w:t>To what extent does the unit-based approach reduce the size of input training data compared to the spectrogram-based approach?</w:t>
      </w:r>
    </w:p>
    <w:p w14:paraId="6E25643E" w14:textId="6138B31E" w:rsidR="006D5B26" w:rsidRPr="002E5B25" w:rsidDel="00585311" w:rsidRDefault="005C5324" w:rsidP="00990F53">
      <w:pPr>
        <w:spacing w:line="240" w:lineRule="auto"/>
        <w:ind w:left="360"/>
        <w:jc w:val="both"/>
        <w:rPr>
          <w:del w:id="118" w:author="SOBOLA GABRIEL" w:date="2026-06-14T18:32:00Z" w16du:dateUtc="2026-06-15T01:32:00Z"/>
          <w:rFonts w:ascii="Times New Roman" w:hAnsi="Times New Roman" w:cs="Times New Roman"/>
          <w:sz w:val="22"/>
          <w:szCs w:val="22"/>
          <w:highlight w:val="yellow"/>
          <w:rPrChange w:id="119" w:author="SOBOLA GABRIEL" w:date="2026-06-14T19:23:00Z" w16du:dateUtc="2026-06-15T02:23:00Z">
            <w:rPr>
              <w:del w:id="120" w:author="SOBOLA GABRIEL" w:date="2026-06-14T18:32:00Z" w16du:dateUtc="2026-06-15T01:32:00Z"/>
              <w:highlight w:val="yellow"/>
            </w:rPr>
          </w:rPrChange>
        </w:rPr>
      </w:pPr>
      <w:r w:rsidRPr="00990F53">
        <w:rPr>
          <w:rFonts w:ascii="Times New Roman" w:hAnsi="Times New Roman" w:cs="Times New Roman"/>
          <w:sz w:val="22"/>
          <w:szCs w:val="22"/>
          <w:highlight w:val="yellow"/>
        </w:rPr>
        <w:t xml:space="preserve">There is a reduction in the size of the training data by </w:t>
      </w:r>
      <w:r w:rsidRPr="002E5B25">
        <w:rPr>
          <w:rFonts w:ascii="Times New Roman" w:hAnsi="Times New Roman" w:cs="Times New Roman"/>
          <w:sz w:val="22"/>
          <w:szCs w:val="22"/>
          <w:highlight w:val="yellow"/>
          <w:rPrChange w:id="121" w:author="SOBOLA GABRIEL" w:date="2026-06-14T19:23:00Z" w16du:dateUtc="2026-06-15T02:23:00Z">
            <w:rPr/>
          </w:rPrChange>
        </w:rPr>
        <w:t>99.21% when discrete unit</w:t>
      </w:r>
      <w:r w:rsidR="00ED7F5E" w:rsidRPr="002E5B25">
        <w:rPr>
          <w:rFonts w:ascii="Times New Roman" w:hAnsi="Times New Roman" w:cs="Times New Roman"/>
          <w:sz w:val="22"/>
          <w:szCs w:val="22"/>
          <w:highlight w:val="yellow"/>
          <w:rPrChange w:id="122" w:author="SOBOLA GABRIEL" w:date="2026-06-14T19:23:00Z" w16du:dateUtc="2026-06-15T02:23:00Z">
            <w:rPr>
              <w:rFonts w:ascii="Times New Roman" w:hAnsi="Times New Roman" w:cs="Times New Roman"/>
              <w:sz w:val="22"/>
              <w:szCs w:val="22"/>
            </w:rPr>
          </w:rPrChange>
        </w:rPr>
        <w:t>-</w:t>
      </w:r>
      <w:r w:rsidRPr="002E5B25">
        <w:rPr>
          <w:rFonts w:ascii="Times New Roman" w:hAnsi="Times New Roman" w:cs="Times New Roman"/>
          <w:sz w:val="22"/>
          <w:szCs w:val="22"/>
          <w:highlight w:val="yellow"/>
          <w:rPrChange w:id="123" w:author="SOBOLA GABRIEL" w:date="2026-06-14T19:23:00Z" w16du:dateUtc="2026-06-15T02:23:00Z">
            <w:rPr/>
          </w:rPrChange>
        </w:rPr>
        <w:t xml:space="preserve">based approach is utilized for speech generation tasks. This result </w:t>
      </w:r>
      <w:r w:rsidR="002E5B25" w:rsidRPr="002E5B25">
        <w:rPr>
          <w:rFonts w:ascii="Times New Roman" w:hAnsi="Times New Roman" w:cs="Times New Roman"/>
          <w:sz w:val="22"/>
          <w:szCs w:val="22"/>
          <w:highlight w:val="yellow"/>
        </w:rPr>
        <w:t>shows</w:t>
      </w:r>
      <w:r w:rsidRPr="002E5B25">
        <w:rPr>
          <w:rFonts w:ascii="Times New Roman" w:hAnsi="Times New Roman" w:cs="Times New Roman"/>
          <w:sz w:val="22"/>
          <w:szCs w:val="22"/>
          <w:highlight w:val="yellow"/>
          <w:rPrChange w:id="124" w:author="SOBOLA GABRIEL" w:date="2026-06-14T19:23:00Z" w16du:dateUtc="2026-06-15T02:23:00Z">
            <w:rPr/>
          </w:rPrChange>
        </w:rPr>
        <w:t xml:space="preserve"> that training with such training input data has the benefit of faster model training with better optimized results at earlier steps in training.</w:t>
      </w:r>
    </w:p>
    <w:p w14:paraId="2122B911" w14:textId="148B31AB" w:rsidR="00585311" w:rsidRPr="00A44B59" w:rsidRDefault="00585311" w:rsidP="00585311">
      <w:pPr>
        <w:spacing w:line="240" w:lineRule="auto"/>
        <w:ind w:left="360"/>
        <w:jc w:val="both"/>
        <w:rPr>
          <w:rFonts w:ascii="Times New Roman" w:hAnsi="Times New Roman" w:cs="Times New Roman"/>
          <w:b/>
          <w:bCs/>
          <w:sz w:val="22"/>
          <w:szCs w:val="22"/>
          <w:highlight w:val="yellow"/>
          <w:rPrChange w:id="125" w:author="SOBOLA GABRIEL" w:date="2026-06-14T18:51:00Z" w16du:dateUtc="2026-06-15T01:51:00Z">
            <w:rPr>
              <w:rFonts w:ascii="Times New Roman" w:hAnsi="Times New Roman" w:cs="Times New Roman"/>
              <w:sz w:val="22"/>
              <w:szCs w:val="22"/>
              <w:highlight w:val="yellow"/>
            </w:rPr>
          </w:rPrChange>
        </w:rPr>
      </w:pPr>
      <w:r>
        <w:rPr>
          <w:rFonts w:ascii="Times New Roman" w:hAnsi="Times New Roman" w:cs="Times New Roman"/>
          <w:sz w:val="22"/>
          <w:szCs w:val="22"/>
          <w:highlight w:val="yellow"/>
        </w:rPr>
        <w:t xml:space="preserve">2. </w:t>
      </w:r>
      <w:r w:rsidR="006D5B26" w:rsidRPr="00A44B59">
        <w:rPr>
          <w:rFonts w:ascii="Times New Roman" w:hAnsi="Times New Roman" w:cs="Times New Roman"/>
          <w:b/>
          <w:bCs/>
          <w:sz w:val="22"/>
          <w:szCs w:val="22"/>
          <w:highlight w:val="yellow"/>
          <w:rPrChange w:id="126" w:author="SOBOLA GABRIEL" w:date="2026-06-14T18:51:00Z" w16du:dateUtc="2026-06-15T01:51:00Z">
            <w:rPr>
              <w:highlight w:val="yellow"/>
            </w:rPr>
          </w:rPrChange>
        </w:rPr>
        <w:t>How optim</w:t>
      </w:r>
      <w:r w:rsidR="00792E34">
        <w:rPr>
          <w:rFonts w:ascii="Times New Roman" w:hAnsi="Times New Roman" w:cs="Times New Roman"/>
          <w:b/>
          <w:bCs/>
          <w:sz w:val="22"/>
          <w:szCs w:val="22"/>
          <w:highlight w:val="yellow"/>
        </w:rPr>
        <w:t>al</w:t>
      </w:r>
      <w:r w:rsidR="006D5B26" w:rsidRPr="00A44B59">
        <w:rPr>
          <w:rFonts w:ascii="Times New Roman" w:hAnsi="Times New Roman" w:cs="Times New Roman"/>
          <w:b/>
          <w:bCs/>
          <w:sz w:val="22"/>
          <w:szCs w:val="22"/>
          <w:highlight w:val="yellow"/>
          <w:rPrChange w:id="127" w:author="SOBOLA GABRIEL" w:date="2026-06-14T18:51:00Z" w16du:dateUtc="2026-06-15T01:51:00Z">
            <w:rPr>
              <w:highlight w:val="yellow"/>
            </w:rPr>
          </w:rPrChange>
        </w:rPr>
        <w:t xml:space="preserve"> is HuBERT utilization for unit extraction in comparison to other unit approaches?</w:t>
      </w:r>
    </w:p>
    <w:p w14:paraId="18FC6ED4" w14:textId="679363CA" w:rsidR="006D5B26" w:rsidRPr="00585311" w:rsidDel="00484C1E" w:rsidRDefault="00585311" w:rsidP="006528F3">
      <w:pPr>
        <w:spacing w:line="240" w:lineRule="auto"/>
        <w:ind w:left="284"/>
        <w:jc w:val="both"/>
        <w:rPr>
          <w:del w:id="128" w:author="SOBOLA GABRIEL" w:date="2026-06-14T18:56:00Z" w16du:dateUtc="2026-06-15T01:56:00Z"/>
          <w:rFonts w:ascii="Times New Roman" w:hAnsi="Times New Roman" w:cs="Times New Roman"/>
          <w:sz w:val="22"/>
          <w:szCs w:val="22"/>
          <w:highlight w:val="yellow"/>
          <w:rPrChange w:id="129" w:author="SOBOLA GABRIEL" w:date="2026-06-14T18:32:00Z" w16du:dateUtc="2026-06-15T01:32:00Z">
            <w:rPr>
              <w:del w:id="130" w:author="SOBOLA GABRIEL" w:date="2026-06-14T18:56:00Z" w16du:dateUtc="2026-06-15T01:56:00Z"/>
              <w:highlight w:val="yellow"/>
            </w:rPr>
          </w:rPrChange>
        </w:rPr>
        <w:pPrChange w:id="131" w:author="SOBOLA GABRIEL" w:date="2026-06-19T19:41:00Z" w16du:dateUtc="2026-06-20T02:41:00Z">
          <w:pPr>
            <w:spacing w:line="240" w:lineRule="auto"/>
            <w:jc w:val="both"/>
          </w:pPr>
        </w:pPrChange>
      </w:pPr>
      <w:r>
        <w:rPr>
          <w:rFonts w:ascii="Times New Roman" w:hAnsi="Times New Roman" w:cs="Times New Roman"/>
          <w:sz w:val="22"/>
          <w:szCs w:val="22"/>
          <w:highlight w:val="yellow"/>
        </w:rPr>
        <w:t xml:space="preserve">The experiments performed in this report justify the effectiveness of HuBERT in comparison to other </w:t>
      </w:r>
      <w:r w:rsidR="00A75320">
        <w:rPr>
          <w:rFonts w:ascii="Times New Roman" w:hAnsi="Times New Roman" w:cs="Times New Roman"/>
          <w:sz w:val="22"/>
          <w:szCs w:val="22"/>
          <w:highlight w:val="yellow"/>
        </w:rPr>
        <w:t>unit-based</w:t>
      </w:r>
      <w:r>
        <w:rPr>
          <w:rFonts w:ascii="Times New Roman" w:hAnsi="Times New Roman" w:cs="Times New Roman"/>
          <w:sz w:val="22"/>
          <w:szCs w:val="22"/>
          <w:highlight w:val="yellow"/>
        </w:rPr>
        <w:t xml:space="preserve"> approach</w:t>
      </w:r>
      <w:r w:rsidR="00EC0668">
        <w:rPr>
          <w:rFonts w:ascii="Times New Roman" w:hAnsi="Times New Roman" w:cs="Times New Roman"/>
          <w:sz w:val="22"/>
          <w:szCs w:val="22"/>
          <w:highlight w:val="yellow"/>
        </w:rPr>
        <w:t>es</w:t>
      </w:r>
      <w:r>
        <w:rPr>
          <w:rFonts w:ascii="Times New Roman" w:hAnsi="Times New Roman" w:cs="Times New Roman"/>
          <w:sz w:val="22"/>
          <w:szCs w:val="22"/>
          <w:highlight w:val="yellow"/>
        </w:rPr>
        <w:t xml:space="preserve"> including WavLM, and Wav2vec</w:t>
      </w:r>
      <w:r w:rsidR="008B3EBD">
        <w:rPr>
          <w:rFonts w:ascii="Times New Roman" w:hAnsi="Times New Roman" w:cs="Times New Roman"/>
          <w:sz w:val="22"/>
          <w:szCs w:val="22"/>
          <w:highlight w:val="yellow"/>
        </w:rPr>
        <w:t xml:space="preserve">. It was reported that HuBERT performed better in terms of speech intelligibility and naturalness when compared to other experimented </w:t>
      </w:r>
      <w:r w:rsidR="00EC0668">
        <w:rPr>
          <w:rFonts w:ascii="Times New Roman" w:hAnsi="Times New Roman" w:cs="Times New Roman"/>
          <w:sz w:val="22"/>
          <w:szCs w:val="22"/>
          <w:highlight w:val="yellow"/>
        </w:rPr>
        <w:t>unit</w:t>
      </w:r>
      <w:r w:rsidR="00A75320">
        <w:rPr>
          <w:rFonts w:ascii="Times New Roman" w:hAnsi="Times New Roman" w:cs="Times New Roman"/>
          <w:sz w:val="22"/>
          <w:szCs w:val="22"/>
          <w:highlight w:val="yellow"/>
        </w:rPr>
        <w:t>-based</w:t>
      </w:r>
      <w:r w:rsidR="008B3EBD">
        <w:rPr>
          <w:rFonts w:ascii="Times New Roman" w:hAnsi="Times New Roman" w:cs="Times New Roman"/>
          <w:sz w:val="22"/>
          <w:szCs w:val="22"/>
          <w:highlight w:val="yellow"/>
        </w:rPr>
        <w:t xml:space="preserve"> approach</w:t>
      </w:r>
      <w:r w:rsidR="009C4815">
        <w:rPr>
          <w:rFonts w:ascii="Times New Roman" w:hAnsi="Times New Roman" w:cs="Times New Roman"/>
          <w:sz w:val="22"/>
          <w:szCs w:val="22"/>
          <w:highlight w:val="yellow"/>
        </w:rPr>
        <w:t>es</w:t>
      </w:r>
      <w:r w:rsidR="008B3EBD">
        <w:rPr>
          <w:rFonts w:ascii="Times New Roman" w:hAnsi="Times New Roman" w:cs="Times New Roman"/>
          <w:sz w:val="22"/>
          <w:szCs w:val="22"/>
          <w:highlight w:val="yellow"/>
        </w:rPr>
        <w:t xml:space="preserve">. </w:t>
      </w:r>
      <w:r w:rsidR="00382BE1">
        <w:rPr>
          <w:rFonts w:ascii="Times New Roman" w:hAnsi="Times New Roman" w:cs="Times New Roman"/>
          <w:sz w:val="22"/>
          <w:szCs w:val="22"/>
          <w:highlight w:val="yellow"/>
        </w:rPr>
        <w:t>HuBERT base pretrained on LibriSpeech 96</w:t>
      </w:r>
      <w:r w:rsidR="009C4815">
        <w:rPr>
          <w:rFonts w:ascii="Times New Roman" w:hAnsi="Times New Roman" w:cs="Times New Roman"/>
          <w:sz w:val="22"/>
          <w:szCs w:val="22"/>
          <w:highlight w:val="yellow"/>
        </w:rPr>
        <w:t>0</w:t>
      </w:r>
      <w:r w:rsidR="00382BE1">
        <w:rPr>
          <w:rFonts w:ascii="Times New Roman" w:hAnsi="Times New Roman" w:cs="Times New Roman"/>
          <w:sz w:val="22"/>
          <w:szCs w:val="22"/>
          <w:highlight w:val="yellow"/>
        </w:rPr>
        <w:t xml:space="preserve"> hours was utilized in this experimental setup</w:t>
      </w:r>
      <w:r w:rsidR="006D1848">
        <w:rPr>
          <w:rFonts w:ascii="Times New Roman" w:hAnsi="Times New Roman" w:cs="Times New Roman"/>
          <w:sz w:val="22"/>
          <w:szCs w:val="22"/>
          <w:highlight w:val="yellow"/>
        </w:rPr>
        <w:t>. T</w:t>
      </w:r>
      <w:r w:rsidR="00382BE1">
        <w:rPr>
          <w:rFonts w:ascii="Times New Roman" w:hAnsi="Times New Roman" w:cs="Times New Roman"/>
          <w:sz w:val="22"/>
          <w:szCs w:val="22"/>
          <w:highlight w:val="yellow"/>
        </w:rPr>
        <w:t xml:space="preserve">he </w:t>
      </w:r>
      <w:r w:rsidR="008B3EBD">
        <w:rPr>
          <w:rFonts w:ascii="Times New Roman" w:hAnsi="Times New Roman" w:cs="Times New Roman"/>
          <w:sz w:val="22"/>
          <w:szCs w:val="22"/>
          <w:highlight w:val="yellow"/>
        </w:rPr>
        <w:t xml:space="preserve">enhanced performance </w:t>
      </w:r>
      <w:r w:rsidR="00382BE1">
        <w:rPr>
          <w:rFonts w:ascii="Times New Roman" w:hAnsi="Times New Roman" w:cs="Times New Roman"/>
          <w:sz w:val="22"/>
          <w:szCs w:val="22"/>
          <w:highlight w:val="yellow"/>
        </w:rPr>
        <w:t xml:space="preserve">obtained here </w:t>
      </w:r>
      <w:r w:rsidR="008B3EBD">
        <w:rPr>
          <w:rFonts w:ascii="Times New Roman" w:hAnsi="Times New Roman" w:cs="Times New Roman"/>
          <w:sz w:val="22"/>
          <w:szCs w:val="22"/>
          <w:highlight w:val="yellow"/>
        </w:rPr>
        <w:t>can be linked to the architecture of HuBERT</w:t>
      </w:r>
      <w:r w:rsidR="00382BE1">
        <w:rPr>
          <w:rFonts w:ascii="Times New Roman" w:hAnsi="Times New Roman" w:cs="Times New Roman"/>
          <w:sz w:val="22"/>
          <w:szCs w:val="22"/>
          <w:highlight w:val="yellow"/>
        </w:rPr>
        <w:t xml:space="preserve"> </w:t>
      </w:r>
      <w:r w:rsidR="006D1848">
        <w:rPr>
          <w:rFonts w:ascii="Times New Roman" w:hAnsi="Times New Roman" w:cs="Times New Roman"/>
          <w:sz w:val="22"/>
          <w:szCs w:val="22"/>
          <w:highlight w:val="yellow"/>
        </w:rPr>
        <w:t xml:space="preserve">and the utilization of the </w:t>
      </w:r>
      <w:r w:rsidR="000528B0">
        <w:rPr>
          <w:rFonts w:ascii="Times New Roman" w:hAnsi="Times New Roman" w:cs="Times New Roman"/>
          <w:sz w:val="22"/>
          <w:szCs w:val="22"/>
          <w:highlight w:val="yellow"/>
        </w:rPr>
        <w:t xml:space="preserve">output of the </w:t>
      </w:r>
      <w:r w:rsidR="006D1848">
        <w:rPr>
          <w:rFonts w:ascii="Times New Roman" w:hAnsi="Times New Roman" w:cs="Times New Roman"/>
          <w:sz w:val="22"/>
          <w:szCs w:val="22"/>
          <w:highlight w:val="yellow"/>
        </w:rPr>
        <w:t>6</w:t>
      </w:r>
      <w:r w:rsidR="006D1848" w:rsidRPr="006D1848">
        <w:rPr>
          <w:rFonts w:ascii="Times New Roman" w:hAnsi="Times New Roman" w:cs="Times New Roman"/>
          <w:sz w:val="22"/>
          <w:szCs w:val="22"/>
          <w:highlight w:val="yellow"/>
          <w:vertAlign w:val="superscript"/>
          <w:rPrChange w:id="132" w:author="SOBOLA GABRIEL" w:date="2026-06-14T18:50:00Z" w16du:dateUtc="2026-06-15T01:50:00Z">
            <w:rPr>
              <w:rFonts w:ascii="Times New Roman" w:hAnsi="Times New Roman" w:cs="Times New Roman"/>
              <w:sz w:val="22"/>
              <w:szCs w:val="22"/>
              <w:highlight w:val="yellow"/>
            </w:rPr>
          </w:rPrChange>
        </w:rPr>
        <w:t>th</w:t>
      </w:r>
      <w:r w:rsidR="006D1848">
        <w:rPr>
          <w:rFonts w:ascii="Times New Roman" w:hAnsi="Times New Roman" w:cs="Times New Roman"/>
          <w:sz w:val="22"/>
          <w:szCs w:val="22"/>
          <w:highlight w:val="yellow"/>
        </w:rPr>
        <w:t xml:space="preserve"> intermediate layer of the transformer encoder for </w:t>
      </w:r>
      <w:r w:rsidR="000528B0">
        <w:rPr>
          <w:rFonts w:ascii="Times New Roman" w:hAnsi="Times New Roman" w:cs="Times New Roman"/>
          <w:sz w:val="22"/>
          <w:szCs w:val="22"/>
          <w:highlight w:val="yellow"/>
        </w:rPr>
        <w:t xml:space="preserve">clustering in </w:t>
      </w:r>
      <w:r w:rsidR="006D1848">
        <w:rPr>
          <w:rFonts w:ascii="Times New Roman" w:hAnsi="Times New Roman" w:cs="Times New Roman"/>
          <w:sz w:val="22"/>
          <w:szCs w:val="22"/>
          <w:highlight w:val="yellow"/>
        </w:rPr>
        <w:t>the second iteration for the HuBERT base large.</w:t>
      </w:r>
      <w:r w:rsidR="006D5B26" w:rsidRPr="00585311">
        <w:rPr>
          <w:rFonts w:ascii="Times New Roman" w:hAnsi="Times New Roman" w:cs="Times New Roman"/>
          <w:sz w:val="22"/>
          <w:szCs w:val="22"/>
          <w:highlight w:val="yellow"/>
          <w:rPrChange w:id="133" w:author="SOBOLA GABRIEL" w:date="2026-06-14T18:32:00Z" w16du:dateUtc="2026-06-15T01:32:00Z">
            <w:rPr>
              <w:highlight w:val="yellow"/>
            </w:rPr>
          </w:rPrChange>
        </w:rPr>
        <w:t xml:space="preserve"> </w:t>
      </w:r>
    </w:p>
    <w:p w14:paraId="266CF130" w14:textId="77777777" w:rsidR="006D5B26" w:rsidRDefault="006D5B26">
      <w:pPr>
        <w:spacing w:line="240" w:lineRule="auto"/>
        <w:jc w:val="both"/>
        <w:rPr>
          <w:rFonts w:ascii="Times New Roman" w:hAnsi="Times New Roman" w:cs="Times New Roman"/>
          <w:sz w:val="22"/>
          <w:szCs w:val="22"/>
        </w:rPr>
        <w:pPrChange w:id="134" w:author="SOBOLA GABRIEL" w:date="2026-06-14T18:56:00Z" w16du:dateUtc="2026-06-15T01:56:00Z">
          <w:pPr/>
        </w:pPrChange>
      </w:pPr>
    </w:p>
    <w:p w14:paraId="067AE477" w14:textId="4054512D" w:rsidR="004A3AD1" w:rsidRPr="003011B4" w:rsidRDefault="00EF3599" w:rsidP="00A45F35">
      <w:pPr>
        <w:jc w:val="both"/>
        <w:rPr>
          <w:rFonts w:ascii="Times New Roman" w:hAnsi="Times New Roman" w:cs="Times New Roman"/>
          <w:sz w:val="22"/>
          <w:szCs w:val="22"/>
        </w:rPr>
      </w:pPr>
      <w:r w:rsidRPr="0094098C">
        <w:rPr>
          <w:rFonts w:ascii="Times New Roman" w:hAnsi="Times New Roman" w:cs="Times New Roman"/>
          <w:sz w:val="22"/>
          <w:szCs w:val="22"/>
          <w:highlight w:val="yellow"/>
          <w:rPrChange w:id="135" w:author="SOBOLA GABRIEL" w:date="2026-06-14T17:51:00Z" w16du:dateUtc="2026-06-15T00:51:00Z">
            <w:rPr>
              <w:rFonts w:ascii="Times New Roman" w:hAnsi="Times New Roman" w:cs="Times New Roman"/>
              <w:sz w:val="22"/>
              <w:szCs w:val="22"/>
            </w:rPr>
          </w:rPrChange>
        </w:rPr>
        <w:t>The results of th</w:t>
      </w:r>
      <w:r w:rsidR="00DE6499" w:rsidRPr="0094098C">
        <w:rPr>
          <w:rFonts w:ascii="Times New Roman" w:hAnsi="Times New Roman" w:cs="Times New Roman"/>
          <w:sz w:val="22"/>
          <w:szCs w:val="22"/>
          <w:highlight w:val="yellow"/>
          <w:rPrChange w:id="136" w:author="SOBOLA GABRIEL" w:date="2026-06-14T17:51:00Z" w16du:dateUtc="2026-06-15T00:51:00Z">
            <w:rPr>
              <w:rFonts w:ascii="Times New Roman" w:hAnsi="Times New Roman" w:cs="Times New Roman"/>
              <w:sz w:val="22"/>
              <w:szCs w:val="22"/>
            </w:rPr>
          </w:rPrChange>
        </w:rPr>
        <w:t>ese</w:t>
      </w:r>
      <w:r w:rsidRPr="0094098C">
        <w:rPr>
          <w:rFonts w:ascii="Times New Roman" w:hAnsi="Times New Roman" w:cs="Times New Roman"/>
          <w:sz w:val="22"/>
          <w:szCs w:val="22"/>
          <w:highlight w:val="yellow"/>
          <w:rPrChange w:id="137" w:author="SOBOLA GABRIEL" w:date="2026-06-14T17:51:00Z" w16du:dateUtc="2026-06-15T00:51:00Z">
            <w:rPr>
              <w:rFonts w:ascii="Times New Roman" w:hAnsi="Times New Roman" w:cs="Times New Roman"/>
              <w:sz w:val="22"/>
              <w:szCs w:val="22"/>
            </w:rPr>
          </w:rPrChange>
        </w:rPr>
        <w:t xml:space="preserve"> experiments show that</w:t>
      </w:r>
      <w:r w:rsidR="00A33A80" w:rsidRPr="0094098C">
        <w:rPr>
          <w:rFonts w:ascii="Times New Roman" w:hAnsi="Times New Roman" w:cs="Times New Roman"/>
          <w:sz w:val="22"/>
          <w:szCs w:val="22"/>
          <w:highlight w:val="yellow"/>
          <w:rPrChange w:id="138" w:author="SOBOLA GABRIEL" w:date="2026-06-14T17:51:00Z" w16du:dateUtc="2026-06-15T00:51:00Z">
            <w:rPr>
              <w:rFonts w:ascii="Times New Roman" w:hAnsi="Times New Roman" w:cs="Times New Roman"/>
              <w:sz w:val="22"/>
              <w:szCs w:val="22"/>
            </w:rPr>
          </w:rPrChange>
        </w:rPr>
        <w:t xml:space="preserve"> discrete </w:t>
      </w:r>
      <w:r w:rsidR="00B64CDD" w:rsidRPr="0094098C">
        <w:rPr>
          <w:rFonts w:ascii="Times New Roman" w:hAnsi="Times New Roman" w:cs="Times New Roman"/>
          <w:sz w:val="22"/>
          <w:szCs w:val="22"/>
          <w:highlight w:val="yellow"/>
          <w:rPrChange w:id="139" w:author="SOBOLA GABRIEL" w:date="2026-06-14T17:51:00Z" w16du:dateUtc="2026-06-15T00:51:00Z">
            <w:rPr>
              <w:rFonts w:ascii="Times New Roman" w:hAnsi="Times New Roman" w:cs="Times New Roman"/>
              <w:sz w:val="22"/>
              <w:szCs w:val="22"/>
            </w:rPr>
          </w:rPrChange>
        </w:rPr>
        <w:t>units-based</w:t>
      </w:r>
      <w:r w:rsidR="00A33A80" w:rsidRPr="0094098C">
        <w:rPr>
          <w:rFonts w:ascii="Times New Roman" w:hAnsi="Times New Roman" w:cs="Times New Roman"/>
          <w:sz w:val="22"/>
          <w:szCs w:val="22"/>
          <w:highlight w:val="yellow"/>
          <w:rPrChange w:id="140" w:author="SOBOLA GABRIEL" w:date="2026-06-14T17:51:00Z" w16du:dateUtc="2026-06-15T00:51:00Z">
            <w:rPr>
              <w:rFonts w:ascii="Times New Roman" w:hAnsi="Times New Roman" w:cs="Times New Roman"/>
              <w:sz w:val="22"/>
              <w:szCs w:val="22"/>
            </w:rPr>
          </w:rPrChange>
        </w:rPr>
        <w:t xml:space="preserve"> approach to speech generation is better </w:t>
      </w:r>
      <w:r w:rsidR="00464AA1" w:rsidRPr="0094098C">
        <w:rPr>
          <w:rFonts w:ascii="Times New Roman" w:hAnsi="Times New Roman" w:cs="Times New Roman"/>
          <w:sz w:val="22"/>
          <w:szCs w:val="22"/>
          <w:highlight w:val="yellow"/>
          <w:rPrChange w:id="141" w:author="SOBOLA GABRIEL" w:date="2026-06-14T17:51:00Z" w16du:dateUtc="2026-06-15T00:51:00Z">
            <w:rPr>
              <w:rFonts w:ascii="Times New Roman" w:hAnsi="Times New Roman" w:cs="Times New Roman"/>
              <w:sz w:val="22"/>
              <w:szCs w:val="22"/>
            </w:rPr>
          </w:rPrChange>
        </w:rPr>
        <w:t>than the</w:t>
      </w:r>
      <w:r w:rsidR="00A33A80" w:rsidRPr="0094098C">
        <w:rPr>
          <w:rFonts w:ascii="Times New Roman" w:hAnsi="Times New Roman" w:cs="Times New Roman"/>
          <w:sz w:val="22"/>
          <w:szCs w:val="22"/>
          <w:highlight w:val="yellow"/>
          <w:rPrChange w:id="142" w:author="SOBOLA GABRIEL" w:date="2026-06-14T17:51:00Z" w16du:dateUtc="2026-06-15T00:51:00Z">
            <w:rPr>
              <w:rFonts w:ascii="Times New Roman" w:hAnsi="Times New Roman" w:cs="Times New Roman"/>
              <w:sz w:val="22"/>
              <w:szCs w:val="22"/>
            </w:rPr>
          </w:rPrChange>
        </w:rPr>
        <w:t xml:space="preserve"> spectrogram-based approach where the HuBERT units speech generation based performs better than spectrogram-based speech generation </w:t>
      </w:r>
      <w:r w:rsidR="00A33A80" w:rsidRPr="0094098C">
        <w:rPr>
          <w:rFonts w:ascii="Times New Roman" w:eastAsia="Times New Roman" w:hAnsi="Times New Roman" w:cs="Times New Roman"/>
          <w:sz w:val="22"/>
          <w:szCs w:val="22"/>
          <w:highlight w:val="yellow"/>
          <w:rPrChange w:id="143" w:author="SOBOLA GABRIEL" w:date="2026-06-14T17:51:00Z" w16du:dateUtc="2026-06-15T00:51:00Z">
            <w:rPr>
              <w:rFonts w:ascii="Times New Roman" w:eastAsia="Times New Roman" w:hAnsi="Times New Roman" w:cs="Times New Roman"/>
              <w:sz w:val="22"/>
              <w:szCs w:val="22"/>
            </w:rPr>
          </w:rPrChange>
        </w:rPr>
        <w:t xml:space="preserve">[25]. Based on the evaluation metrics reported as detailed Tables 7 and 8, HuBERT units were able to generate intelligible speech at about 32K steps in comparable to faint </w:t>
      </w:r>
      <w:r w:rsidR="00A33A80" w:rsidRPr="0094098C">
        <w:rPr>
          <w:rFonts w:ascii="Times New Roman" w:eastAsia="Times New Roman" w:hAnsi="Times New Roman" w:cs="Times New Roman"/>
          <w:sz w:val="22"/>
          <w:szCs w:val="22"/>
          <w:highlight w:val="yellow"/>
          <w:rPrChange w:id="144" w:author="SOBOLA GABRIEL" w:date="2026-06-14T17:51:00Z" w16du:dateUtc="2026-06-15T00:51:00Z">
            <w:rPr>
              <w:rFonts w:ascii="Times New Roman" w:eastAsia="Times New Roman" w:hAnsi="Times New Roman" w:cs="Times New Roman"/>
              <w:sz w:val="22"/>
              <w:szCs w:val="22"/>
            </w:rPr>
          </w:rPrChange>
        </w:rPr>
        <w:lastRenderedPageBreak/>
        <w:t xml:space="preserve">produced speech-like generated by </w:t>
      </w:r>
      <w:r w:rsidR="006E4612" w:rsidRPr="0094098C">
        <w:rPr>
          <w:rFonts w:ascii="Times New Roman" w:eastAsia="Times New Roman" w:hAnsi="Times New Roman" w:cs="Times New Roman"/>
          <w:sz w:val="22"/>
          <w:szCs w:val="22"/>
          <w:highlight w:val="yellow"/>
          <w:rPrChange w:id="145" w:author="SOBOLA GABRIEL" w:date="2026-06-14T17:51:00Z" w16du:dateUtc="2026-06-15T00:51:00Z">
            <w:rPr>
              <w:rFonts w:ascii="Times New Roman" w:eastAsia="Times New Roman" w:hAnsi="Times New Roman" w:cs="Times New Roman"/>
              <w:sz w:val="22"/>
              <w:szCs w:val="22"/>
            </w:rPr>
          </w:rPrChange>
        </w:rPr>
        <w:t>spectrogram-based</w:t>
      </w:r>
      <w:r w:rsidR="00A33A80" w:rsidRPr="0094098C">
        <w:rPr>
          <w:rFonts w:ascii="Times New Roman" w:eastAsia="Times New Roman" w:hAnsi="Times New Roman" w:cs="Times New Roman"/>
          <w:sz w:val="22"/>
          <w:szCs w:val="22"/>
          <w:highlight w:val="yellow"/>
          <w:rPrChange w:id="146" w:author="SOBOLA GABRIEL" w:date="2026-06-14T17:51:00Z" w16du:dateUtc="2026-06-15T00:51:00Z">
            <w:rPr>
              <w:rFonts w:ascii="Times New Roman" w:eastAsia="Times New Roman" w:hAnsi="Times New Roman" w:cs="Times New Roman"/>
              <w:sz w:val="22"/>
              <w:szCs w:val="22"/>
            </w:rPr>
          </w:rPrChange>
        </w:rPr>
        <w:t xml:space="preserve"> approach at a higher 45K steps. </w:t>
      </w:r>
      <w:r w:rsidR="00464AA1" w:rsidRPr="0094098C">
        <w:rPr>
          <w:rFonts w:ascii="Times New Roman" w:eastAsia="Times New Roman" w:hAnsi="Times New Roman" w:cs="Times New Roman"/>
          <w:sz w:val="22"/>
          <w:szCs w:val="22"/>
          <w:highlight w:val="yellow"/>
          <w:rPrChange w:id="147" w:author="SOBOLA GABRIEL" w:date="2026-06-14T17:51:00Z" w16du:dateUtc="2026-06-15T00:51:00Z">
            <w:rPr>
              <w:rFonts w:ascii="Times New Roman" w:eastAsia="Times New Roman" w:hAnsi="Times New Roman" w:cs="Times New Roman"/>
              <w:sz w:val="22"/>
              <w:szCs w:val="22"/>
            </w:rPr>
          </w:rPrChange>
        </w:rPr>
        <w:t>Furthermore</w:t>
      </w:r>
      <w:r w:rsidR="00464AA1">
        <w:rPr>
          <w:rFonts w:ascii="Times New Roman" w:eastAsia="Times New Roman" w:hAnsi="Times New Roman" w:cs="Times New Roman"/>
          <w:sz w:val="22"/>
          <w:szCs w:val="22"/>
        </w:rPr>
        <w:t xml:space="preserve">,  </w:t>
      </w:r>
      <w:r w:rsidRPr="009959B5">
        <w:rPr>
          <w:rFonts w:ascii="Times New Roman" w:hAnsi="Times New Roman" w:cs="Times New Roman"/>
          <w:sz w:val="22"/>
          <w:szCs w:val="22"/>
        </w:rPr>
        <w:t>HuBERT and WavLM are both strong candidates</w:t>
      </w:r>
      <w:r>
        <w:rPr>
          <w:rFonts w:ascii="Times New Roman" w:hAnsi="Times New Roman" w:cs="Times New Roman"/>
          <w:sz w:val="22"/>
          <w:szCs w:val="22"/>
        </w:rPr>
        <w:t xml:space="preserve"> i.e. </w:t>
      </w:r>
      <w:r w:rsidRPr="009959B5">
        <w:rPr>
          <w:rFonts w:ascii="Times New Roman" w:hAnsi="Times New Roman" w:cs="Times New Roman"/>
          <w:sz w:val="22"/>
          <w:szCs w:val="22"/>
        </w:rPr>
        <w:t>faster training, higher STOI, and more consistent DNSMOS.</w:t>
      </w:r>
      <w:r>
        <w:rPr>
          <w:rFonts w:ascii="Times New Roman" w:hAnsi="Times New Roman" w:cs="Times New Roman"/>
          <w:sz w:val="22"/>
          <w:szCs w:val="22"/>
        </w:rPr>
        <w:t xml:space="preserve"> </w:t>
      </w:r>
      <w:r w:rsidRPr="009959B5">
        <w:rPr>
          <w:rFonts w:ascii="Times New Roman" w:hAnsi="Times New Roman" w:cs="Times New Roman"/>
          <w:sz w:val="22"/>
          <w:szCs w:val="22"/>
        </w:rPr>
        <w:t>Wav2Vec2 lags behind</w:t>
      </w:r>
      <w:r>
        <w:rPr>
          <w:rFonts w:ascii="Times New Roman" w:hAnsi="Times New Roman" w:cs="Times New Roman"/>
          <w:sz w:val="22"/>
          <w:szCs w:val="22"/>
        </w:rPr>
        <w:t xml:space="preserve"> with </w:t>
      </w:r>
      <w:r w:rsidRPr="009959B5">
        <w:rPr>
          <w:rFonts w:ascii="Times New Roman" w:hAnsi="Times New Roman" w:cs="Times New Roman"/>
          <w:sz w:val="22"/>
          <w:szCs w:val="22"/>
        </w:rPr>
        <w:t>slower training and lower intelligibility.</w:t>
      </w:r>
      <w:r>
        <w:rPr>
          <w:rFonts w:ascii="Times New Roman" w:hAnsi="Times New Roman" w:cs="Times New Roman"/>
          <w:sz w:val="22"/>
          <w:szCs w:val="22"/>
        </w:rPr>
        <w:t xml:space="preserve"> </w:t>
      </w:r>
      <w:r w:rsidRPr="009959B5">
        <w:rPr>
          <w:rFonts w:ascii="Times New Roman" w:hAnsi="Times New Roman" w:cs="Times New Roman"/>
          <w:sz w:val="22"/>
          <w:szCs w:val="22"/>
        </w:rPr>
        <w:t>Between HuBERT and WavLM, the differences are subtle — HuBERT sometimes edges PESQ, while WavLM shows slightly better STOI on certain files</w:t>
      </w:r>
      <w:r w:rsidR="00535C0F">
        <w:rPr>
          <w:rFonts w:ascii="Times New Roman" w:hAnsi="Times New Roman" w:cs="Times New Roman"/>
          <w:sz w:val="22"/>
          <w:szCs w:val="22"/>
        </w:rPr>
        <w:t xml:space="preserve"> [10]</w:t>
      </w:r>
      <w:r>
        <w:rPr>
          <w:rFonts w:ascii="Times New Roman" w:hAnsi="Times New Roman" w:cs="Times New Roman"/>
          <w:sz w:val="22"/>
          <w:szCs w:val="22"/>
        </w:rPr>
        <w:t xml:space="preserve">. </w:t>
      </w:r>
      <w:r w:rsidR="00535C0F" w:rsidRPr="0094098C">
        <w:rPr>
          <w:rFonts w:ascii="Times New Roman" w:hAnsi="Times New Roman" w:cs="Times New Roman"/>
          <w:sz w:val="22"/>
          <w:szCs w:val="22"/>
          <w:highlight w:val="yellow"/>
          <w:rPrChange w:id="148" w:author="SOBOLA GABRIEL" w:date="2026-06-14T17:51:00Z" w16du:dateUtc="2026-06-15T00:51:00Z">
            <w:rPr>
              <w:rFonts w:ascii="Times New Roman" w:hAnsi="Times New Roman" w:cs="Times New Roman"/>
              <w:sz w:val="22"/>
              <w:szCs w:val="22"/>
            </w:rPr>
          </w:rPrChange>
        </w:rPr>
        <w:t>As reported in [10], the results of WavLM and HuBERT are better than that of Wav2vec for most of the models developed including ASR,</w:t>
      </w:r>
      <w:r w:rsidR="00B32DC6" w:rsidRPr="0094098C">
        <w:rPr>
          <w:rFonts w:ascii="Times New Roman" w:hAnsi="Times New Roman" w:cs="Times New Roman"/>
          <w:sz w:val="22"/>
          <w:szCs w:val="22"/>
          <w:highlight w:val="yellow"/>
          <w:rPrChange w:id="149" w:author="SOBOLA GABRIEL" w:date="2026-06-14T17:51:00Z" w16du:dateUtc="2026-06-15T00:51:00Z">
            <w:rPr>
              <w:rFonts w:ascii="Times New Roman" w:hAnsi="Times New Roman" w:cs="Times New Roman"/>
              <w:sz w:val="22"/>
              <w:szCs w:val="22"/>
            </w:rPr>
          </w:rPrChange>
        </w:rPr>
        <w:t xml:space="preserve"> and</w:t>
      </w:r>
      <w:r w:rsidR="00535C0F" w:rsidRPr="0094098C">
        <w:rPr>
          <w:rFonts w:ascii="Times New Roman" w:hAnsi="Times New Roman" w:cs="Times New Roman"/>
          <w:sz w:val="22"/>
          <w:szCs w:val="22"/>
          <w:highlight w:val="yellow"/>
          <w:rPrChange w:id="150" w:author="SOBOLA GABRIEL" w:date="2026-06-14T17:51:00Z" w16du:dateUtc="2026-06-15T00:51:00Z">
            <w:rPr>
              <w:rFonts w:ascii="Times New Roman" w:hAnsi="Times New Roman" w:cs="Times New Roman"/>
              <w:sz w:val="22"/>
              <w:szCs w:val="22"/>
            </w:rPr>
          </w:rPrChange>
        </w:rPr>
        <w:t xml:space="preserve"> ST, where they were evaluated for WER, BLEU scores, STOI, PESQ etc.</w:t>
      </w:r>
      <w:r w:rsidR="00535C0F">
        <w:rPr>
          <w:rFonts w:ascii="Times New Roman" w:hAnsi="Times New Roman" w:cs="Times New Roman"/>
          <w:sz w:val="22"/>
          <w:szCs w:val="22"/>
        </w:rPr>
        <w:t xml:space="preserve"> </w:t>
      </w:r>
      <w:r w:rsidR="00F25231" w:rsidRPr="00404D9A">
        <w:rPr>
          <w:rFonts w:ascii="Times New Roman" w:hAnsi="Times New Roman" w:cs="Times New Roman"/>
          <w:sz w:val="22"/>
          <w:szCs w:val="22"/>
          <w:highlight w:val="yellow"/>
          <w:rPrChange w:id="151" w:author="SOBOLA GABRIEL" w:date="2026-06-14T18:04:00Z" w16du:dateUtc="2026-06-15T01:04:00Z">
            <w:rPr>
              <w:rFonts w:ascii="Times New Roman" w:hAnsi="Times New Roman" w:cs="Times New Roman"/>
              <w:sz w:val="22"/>
              <w:szCs w:val="22"/>
            </w:rPr>
          </w:rPrChange>
        </w:rPr>
        <w:t xml:space="preserve">The results obtained here </w:t>
      </w:r>
      <w:r w:rsidR="00B32DC6" w:rsidRPr="00404D9A">
        <w:rPr>
          <w:rFonts w:ascii="Times New Roman" w:hAnsi="Times New Roman" w:cs="Times New Roman"/>
          <w:sz w:val="22"/>
          <w:szCs w:val="22"/>
          <w:highlight w:val="yellow"/>
          <w:rPrChange w:id="152" w:author="SOBOLA GABRIEL" w:date="2026-06-14T18:04:00Z" w16du:dateUtc="2026-06-15T01:04:00Z">
            <w:rPr>
              <w:rFonts w:ascii="Times New Roman" w:hAnsi="Times New Roman" w:cs="Times New Roman"/>
              <w:sz w:val="22"/>
              <w:szCs w:val="22"/>
            </w:rPr>
          </w:rPrChange>
        </w:rPr>
        <w:t>corroborate with</w:t>
      </w:r>
      <w:r w:rsidR="00F25231" w:rsidRPr="00404D9A">
        <w:rPr>
          <w:rFonts w:ascii="Times New Roman" w:hAnsi="Times New Roman" w:cs="Times New Roman"/>
          <w:sz w:val="22"/>
          <w:szCs w:val="22"/>
          <w:highlight w:val="yellow"/>
          <w:rPrChange w:id="153" w:author="SOBOLA GABRIEL" w:date="2026-06-14T18:04:00Z" w16du:dateUtc="2026-06-15T01:04:00Z">
            <w:rPr>
              <w:rFonts w:ascii="Times New Roman" w:hAnsi="Times New Roman" w:cs="Times New Roman"/>
              <w:sz w:val="22"/>
              <w:szCs w:val="22"/>
            </w:rPr>
          </w:rPrChange>
        </w:rPr>
        <w:t xml:space="preserve"> the earlier reported results of HuBERT, WavLM, and Wav2vec</w:t>
      </w:r>
      <w:r w:rsidR="00566D7F" w:rsidRPr="00404D9A">
        <w:rPr>
          <w:rFonts w:ascii="Times New Roman" w:hAnsi="Times New Roman" w:cs="Times New Roman"/>
          <w:sz w:val="22"/>
          <w:szCs w:val="22"/>
          <w:highlight w:val="yellow"/>
          <w:rPrChange w:id="154" w:author="SOBOLA GABRIEL" w:date="2026-06-14T18:04:00Z" w16du:dateUtc="2026-06-15T01:04:00Z">
            <w:rPr>
              <w:rFonts w:ascii="Times New Roman" w:hAnsi="Times New Roman" w:cs="Times New Roman"/>
              <w:sz w:val="22"/>
              <w:szCs w:val="22"/>
            </w:rPr>
          </w:rPrChange>
        </w:rPr>
        <w:t xml:space="preserve"> [7, 10]</w:t>
      </w:r>
      <w:r w:rsidR="00F25231" w:rsidRPr="00404D9A">
        <w:rPr>
          <w:rFonts w:ascii="Times New Roman" w:hAnsi="Times New Roman" w:cs="Times New Roman"/>
          <w:sz w:val="22"/>
          <w:szCs w:val="22"/>
          <w:highlight w:val="yellow"/>
          <w:rPrChange w:id="155" w:author="SOBOLA GABRIEL" w:date="2026-06-14T18:04:00Z" w16du:dateUtc="2026-06-15T01:04:00Z">
            <w:rPr>
              <w:rFonts w:ascii="Times New Roman" w:hAnsi="Times New Roman" w:cs="Times New Roman"/>
              <w:sz w:val="22"/>
              <w:szCs w:val="22"/>
            </w:rPr>
          </w:rPrChange>
        </w:rPr>
        <w:t>.</w:t>
      </w:r>
      <w:r w:rsidR="00F25231">
        <w:rPr>
          <w:rFonts w:ascii="Times New Roman" w:hAnsi="Times New Roman" w:cs="Times New Roman"/>
          <w:sz w:val="22"/>
          <w:szCs w:val="22"/>
        </w:rPr>
        <w:t xml:space="preserve"> </w:t>
      </w:r>
      <w:r>
        <w:rPr>
          <w:rFonts w:ascii="Times New Roman" w:hAnsi="Times New Roman" w:cs="Times New Roman"/>
          <w:sz w:val="22"/>
          <w:szCs w:val="22"/>
        </w:rPr>
        <w:t xml:space="preserve">In practice, </w:t>
      </w:r>
      <w:r w:rsidR="0019510C">
        <w:rPr>
          <w:rFonts w:ascii="Times New Roman" w:hAnsi="Times New Roman" w:cs="Times New Roman"/>
          <w:sz w:val="22"/>
          <w:szCs w:val="22"/>
        </w:rPr>
        <w:t xml:space="preserve">when </w:t>
      </w:r>
      <w:r w:rsidRPr="009959B5">
        <w:rPr>
          <w:rFonts w:ascii="Times New Roman" w:hAnsi="Times New Roman" w:cs="Times New Roman"/>
          <w:sz w:val="22"/>
          <w:szCs w:val="22"/>
        </w:rPr>
        <w:t xml:space="preserve">speed </w:t>
      </w:r>
      <w:r>
        <w:rPr>
          <w:rFonts w:ascii="Times New Roman" w:hAnsi="Times New Roman" w:cs="Times New Roman"/>
          <w:sz w:val="22"/>
          <w:szCs w:val="22"/>
        </w:rPr>
        <w:t>and</w:t>
      </w:r>
      <w:r w:rsidRPr="009959B5">
        <w:rPr>
          <w:rFonts w:ascii="Times New Roman" w:hAnsi="Times New Roman" w:cs="Times New Roman"/>
          <w:sz w:val="22"/>
          <w:szCs w:val="22"/>
        </w:rPr>
        <w:t xml:space="preserve"> intelligibility</w:t>
      </w:r>
      <w:r>
        <w:rPr>
          <w:rFonts w:ascii="Times New Roman" w:hAnsi="Times New Roman" w:cs="Times New Roman"/>
          <w:sz w:val="22"/>
          <w:szCs w:val="22"/>
        </w:rPr>
        <w:t xml:space="preserve"> are needed</w:t>
      </w:r>
      <w:r w:rsidRPr="009959B5">
        <w:rPr>
          <w:rFonts w:ascii="Times New Roman" w:hAnsi="Times New Roman" w:cs="Times New Roman"/>
          <w:sz w:val="22"/>
          <w:szCs w:val="22"/>
        </w:rPr>
        <w:t>, HuBERT is the most balanced.</w:t>
      </w:r>
      <w:r>
        <w:rPr>
          <w:rFonts w:ascii="Times New Roman" w:hAnsi="Times New Roman" w:cs="Times New Roman"/>
          <w:sz w:val="22"/>
          <w:szCs w:val="22"/>
        </w:rPr>
        <w:t xml:space="preserve"> If </w:t>
      </w:r>
      <w:r w:rsidRPr="009959B5">
        <w:rPr>
          <w:rFonts w:ascii="Times New Roman" w:hAnsi="Times New Roman" w:cs="Times New Roman"/>
          <w:sz w:val="22"/>
          <w:szCs w:val="22"/>
        </w:rPr>
        <w:t xml:space="preserve">robustness </w:t>
      </w:r>
      <w:r>
        <w:rPr>
          <w:rFonts w:ascii="Times New Roman" w:hAnsi="Times New Roman" w:cs="Times New Roman"/>
          <w:sz w:val="22"/>
          <w:szCs w:val="22"/>
        </w:rPr>
        <w:t xml:space="preserve">and </w:t>
      </w:r>
      <w:r w:rsidRPr="009959B5">
        <w:rPr>
          <w:rFonts w:ascii="Times New Roman" w:hAnsi="Times New Roman" w:cs="Times New Roman"/>
          <w:sz w:val="22"/>
          <w:szCs w:val="22"/>
        </w:rPr>
        <w:t>newer architecture</w:t>
      </w:r>
      <w:r w:rsidR="00C813CA">
        <w:rPr>
          <w:rFonts w:ascii="Times New Roman" w:hAnsi="Times New Roman" w:cs="Times New Roman"/>
          <w:sz w:val="22"/>
          <w:szCs w:val="22"/>
        </w:rPr>
        <w:t xml:space="preserve"> are needed</w:t>
      </w:r>
      <w:r w:rsidRPr="009959B5">
        <w:rPr>
          <w:rFonts w:ascii="Times New Roman" w:hAnsi="Times New Roman" w:cs="Times New Roman"/>
          <w:sz w:val="22"/>
          <w:szCs w:val="22"/>
        </w:rPr>
        <w:t>, WavLM is a solid alternative</w:t>
      </w:r>
      <w:ins w:id="156" w:author="SOBOLA GABRIEL" w:date="2026-06-14T18:05:00Z" w16du:dateUtc="2026-06-15T01:05:00Z">
        <w:r w:rsidR="00E11510">
          <w:rPr>
            <w:rFonts w:ascii="Times New Roman" w:hAnsi="Times New Roman" w:cs="Times New Roman"/>
            <w:sz w:val="22"/>
            <w:szCs w:val="22"/>
          </w:rPr>
          <w:t xml:space="preserve"> [10]</w:t>
        </w:r>
      </w:ins>
      <w:r w:rsidRPr="009959B5">
        <w:rPr>
          <w:rFonts w:ascii="Times New Roman" w:hAnsi="Times New Roman" w:cs="Times New Roman"/>
          <w:sz w:val="22"/>
          <w:szCs w:val="22"/>
        </w:rPr>
        <w:t>.</w:t>
      </w:r>
      <w:r>
        <w:rPr>
          <w:rFonts w:ascii="Times New Roman" w:hAnsi="Times New Roman" w:cs="Times New Roman"/>
          <w:sz w:val="22"/>
          <w:szCs w:val="22"/>
        </w:rPr>
        <w:t xml:space="preserve"> </w:t>
      </w:r>
      <w:r w:rsidR="00823E86">
        <w:rPr>
          <w:rFonts w:ascii="Times New Roman" w:hAnsi="Times New Roman" w:cs="Times New Roman"/>
          <w:sz w:val="22"/>
          <w:szCs w:val="22"/>
        </w:rPr>
        <w:t xml:space="preserve">The results show that </w:t>
      </w:r>
      <w:r w:rsidRPr="009959B5">
        <w:rPr>
          <w:rFonts w:ascii="Times New Roman" w:hAnsi="Times New Roman" w:cs="Times New Roman"/>
          <w:sz w:val="22"/>
          <w:szCs w:val="22"/>
        </w:rPr>
        <w:t xml:space="preserve">Wav2Vec2 is not ideal for HiFi‑GAN fine‑tuning in this discrete unit </w:t>
      </w:r>
      <w:commentRangeStart w:id="157"/>
      <w:commentRangeStart w:id="158"/>
      <w:commentRangeStart w:id="159"/>
      <w:r w:rsidRPr="009959B5">
        <w:rPr>
          <w:rFonts w:ascii="Times New Roman" w:hAnsi="Times New Roman" w:cs="Times New Roman"/>
          <w:sz w:val="22"/>
          <w:szCs w:val="22"/>
        </w:rPr>
        <w:t>setup</w:t>
      </w:r>
      <w:commentRangeEnd w:id="157"/>
      <w:r w:rsidR="00CE7CFB" w:rsidRPr="009959B5">
        <w:rPr>
          <w:rStyle w:val="CommentReference"/>
          <w:rFonts w:ascii="Times New Roman" w:hAnsi="Times New Roman" w:cs="Times New Roman"/>
          <w:sz w:val="22"/>
          <w:szCs w:val="22"/>
        </w:rPr>
        <w:commentReference w:id="157"/>
      </w:r>
      <w:commentRangeEnd w:id="158"/>
      <w:r w:rsidR="007161CC" w:rsidRPr="009959B5">
        <w:rPr>
          <w:rStyle w:val="CommentReference"/>
          <w:rFonts w:ascii="Times New Roman" w:hAnsi="Times New Roman" w:cs="Times New Roman"/>
          <w:sz w:val="22"/>
          <w:szCs w:val="22"/>
        </w:rPr>
        <w:commentReference w:id="158"/>
      </w:r>
      <w:commentRangeEnd w:id="159"/>
      <w:r w:rsidR="00EB3FEA" w:rsidRPr="009959B5">
        <w:rPr>
          <w:rStyle w:val="CommentReference"/>
          <w:rFonts w:ascii="Times New Roman" w:hAnsi="Times New Roman" w:cs="Times New Roman"/>
          <w:sz w:val="22"/>
          <w:szCs w:val="22"/>
        </w:rPr>
        <w:commentReference w:id="159"/>
      </w:r>
      <w:r w:rsidRPr="009959B5">
        <w:rPr>
          <w:rFonts w:ascii="Times New Roman" w:hAnsi="Times New Roman" w:cs="Times New Roman"/>
          <w:sz w:val="22"/>
          <w:szCs w:val="22"/>
        </w:rPr>
        <w:t>.</w:t>
      </w:r>
      <w:ins w:id="160" w:author="SOBOLA GABRIEL" w:date="2026-06-14T17:31:00Z" w16du:dateUtc="2026-06-15T00:31:00Z">
        <w:r w:rsidR="00535C0F">
          <w:rPr>
            <w:rFonts w:ascii="Times New Roman" w:hAnsi="Times New Roman" w:cs="Times New Roman"/>
            <w:sz w:val="22"/>
            <w:szCs w:val="22"/>
          </w:rPr>
          <w:t xml:space="preserve"> </w:t>
        </w:r>
      </w:ins>
    </w:p>
    <w:p w14:paraId="58B78335" w14:textId="15CDEFA7" w:rsidR="008C29D0" w:rsidRPr="003011B4" w:rsidRDefault="00904FB3" w:rsidP="00B70206">
      <w:pPr>
        <w:pStyle w:val="Heading1"/>
        <w:spacing w:line="240" w:lineRule="auto"/>
        <w:rPr>
          <w:rFonts w:ascii="Times New Roman" w:hAnsi="Times New Roman" w:cs="Times New Roman"/>
          <w:b/>
          <w:color w:val="auto"/>
          <w:sz w:val="22"/>
          <w:szCs w:val="22"/>
        </w:rPr>
      </w:pPr>
      <w:r w:rsidRPr="003011B4">
        <w:rPr>
          <w:rFonts w:ascii="Times New Roman" w:hAnsi="Times New Roman" w:cs="Times New Roman"/>
          <w:b/>
          <w:color w:val="auto"/>
          <w:sz w:val="22"/>
          <w:szCs w:val="22"/>
        </w:rPr>
        <w:t>8</w:t>
      </w:r>
      <w:r w:rsidR="008C29D0" w:rsidRPr="003011B4">
        <w:rPr>
          <w:rFonts w:ascii="Times New Roman" w:hAnsi="Times New Roman" w:cs="Times New Roman"/>
          <w:b/>
          <w:color w:val="auto"/>
          <w:sz w:val="22"/>
          <w:szCs w:val="22"/>
        </w:rPr>
        <w:t>. Conclusion</w:t>
      </w:r>
    </w:p>
    <w:p w14:paraId="1ACC4FB7" w14:textId="6978CE51" w:rsidR="008C29D0" w:rsidRPr="003011B4" w:rsidRDefault="00F93BFC" w:rsidP="00B70206">
      <w:pPr>
        <w:spacing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utilization of discrete hidden units solves the problem of sourcing the large volume of labeled data that </w:t>
      </w:r>
      <w:r w:rsidR="00C94DF2" w:rsidRPr="003011B4">
        <w:rPr>
          <w:rFonts w:ascii="Times New Roman" w:hAnsi="Times New Roman" w:cs="Times New Roman"/>
          <w:sz w:val="22"/>
          <w:szCs w:val="22"/>
        </w:rPr>
        <w:t>is</w:t>
      </w:r>
      <w:r w:rsidRPr="003011B4">
        <w:rPr>
          <w:rFonts w:ascii="Times New Roman" w:hAnsi="Times New Roman" w:cs="Times New Roman"/>
          <w:sz w:val="22"/>
          <w:szCs w:val="22"/>
        </w:rPr>
        <w:t xml:space="preserve"> mostly difficult to get for training models particularly for speech-to-text and text-to-speech tasks. Also, hidden unit utilization for speech-to-speech ensures the complexity of the model algorithm as well as errors are reduced in comparison to the well-known Mel-spectrograms usage.</w:t>
      </w:r>
      <w:r w:rsidR="005671A0" w:rsidRPr="003011B4">
        <w:rPr>
          <w:rFonts w:ascii="Times New Roman" w:hAnsi="Times New Roman" w:cs="Times New Roman"/>
          <w:sz w:val="22"/>
          <w:szCs w:val="22"/>
        </w:rPr>
        <w:t xml:space="preserve"> Hidden unit representation usage has also been shown to give improved BLEU score performance metric in comparison to Mel-spectrogram based models.</w:t>
      </w:r>
      <w:r w:rsidRPr="003011B4">
        <w:rPr>
          <w:rFonts w:ascii="Times New Roman" w:hAnsi="Times New Roman" w:cs="Times New Roman"/>
          <w:sz w:val="22"/>
          <w:szCs w:val="22"/>
        </w:rPr>
        <w:t xml:space="preserve"> One of such hidden unit generation approach is the use of HuBERT </w:t>
      </w:r>
      <w:r w:rsidR="00066A82" w:rsidRPr="003011B4">
        <w:rPr>
          <w:rFonts w:ascii="Times New Roman" w:hAnsi="Times New Roman" w:cs="Times New Roman"/>
          <w:sz w:val="22"/>
          <w:szCs w:val="22"/>
        </w:rPr>
        <w:t xml:space="preserve">model as </w:t>
      </w:r>
      <w:r w:rsidRPr="003011B4">
        <w:rPr>
          <w:rFonts w:ascii="Times New Roman" w:hAnsi="Times New Roman" w:cs="Times New Roman"/>
          <w:sz w:val="22"/>
          <w:szCs w:val="22"/>
        </w:rPr>
        <w:t xml:space="preserve">highlighted in this </w:t>
      </w:r>
      <w:r w:rsidR="00066A82" w:rsidRPr="003011B4">
        <w:rPr>
          <w:rFonts w:ascii="Times New Roman" w:hAnsi="Times New Roman" w:cs="Times New Roman"/>
          <w:sz w:val="22"/>
          <w:szCs w:val="22"/>
        </w:rPr>
        <w:t>current study</w:t>
      </w:r>
      <w:r w:rsidRPr="003011B4">
        <w:rPr>
          <w:rFonts w:ascii="Times New Roman" w:hAnsi="Times New Roman" w:cs="Times New Roman"/>
          <w:sz w:val="22"/>
          <w:szCs w:val="22"/>
        </w:rPr>
        <w:t>. This</w:t>
      </w:r>
      <w:r w:rsidR="005671A0" w:rsidRPr="003011B4">
        <w:rPr>
          <w:rFonts w:ascii="Times New Roman" w:hAnsi="Times New Roman" w:cs="Times New Roman"/>
          <w:sz w:val="22"/>
          <w:szCs w:val="22"/>
        </w:rPr>
        <w:t xml:space="preserve"> </w:t>
      </w:r>
      <w:r w:rsidR="004F0E6E" w:rsidRPr="003011B4">
        <w:rPr>
          <w:rFonts w:ascii="Times New Roman" w:hAnsi="Times New Roman" w:cs="Times New Roman"/>
          <w:sz w:val="22"/>
          <w:szCs w:val="22"/>
        </w:rPr>
        <w:t xml:space="preserve">study </w:t>
      </w:r>
      <w:r w:rsidR="005671A0" w:rsidRPr="003011B4">
        <w:rPr>
          <w:rFonts w:ascii="Times New Roman" w:hAnsi="Times New Roman" w:cs="Times New Roman"/>
          <w:sz w:val="22"/>
          <w:szCs w:val="22"/>
        </w:rPr>
        <w:t>gave</w:t>
      </w:r>
      <w:r w:rsidR="00EA5DA8" w:rsidRPr="003011B4">
        <w:rPr>
          <w:rFonts w:ascii="Times New Roman" w:hAnsi="Times New Roman" w:cs="Times New Roman"/>
          <w:sz w:val="22"/>
          <w:szCs w:val="22"/>
        </w:rPr>
        <w:t xml:space="preserve"> insight into the training</w:t>
      </w:r>
      <w:r w:rsidR="00BC13AE" w:rsidRPr="003011B4">
        <w:rPr>
          <w:rFonts w:ascii="Times New Roman" w:hAnsi="Times New Roman" w:cs="Times New Roman"/>
          <w:sz w:val="22"/>
          <w:szCs w:val="22"/>
        </w:rPr>
        <w:t xml:space="preserve"> (pre-training)</w:t>
      </w:r>
      <w:r w:rsidR="00EA5DA8" w:rsidRPr="003011B4">
        <w:rPr>
          <w:rFonts w:ascii="Times New Roman" w:hAnsi="Times New Roman" w:cs="Times New Roman"/>
          <w:sz w:val="22"/>
          <w:szCs w:val="22"/>
        </w:rPr>
        <w:t xml:space="preserve"> process </w:t>
      </w:r>
      <w:r w:rsidR="00BC13AE" w:rsidRPr="003011B4">
        <w:rPr>
          <w:rFonts w:ascii="Times New Roman" w:hAnsi="Times New Roman" w:cs="Times New Roman"/>
          <w:sz w:val="22"/>
          <w:szCs w:val="22"/>
        </w:rPr>
        <w:t xml:space="preserve">and fine-tuning </w:t>
      </w:r>
      <w:r w:rsidR="00533098" w:rsidRPr="003011B4">
        <w:rPr>
          <w:rFonts w:ascii="Times New Roman" w:hAnsi="Times New Roman" w:cs="Times New Roman"/>
          <w:sz w:val="22"/>
          <w:szCs w:val="22"/>
        </w:rPr>
        <w:t>of HuBERT</w:t>
      </w:r>
      <w:r w:rsidR="00EA5DA8" w:rsidRPr="003011B4">
        <w:rPr>
          <w:rFonts w:ascii="Times New Roman" w:hAnsi="Times New Roman" w:cs="Times New Roman"/>
          <w:sz w:val="22"/>
          <w:szCs w:val="22"/>
        </w:rPr>
        <w:t>. Information ab</w:t>
      </w:r>
      <w:r w:rsidR="006617FE" w:rsidRPr="003011B4">
        <w:rPr>
          <w:rFonts w:ascii="Times New Roman" w:hAnsi="Times New Roman" w:cs="Times New Roman"/>
          <w:sz w:val="22"/>
          <w:szCs w:val="22"/>
        </w:rPr>
        <w:t xml:space="preserve">out the </w:t>
      </w:r>
      <w:r w:rsidR="00BC13AE" w:rsidRPr="003011B4">
        <w:rPr>
          <w:rFonts w:ascii="Times New Roman" w:hAnsi="Times New Roman" w:cs="Times New Roman"/>
          <w:sz w:val="22"/>
          <w:szCs w:val="22"/>
        </w:rPr>
        <w:t xml:space="preserve">unsupervised </w:t>
      </w:r>
      <w:r w:rsidR="006617FE" w:rsidRPr="003011B4">
        <w:rPr>
          <w:rFonts w:ascii="Times New Roman" w:hAnsi="Times New Roman" w:cs="Times New Roman"/>
          <w:sz w:val="22"/>
          <w:szCs w:val="22"/>
        </w:rPr>
        <w:t>clustering proce</w:t>
      </w:r>
      <w:r w:rsidR="00EA5DA8" w:rsidRPr="003011B4">
        <w:rPr>
          <w:rFonts w:ascii="Times New Roman" w:hAnsi="Times New Roman" w:cs="Times New Roman"/>
          <w:sz w:val="22"/>
          <w:szCs w:val="22"/>
        </w:rPr>
        <w:t>ss</w:t>
      </w:r>
      <w:r w:rsidRPr="003011B4">
        <w:rPr>
          <w:rFonts w:ascii="Times New Roman" w:hAnsi="Times New Roman" w:cs="Times New Roman"/>
          <w:sz w:val="22"/>
          <w:szCs w:val="22"/>
        </w:rPr>
        <w:t xml:space="preserve">, which makes it distinct from the other similar </w:t>
      </w:r>
      <w:r w:rsidR="00C94DF2" w:rsidRPr="003011B4">
        <w:rPr>
          <w:rFonts w:ascii="Times New Roman" w:hAnsi="Times New Roman" w:cs="Times New Roman"/>
          <w:sz w:val="22"/>
          <w:szCs w:val="22"/>
        </w:rPr>
        <w:t>models,</w:t>
      </w:r>
      <w:r w:rsidRPr="003011B4">
        <w:rPr>
          <w:rFonts w:ascii="Times New Roman" w:hAnsi="Times New Roman" w:cs="Times New Roman"/>
          <w:sz w:val="22"/>
          <w:szCs w:val="22"/>
        </w:rPr>
        <w:t xml:space="preserve"> </w:t>
      </w:r>
      <w:r w:rsidR="002849DC">
        <w:rPr>
          <w:rFonts w:ascii="Times New Roman" w:hAnsi="Times New Roman" w:cs="Times New Roman"/>
          <w:sz w:val="22"/>
          <w:szCs w:val="22"/>
        </w:rPr>
        <w:t>was</w:t>
      </w:r>
      <w:r w:rsidRPr="003011B4">
        <w:rPr>
          <w:rFonts w:ascii="Times New Roman" w:hAnsi="Times New Roman" w:cs="Times New Roman"/>
          <w:sz w:val="22"/>
          <w:szCs w:val="22"/>
        </w:rPr>
        <w:t xml:space="preserve"> highlighted</w:t>
      </w:r>
      <w:r w:rsidR="00EA5DA8" w:rsidRPr="003011B4">
        <w:rPr>
          <w:rFonts w:ascii="Times New Roman" w:hAnsi="Times New Roman" w:cs="Times New Roman"/>
          <w:sz w:val="22"/>
          <w:szCs w:val="22"/>
        </w:rPr>
        <w:t xml:space="preserve">. </w:t>
      </w:r>
      <w:r w:rsidR="006617FE" w:rsidRPr="003011B4">
        <w:rPr>
          <w:rFonts w:ascii="Times New Roman" w:hAnsi="Times New Roman" w:cs="Times New Roman"/>
          <w:sz w:val="22"/>
          <w:szCs w:val="22"/>
        </w:rPr>
        <w:t xml:space="preserve">Detailed </w:t>
      </w:r>
      <w:r w:rsidR="00C94DF2" w:rsidRPr="003011B4">
        <w:rPr>
          <w:rFonts w:ascii="Times New Roman" w:hAnsi="Times New Roman" w:cs="Times New Roman"/>
          <w:sz w:val="22"/>
          <w:szCs w:val="22"/>
        </w:rPr>
        <w:t>illustrations</w:t>
      </w:r>
      <w:r w:rsidR="006617FE" w:rsidRPr="003011B4">
        <w:rPr>
          <w:rFonts w:ascii="Times New Roman" w:hAnsi="Times New Roman" w:cs="Times New Roman"/>
          <w:sz w:val="22"/>
          <w:szCs w:val="22"/>
        </w:rPr>
        <w:t xml:space="preserve"> of the model particularly the training </w:t>
      </w:r>
      <w:r w:rsidR="002849DC" w:rsidRPr="003011B4">
        <w:rPr>
          <w:rFonts w:ascii="Times New Roman" w:hAnsi="Times New Roman" w:cs="Times New Roman"/>
          <w:sz w:val="22"/>
          <w:szCs w:val="22"/>
        </w:rPr>
        <w:t>modes involving</w:t>
      </w:r>
      <w:r w:rsidR="00313A25" w:rsidRPr="003011B4">
        <w:rPr>
          <w:rFonts w:ascii="Times New Roman" w:hAnsi="Times New Roman" w:cs="Times New Roman"/>
          <w:sz w:val="22"/>
          <w:szCs w:val="22"/>
        </w:rPr>
        <w:t xml:space="preserve"> unsupervised </w:t>
      </w:r>
      <w:r w:rsidR="006617FE" w:rsidRPr="003011B4">
        <w:rPr>
          <w:rFonts w:ascii="Times New Roman" w:hAnsi="Times New Roman" w:cs="Times New Roman"/>
          <w:sz w:val="22"/>
          <w:szCs w:val="22"/>
        </w:rPr>
        <w:t>c</w:t>
      </w:r>
      <w:r w:rsidR="00EB3F7A" w:rsidRPr="003011B4">
        <w:rPr>
          <w:rFonts w:ascii="Times New Roman" w:hAnsi="Times New Roman" w:cs="Times New Roman"/>
          <w:sz w:val="22"/>
          <w:szCs w:val="22"/>
        </w:rPr>
        <w:t>lustering and prediction</w:t>
      </w:r>
      <w:r w:rsidR="00BC13AE" w:rsidRPr="003011B4">
        <w:rPr>
          <w:rFonts w:ascii="Times New Roman" w:hAnsi="Times New Roman" w:cs="Times New Roman"/>
          <w:sz w:val="22"/>
          <w:szCs w:val="22"/>
        </w:rPr>
        <w:t xml:space="preserve">, </w:t>
      </w:r>
      <w:r w:rsidR="00EB3F7A" w:rsidRPr="003011B4">
        <w:rPr>
          <w:rFonts w:ascii="Times New Roman" w:hAnsi="Times New Roman" w:cs="Times New Roman"/>
          <w:sz w:val="22"/>
          <w:szCs w:val="22"/>
        </w:rPr>
        <w:t>show</w:t>
      </w:r>
      <w:r w:rsidR="00313A25" w:rsidRPr="003011B4">
        <w:rPr>
          <w:rFonts w:ascii="Times New Roman" w:hAnsi="Times New Roman" w:cs="Times New Roman"/>
          <w:sz w:val="22"/>
          <w:szCs w:val="22"/>
        </w:rPr>
        <w:t>s</w:t>
      </w:r>
      <w:r w:rsidR="006617FE" w:rsidRPr="003011B4">
        <w:rPr>
          <w:rFonts w:ascii="Times New Roman" w:hAnsi="Times New Roman" w:cs="Times New Roman"/>
          <w:sz w:val="22"/>
          <w:szCs w:val="22"/>
        </w:rPr>
        <w:t xml:space="preserve"> the technicality o</w:t>
      </w:r>
      <w:r w:rsidR="002F761C" w:rsidRPr="003011B4">
        <w:rPr>
          <w:rFonts w:ascii="Times New Roman" w:hAnsi="Times New Roman" w:cs="Times New Roman"/>
          <w:sz w:val="22"/>
          <w:szCs w:val="22"/>
        </w:rPr>
        <w:t xml:space="preserve">f the model, and why it gives </w:t>
      </w:r>
      <w:r w:rsidR="006617FE" w:rsidRPr="003011B4">
        <w:rPr>
          <w:rFonts w:ascii="Times New Roman" w:hAnsi="Times New Roman" w:cs="Times New Roman"/>
          <w:sz w:val="22"/>
          <w:szCs w:val="22"/>
        </w:rPr>
        <w:t>good result</w:t>
      </w:r>
      <w:r w:rsidR="002F761C" w:rsidRPr="003011B4">
        <w:rPr>
          <w:rFonts w:ascii="Times New Roman" w:hAnsi="Times New Roman" w:cs="Times New Roman"/>
          <w:sz w:val="22"/>
          <w:szCs w:val="22"/>
        </w:rPr>
        <w:t>s</w:t>
      </w:r>
      <w:r w:rsidR="006617FE" w:rsidRPr="003011B4">
        <w:rPr>
          <w:rFonts w:ascii="Times New Roman" w:hAnsi="Times New Roman" w:cs="Times New Roman"/>
          <w:sz w:val="22"/>
          <w:szCs w:val="22"/>
        </w:rPr>
        <w:t xml:space="preserve"> when compared to other clustering approaches</w:t>
      </w:r>
      <w:r w:rsidR="004F0E6E" w:rsidRPr="003011B4">
        <w:rPr>
          <w:rFonts w:ascii="Times New Roman" w:hAnsi="Times New Roman" w:cs="Times New Roman"/>
          <w:sz w:val="22"/>
          <w:szCs w:val="22"/>
        </w:rPr>
        <w:t xml:space="preserve"> </w:t>
      </w:r>
      <w:r w:rsidR="00040D4E" w:rsidRPr="003011B4">
        <w:rPr>
          <w:rFonts w:ascii="Times New Roman" w:hAnsi="Times New Roman" w:cs="Times New Roman"/>
          <w:sz w:val="22"/>
          <w:szCs w:val="22"/>
        </w:rPr>
        <w:t>-</w:t>
      </w:r>
      <w:r w:rsidR="004F0E6E" w:rsidRPr="003011B4">
        <w:rPr>
          <w:rFonts w:ascii="Times New Roman" w:hAnsi="Times New Roman" w:cs="Times New Roman"/>
          <w:sz w:val="22"/>
          <w:szCs w:val="22"/>
        </w:rPr>
        <w:t xml:space="preserve"> </w:t>
      </w:r>
      <w:r w:rsidR="00040D4E" w:rsidRPr="003011B4">
        <w:rPr>
          <w:rFonts w:ascii="Times New Roman" w:hAnsi="Times New Roman" w:cs="Times New Roman"/>
          <w:sz w:val="22"/>
          <w:szCs w:val="22"/>
        </w:rPr>
        <w:t>this ensures better audio quality.</w:t>
      </w:r>
      <w:r w:rsidRPr="003011B4">
        <w:rPr>
          <w:rFonts w:ascii="Times New Roman" w:hAnsi="Times New Roman" w:cs="Times New Roman"/>
          <w:sz w:val="22"/>
          <w:szCs w:val="22"/>
        </w:rPr>
        <w:t xml:space="preserve"> </w:t>
      </w:r>
      <w:r w:rsidR="002849DC">
        <w:rPr>
          <w:rFonts w:ascii="Times New Roman" w:hAnsi="Times New Roman" w:cs="Times New Roman"/>
          <w:sz w:val="22"/>
          <w:szCs w:val="22"/>
        </w:rPr>
        <w:t xml:space="preserve">In this paper, the results of HuBERT plus unit HiFi-GAN in comparison with spectrograms plus HiFi-GAN </w:t>
      </w:r>
      <w:r w:rsidR="00B92412">
        <w:rPr>
          <w:rFonts w:ascii="Times New Roman" w:hAnsi="Times New Roman" w:cs="Times New Roman"/>
          <w:sz w:val="22"/>
          <w:szCs w:val="22"/>
        </w:rPr>
        <w:t>show</w:t>
      </w:r>
      <w:r w:rsidR="002849DC">
        <w:rPr>
          <w:rFonts w:ascii="Times New Roman" w:hAnsi="Times New Roman" w:cs="Times New Roman"/>
          <w:sz w:val="22"/>
          <w:szCs w:val="22"/>
        </w:rPr>
        <w:t xml:space="preserve"> HuBERT model is superior in terms of speech quality, intelligibility, and naturalness. When compared to other discrete models, it edges out both Wav2vec and WavLM. Finally, the results show that WavLM is a better alternative to HuBERT in terms of </w:t>
      </w:r>
      <w:r w:rsidR="00413D3C">
        <w:rPr>
          <w:rFonts w:ascii="Times New Roman" w:hAnsi="Times New Roman" w:cs="Times New Roman"/>
          <w:sz w:val="22"/>
          <w:szCs w:val="22"/>
        </w:rPr>
        <w:t xml:space="preserve">utitlising of a newer architecture and obtaining closer similar results to </w:t>
      </w:r>
      <w:commentRangeStart w:id="161"/>
      <w:commentRangeStart w:id="162"/>
      <w:commentRangeStart w:id="163"/>
      <w:r w:rsidR="00413D3C">
        <w:rPr>
          <w:rFonts w:ascii="Times New Roman" w:hAnsi="Times New Roman" w:cs="Times New Roman"/>
          <w:sz w:val="22"/>
          <w:szCs w:val="22"/>
        </w:rPr>
        <w:t>HuBERT</w:t>
      </w:r>
      <w:commentRangeEnd w:id="161"/>
      <w:r w:rsidR="007161CC">
        <w:rPr>
          <w:rStyle w:val="CommentReference"/>
          <w:rFonts w:ascii="Times New Roman" w:hAnsi="Times New Roman" w:cs="Times New Roman"/>
          <w:sz w:val="22"/>
          <w:szCs w:val="22"/>
        </w:rPr>
        <w:commentReference w:id="161"/>
      </w:r>
      <w:commentRangeEnd w:id="162"/>
      <w:r w:rsidR="007161CC">
        <w:rPr>
          <w:rStyle w:val="CommentReference"/>
          <w:rFonts w:ascii="Times New Roman" w:hAnsi="Times New Roman" w:cs="Times New Roman"/>
          <w:sz w:val="22"/>
          <w:szCs w:val="22"/>
        </w:rPr>
        <w:commentReference w:id="162"/>
      </w:r>
      <w:commentRangeEnd w:id="163"/>
      <w:r w:rsidR="001B71DF">
        <w:rPr>
          <w:rStyle w:val="CommentReference"/>
          <w:rFonts w:ascii="Times New Roman" w:hAnsi="Times New Roman" w:cs="Times New Roman"/>
          <w:sz w:val="22"/>
          <w:szCs w:val="22"/>
        </w:rPr>
        <w:commentReference w:id="163"/>
      </w:r>
      <w:r w:rsidR="00413D3C">
        <w:rPr>
          <w:rFonts w:ascii="Times New Roman" w:hAnsi="Times New Roman" w:cs="Times New Roman"/>
          <w:sz w:val="22"/>
          <w:szCs w:val="22"/>
        </w:rPr>
        <w:t>.</w:t>
      </w:r>
      <w:r w:rsidR="00AB35D5">
        <w:rPr>
          <w:rFonts w:ascii="Times New Roman" w:hAnsi="Times New Roman" w:cs="Times New Roman"/>
          <w:sz w:val="22"/>
          <w:szCs w:val="22"/>
        </w:rPr>
        <w:t xml:space="preserve"> </w:t>
      </w:r>
      <w:r w:rsidR="00AB35D5" w:rsidRPr="00E56BF3">
        <w:rPr>
          <w:rFonts w:ascii="Times New Roman" w:hAnsi="Times New Roman" w:cs="Times New Roman"/>
          <w:sz w:val="22"/>
          <w:szCs w:val="22"/>
          <w:highlight w:val="yellow"/>
          <w:rPrChange w:id="164" w:author="SOBOLA GABRIEL" w:date="2026-06-14T19:39:00Z" w16du:dateUtc="2026-06-15T02:39:00Z">
            <w:rPr>
              <w:rFonts w:ascii="Times New Roman" w:hAnsi="Times New Roman" w:cs="Times New Roman"/>
              <w:sz w:val="22"/>
              <w:szCs w:val="22"/>
            </w:rPr>
          </w:rPrChange>
        </w:rPr>
        <w:t>The ablation studies and experiments carried out in this paper considered the utilization of HiFiGAN vocoder for speech reconstruction from discrete units. Also, Hu</w:t>
      </w:r>
      <w:r w:rsidR="00485613">
        <w:rPr>
          <w:rFonts w:ascii="Times New Roman" w:hAnsi="Times New Roman" w:cs="Times New Roman"/>
          <w:sz w:val="22"/>
          <w:szCs w:val="22"/>
          <w:highlight w:val="yellow"/>
        </w:rPr>
        <w:t>B</w:t>
      </w:r>
      <w:r w:rsidR="00AB35D5" w:rsidRPr="00485613">
        <w:rPr>
          <w:rFonts w:ascii="Times New Roman" w:hAnsi="Times New Roman" w:cs="Times New Roman"/>
          <w:sz w:val="22"/>
          <w:szCs w:val="22"/>
          <w:highlight w:val="yellow"/>
        </w:rPr>
        <w:t>ERT base pretrained on LibriSpeech 960 hours was utilized. The use of other state-of-the-art vocoder</w:t>
      </w:r>
      <w:r w:rsidR="000A1E34" w:rsidRPr="00485613">
        <w:rPr>
          <w:rFonts w:ascii="Times New Roman" w:hAnsi="Times New Roman" w:cs="Times New Roman"/>
          <w:sz w:val="22"/>
          <w:szCs w:val="22"/>
          <w:highlight w:val="yellow"/>
        </w:rPr>
        <w:t>s</w:t>
      </w:r>
      <w:r w:rsidR="00AB35D5" w:rsidRPr="00485613">
        <w:rPr>
          <w:rFonts w:ascii="Times New Roman" w:hAnsi="Times New Roman" w:cs="Times New Roman"/>
          <w:sz w:val="22"/>
          <w:szCs w:val="22"/>
          <w:highlight w:val="yellow"/>
        </w:rPr>
        <w:t xml:space="preserve"> might give better performance in comparison to the HiFiGAN used here. Besides, Hu</w:t>
      </w:r>
      <w:r w:rsidR="00485613">
        <w:rPr>
          <w:rFonts w:ascii="Times New Roman" w:hAnsi="Times New Roman" w:cs="Times New Roman"/>
          <w:sz w:val="22"/>
          <w:szCs w:val="22"/>
          <w:highlight w:val="yellow"/>
        </w:rPr>
        <w:t>B</w:t>
      </w:r>
      <w:r w:rsidR="00AB35D5" w:rsidRPr="00E56BF3">
        <w:rPr>
          <w:rFonts w:ascii="Times New Roman" w:hAnsi="Times New Roman" w:cs="Times New Roman"/>
          <w:sz w:val="22"/>
          <w:szCs w:val="22"/>
          <w:highlight w:val="yellow"/>
          <w:rPrChange w:id="165" w:author="SOBOLA GABRIEL" w:date="2026-06-14T19:39:00Z" w16du:dateUtc="2026-06-15T02:39:00Z">
            <w:rPr>
              <w:rFonts w:ascii="Times New Roman" w:hAnsi="Times New Roman" w:cs="Times New Roman"/>
              <w:sz w:val="22"/>
              <w:szCs w:val="22"/>
            </w:rPr>
          </w:rPrChange>
        </w:rPr>
        <w:t xml:space="preserve">ERT large and Xlarge will also give better results. To enhance the speech generation quality of the </w:t>
      </w:r>
      <w:r w:rsidR="00C6687B" w:rsidRPr="00C6687B">
        <w:rPr>
          <w:rFonts w:ascii="Times New Roman" w:hAnsi="Times New Roman" w:cs="Times New Roman"/>
          <w:sz w:val="22"/>
          <w:szCs w:val="22"/>
          <w:highlight w:val="yellow"/>
        </w:rPr>
        <w:t>spectrogram-based</w:t>
      </w:r>
      <w:r w:rsidR="00AB35D5" w:rsidRPr="00E56BF3">
        <w:rPr>
          <w:rFonts w:ascii="Times New Roman" w:hAnsi="Times New Roman" w:cs="Times New Roman"/>
          <w:sz w:val="22"/>
          <w:szCs w:val="22"/>
          <w:highlight w:val="yellow"/>
          <w:rPrChange w:id="166" w:author="SOBOLA GABRIEL" w:date="2026-06-14T19:39:00Z" w16du:dateUtc="2026-06-15T02:39:00Z">
            <w:rPr>
              <w:rFonts w:ascii="Times New Roman" w:hAnsi="Times New Roman" w:cs="Times New Roman"/>
              <w:sz w:val="22"/>
              <w:szCs w:val="22"/>
            </w:rPr>
          </w:rPrChange>
        </w:rPr>
        <w:t xml:space="preserve"> speech generation approach, the sample size can be increased beyond the 1000 samples utilized in th</w:t>
      </w:r>
      <w:r w:rsidR="00606EF7">
        <w:rPr>
          <w:rFonts w:ascii="Times New Roman" w:hAnsi="Times New Roman" w:cs="Times New Roman"/>
          <w:sz w:val="22"/>
          <w:szCs w:val="22"/>
          <w:highlight w:val="yellow"/>
        </w:rPr>
        <w:t>e experiments documented in this paper</w:t>
      </w:r>
      <w:r w:rsidR="00AB35D5" w:rsidRPr="00E56BF3">
        <w:rPr>
          <w:rFonts w:ascii="Times New Roman" w:hAnsi="Times New Roman" w:cs="Times New Roman"/>
          <w:sz w:val="22"/>
          <w:szCs w:val="22"/>
          <w:highlight w:val="yellow"/>
          <w:rPrChange w:id="167" w:author="SOBOLA GABRIEL" w:date="2026-06-14T19:39:00Z" w16du:dateUtc="2026-06-15T02:39:00Z">
            <w:rPr>
              <w:rFonts w:ascii="Times New Roman" w:hAnsi="Times New Roman" w:cs="Times New Roman"/>
              <w:sz w:val="22"/>
              <w:szCs w:val="22"/>
            </w:rPr>
          </w:rPrChange>
        </w:rPr>
        <w:t xml:space="preserve">. </w:t>
      </w:r>
      <w:r w:rsidR="003354AC" w:rsidRPr="00E56BF3">
        <w:rPr>
          <w:rFonts w:ascii="Times New Roman" w:hAnsi="Times New Roman" w:cs="Times New Roman"/>
          <w:sz w:val="22"/>
          <w:szCs w:val="22"/>
          <w:highlight w:val="yellow"/>
          <w:rPrChange w:id="168" w:author="SOBOLA GABRIEL" w:date="2026-06-14T19:39:00Z" w16du:dateUtc="2026-06-15T02:39:00Z">
            <w:rPr>
              <w:rFonts w:ascii="Times New Roman" w:hAnsi="Times New Roman" w:cs="Times New Roman"/>
              <w:sz w:val="22"/>
              <w:szCs w:val="22"/>
            </w:rPr>
          </w:rPrChange>
        </w:rPr>
        <w:t>Future studies can be geared towards experiment</w:t>
      </w:r>
      <w:r w:rsidR="00606C00">
        <w:rPr>
          <w:rFonts w:ascii="Times New Roman" w:hAnsi="Times New Roman" w:cs="Times New Roman"/>
          <w:sz w:val="22"/>
          <w:szCs w:val="22"/>
          <w:highlight w:val="yellow"/>
        </w:rPr>
        <w:t>ing</w:t>
      </w:r>
      <w:r w:rsidR="003354AC" w:rsidRPr="00E56BF3">
        <w:rPr>
          <w:rFonts w:ascii="Times New Roman" w:hAnsi="Times New Roman" w:cs="Times New Roman"/>
          <w:sz w:val="22"/>
          <w:szCs w:val="22"/>
          <w:highlight w:val="yellow"/>
          <w:rPrChange w:id="169" w:author="SOBOLA GABRIEL" w:date="2026-06-14T19:39:00Z" w16du:dateUtc="2026-06-15T02:39:00Z">
            <w:rPr>
              <w:rFonts w:ascii="Times New Roman" w:hAnsi="Times New Roman" w:cs="Times New Roman"/>
              <w:sz w:val="22"/>
              <w:szCs w:val="22"/>
            </w:rPr>
          </w:rPrChange>
        </w:rPr>
        <w:t xml:space="preserve"> with different ablasion studies involving the utilisation of different models for each of the discrete units, increasing the sample size of the input d</w:t>
      </w:r>
      <w:r w:rsidR="00DF7BF8">
        <w:rPr>
          <w:rFonts w:ascii="Times New Roman" w:hAnsi="Times New Roman" w:cs="Times New Roman"/>
          <w:sz w:val="22"/>
          <w:szCs w:val="22"/>
          <w:highlight w:val="yellow"/>
        </w:rPr>
        <w:t>a</w:t>
      </w:r>
      <w:r w:rsidR="003354AC" w:rsidRPr="00E56BF3">
        <w:rPr>
          <w:rFonts w:ascii="Times New Roman" w:hAnsi="Times New Roman" w:cs="Times New Roman"/>
          <w:sz w:val="22"/>
          <w:szCs w:val="22"/>
          <w:highlight w:val="yellow"/>
          <w:rPrChange w:id="170" w:author="SOBOLA GABRIEL" w:date="2026-06-14T19:39:00Z" w16du:dateUtc="2026-06-15T02:39:00Z">
            <w:rPr>
              <w:rFonts w:ascii="Times New Roman" w:hAnsi="Times New Roman" w:cs="Times New Roman"/>
              <w:sz w:val="22"/>
              <w:szCs w:val="22"/>
            </w:rPr>
          </w:rPrChange>
        </w:rPr>
        <w:t>ta, and experimenting with different vocoders for enhanced performances compared to what were reported in this study.</w:t>
      </w:r>
      <w:ins w:id="171" w:author="SOBOLA GABRIEL" w:date="2026-06-19T19:42:00Z" w16du:dateUtc="2026-06-20T02:42:00Z">
        <w:r w:rsidR="00193B98">
          <w:rPr>
            <w:rFonts w:ascii="Times New Roman" w:hAnsi="Times New Roman" w:cs="Times New Roman"/>
            <w:sz w:val="22"/>
            <w:szCs w:val="22"/>
          </w:rPr>
          <w:t xml:space="preserve"> </w:t>
        </w:r>
      </w:ins>
    </w:p>
    <w:p w14:paraId="3EAF8A01" w14:textId="77777777" w:rsidR="00E07E53" w:rsidRPr="003011B4" w:rsidRDefault="00E07E53" w:rsidP="00C94DF2">
      <w:pPr>
        <w:pStyle w:val="Heading1"/>
        <w:spacing w:line="240" w:lineRule="auto"/>
        <w:jc w:val="both"/>
        <w:rPr>
          <w:rFonts w:ascii="Times New Roman" w:hAnsi="Times New Roman" w:cs="Times New Roman"/>
          <w:b/>
          <w:color w:val="auto"/>
          <w:sz w:val="22"/>
          <w:szCs w:val="22"/>
        </w:rPr>
      </w:pPr>
      <w:r w:rsidRPr="003011B4">
        <w:rPr>
          <w:rFonts w:ascii="Times New Roman" w:hAnsi="Times New Roman" w:cs="Times New Roman"/>
          <w:b/>
          <w:color w:val="auto"/>
          <w:sz w:val="22"/>
          <w:szCs w:val="22"/>
        </w:rPr>
        <w:t>Acknowledgement</w:t>
      </w:r>
    </w:p>
    <w:p w14:paraId="07446EBE" w14:textId="729A0FBC" w:rsidR="00E07E53" w:rsidRPr="003011B4" w:rsidRDefault="00E07E53" w:rsidP="00C94DF2">
      <w:pPr>
        <w:spacing w:after="0"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The authors wish to acknowledge the Covenant University Center for Research, Innovation and Discovery (CUCRID), and Google for providing </w:t>
      </w:r>
      <w:r w:rsidR="00C94DF2" w:rsidRPr="003011B4">
        <w:rPr>
          <w:rFonts w:ascii="Times New Roman" w:hAnsi="Times New Roman" w:cs="Times New Roman"/>
          <w:sz w:val="22"/>
          <w:szCs w:val="22"/>
        </w:rPr>
        <w:t>funds</w:t>
      </w:r>
      <w:r w:rsidRPr="003011B4">
        <w:rPr>
          <w:rFonts w:ascii="Times New Roman" w:hAnsi="Times New Roman" w:cs="Times New Roman"/>
          <w:sz w:val="22"/>
          <w:szCs w:val="22"/>
        </w:rPr>
        <w:t xml:space="preserve"> towards the publication of this study.</w:t>
      </w:r>
    </w:p>
    <w:p w14:paraId="7868256A" w14:textId="77777777" w:rsidR="00694972" w:rsidRPr="003011B4" w:rsidRDefault="00694972" w:rsidP="00C94DF2">
      <w:pPr>
        <w:spacing w:after="0" w:line="240" w:lineRule="auto"/>
        <w:jc w:val="both"/>
        <w:rPr>
          <w:rFonts w:ascii="Times New Roman" w:hAnsi="Times New Roman" w:cs="Times New Roman"/>
          <w:sz w:val="22"/>
          <w:szCs w:val="22"/>
        </w:rPr>
      </w:pPr>
    </w:p>
    <w:p w14:paraId="325FE684" w14:textId="01B64916" w:rsidR="0073150C" w:rsidRPr="003011B4" w:rsidRDefault="00694972" w:rsidP="00C15B78">
      <w:pPr>
        <w:pStyle w:val="Heading1"/>
        <w:spacing w:before="0" w:after="0" w:line="240" w:lineRule="auto"/>
        <w:rPr>
          <w:rFonts w:ascii="Times New Roman" w:hAnsi="Times New Roman" w:cs="Times New Roman"/>
          <w:b/>
          <w:bCs/>
          <w:color w:val="auto"/>
          <w:sz w:val="22"/>
          <w:szCs w:val="22"/>
        </w:rPr>
      </w:pPr>
      <w:r w:rsidRPr="003011B4">
        <w:rPr>
          <w:rFonts w:ascii="Times New Roman" w:hAnsi="Times New Roman" w:cs="Times New Roman"/>
          <w:b/>
          <w:bCs/>
          <w:color w:val="auto"/>
          <w:sz w:val="22"/>
          <w:szCs w:val="22"/>
        </w:rPr>
        <w:t>Reference</w:t>
      </w:r>
    </w:p>
    <w:sdt>
      <w:sdtPr>
        <w:rPr>
          <w:rFonts w:ascii="Times New Roman" w:hAnsi="Times New Roman" w:cs="Times New Roman"/>
          <w:sz w:val="22"/>
          <w:szCs w:val="22"/>
        </w:rPr>
        <w:tag w:val="MENDELEY_BIBLIOGRAPHY"/>
        <w:id w:val="170227011"/>
        <w:placeholder>
          <w:docPart w:val="DefaultPlaceholder_-1854013440"/>
        </w:placeholder>
      </w:sdtPr>
      <w:sdtContent>
        <w:p w14:paraId="1AA0622E" w14:textId="77777777" w:rsidR="005E5395" w:rsidRPr="003011B4" w:rsidRDefault="005E5395" w:rsidP="00746351">
          <w:pPr>
            <w:autoSpaceDE w:val="0"/>
            <w:autoSpaceDN w:val="0"/>
            <w:spacing w:after="0"/>
            <w:ind w:hanging="640"/>
            <w:jc w:val="both"/>
            <w:divId w:val="1833446116"/>
            <w:rPr>
              <w:rFonts w:ascii="Times New Roman" w:eastAsia="Times New Roman" w:hAnsi="Times New Roman" w:cs="Times New Roman"/>
              <w:kern w:val="0"/>
              <w:sz w:val="22"/>
              <w:szCs w:val="22"/>
              <w14:ligatures w14:val="none"/>
            </w:rPr>
          </w:pPr>
          <w:r w:rsidRPr="003011B4">
            <w:rPr>
              <w:rFonts w:ascii="Times New Roman" w:eastAsia="Times New Roman" w:hAnsi="Times New Roman" w:cs="Times New Roman"/>
              <w:sz w:val="22"/>
              <w:szCs w:val="22"/>
            </w:rPr>
            <w:t>[1]</w:t>
          </w:r>
          <w:r w:rsidRPr="003011B4">
            <w:rPr>
              <w:rFonts w:ascii="Times New Roman" w:eastAsia="Times New Roman" w:hAnsi="Times New Roman" w:cs="Times New Roman"/>
              <w:sz w:val="22"/>
              <w:szCs w:val="22"/>
            </w:rPr>
            <w:tab/>
            <w:t xml:space="preserve">X. Chang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“Exploring Speech Recognition, Translation, and Understanding with Discrete Speech Units: A Comparative Study,” Sep. 2023, [Online]. Available: http://arxiv.org/abs/2309.15800</w:t>
          </w:r>
        </w:p>
        <w:p w14:paraId="15E33928" w14:textId="77777777" w:rsidR="005E5395" w:rsidRPr="003011B4" w:rsidRDefault="005E5395" w:rsidP="00746351">
          <w:pPr>
            <w:autoSpaceDE w:val="0"/>
            <w:autoSpaceDN w:val="0"/>
            <w:spacing w:after="0"/>
            <w:ind w:hanging="640"/>
            <w:jc w:val="both"/>
            <w:divId w:val="1507669395"/>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lastRenderedPageBreak/>
            <w:t>[2]</w:t>
          </w:r>
          <w:r w:rsidRPr="003011B4">
            <w:rPr>
              <w:rFonts w:ascii="Times New Roman" w:eastAsia="Times New Roman" w:hAnsi="Times New Roman" w:cs="Times New Roman"/>
              <w:sz w:val="22"/>
              <w:szCs w:val="22"/>
            </w:rPr>
            <w:tab/>
            <w:t>T. Nakamura, K. Choi, K. Hojo, Y. Bando, S. Fukayama, and S. Watanabe, “Discrete Speech Unit Extraction via Independent Component Analysis,” Jan. 2025, [Online]. Available: http://arxiv.org/abs/2501.06562</w:t>
          </w:r>
        </w:p>
        <w:p w14:paraId="49148115" w14:textId="77777777" w:rsidR="005E5395" w:rsidRPr="003011B4" w:rsidRDefault="005E5395" w:rsidP="00746351">
          <w:pPr>
            <w:autoSpaceDE w:val="0"/>
            <w:autoSpaceDN w:val="0"/>
            <w:spacing w:after="0"/>
            <w:ind w:hanging="640"/>
            <w:jc w:val="both"/>
            <w:divId w:val="1774788608"/>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[3]</w:t>
          </w:r>
          <w:r w:rsidRPr="003011B4">
            <w:rPr>
              <w:rFonts w:ascii="Times New Roman" w:eastAsia="Times New Roman" w:hAnsi="Times New Roman" w:cs="Times New Roman"/>
              <w:sz w:val="22"/>
              <w:szCs w:val="22"/>
            </w:rPr>
            <w:tab/>
            <w:t xml:space="preserve">Z. Borsos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“AudioLM: A Language Modeling Approach to Audio Generation,” </w:t>
          </w:r>
          <w:r w:rsidRPr="003011B4">
            <w:rPr>
              <w:rFonts w:ascii="Times New Roman" w:eastAsia="Times New Roman" w:hAnsi="Times New Roman" w:cs="Times New Roman"/>
              <w:i/>
              <w:iCs/>
              <w:sz w:val="22"/>
              <w:szCs w:val="22"/>
            </w:rPr>
            <w:t>IEEE/ACM Trans Audio Speech Lang Process</w:t>
          </w:r>
          <w:r w:rsidRPr="003011B4">
            <w:rPr>
              <w:rFonts w:ascii="Times New Roman" w:eastAsia="Times New Roman" w:hAnsi="Times New Roman" w:cs="Times New Roman"/>
              <w:sz w:val="22"/>
              <w:szCs w:val="22"/>
            </w:rPr>
            <w:t>, vol. 31, pp. 2523–2533, 2023, doi: 10.1109/TASLP.2023.3288409.</w:t>
          </w:r>
        </w:p>
        <w:p w14:paraId="32A8DC65" w14:textId="77777777" w:rsidR="005E5395" w:rsidRPr="003011B4" w:rsidRDefault="005E5395" w:rsidP="00746351">
          <w:pPr>
            <w:autoSpaceDE w:val="0"/>
            <w:autoSpaceDN w:val="0"/>
            <w:spacing w:after="0"/>
            <w:ind w:hanging="640"/>
            <w:jc w:val="both"/>
            <w:divId w:val="96770893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[4]</w:t>
          </w:r>
          <w:r w:rsidRPr="003011B4">
            <w:rPr>
              <w:rFonts w:ascii="Times New Roman" w:eastAsia="Times New Roman" w:hAnsi="Times New Roman" w:cs="Times New Roman"/>
              <w:sz w:val="22"/>
              <w:szCs w:val="22"/>
            </w:rPr>
            <w:tab/>
            <w:t xml:space="preserve">A. Lee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“Direct speech-to-speech translation with discrete units,” Jul. 2021, [Online]. Available: http://arxiv.org/abs/2107.05604</w:t>
          </w:r>
        </w:p>
        <w:p w14:paraId="131BD966" w14:textId="77777777" w:rsidR="005E5395" w:rsidRPr="003011B4" w:rsidRDefault="005E5395" w:rsidP="00746351">
          <w:pPr>
            <w:autoSpaceDE w:val="0"/>
            <w:autoSpaceDN w:val="0"/>
            <w:spacing w:after="0"/>
            <w:ind w:hanging="640"/>
            <w:jc w:val="both"/>
            <w:divId w:val="596059847"/>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[5]</w:t>
          </w:r>
          <w:r w:rsidRPr="003011B4">
            <w:rPr>
              <w:rFonts w:ascii="Times New Roman" w:eastAsia="Times New Roman" w:hAnsi="Times New Roman" w:cs="Times New Roman"/>
              <w:sz w:val="22"/>
              <w:szCs w:val="22"/>
            </w:rPr>
            <w:tab/>
            <w:t>A. Baevski, H. Zhou, A. Mohamed, and M. Auli, “wav2vec 2.0: A Framework for Self-Supervised Learning of Speech Representations.” [Online]. Available: https://github.com/pytorch/fairseq</w:t>
          </w:r>
        </w:p>
        <w:p w14:paraId="2E6FD534" w14:textId="77777777" w:rsidR="005E5395" w:rsidRPr="003011B4" w:rsidRDefault="005E5395" w:rsidP="00746351">
          <w:pPr>
            <w:autoSpaceDE w:val="0"/>
            <w:autoSpaceDN w:val="0"/>
            <w:spacing w:after="0"/>
            <w:ind w:hanging="640"/>
            <w:jc w:val="both"/>
            <w:divId w:val="28004060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[6]</w:t>
          </w:r>
          <w:r w:rsidRPr="003011B4">
            <w:rPr>
              <w:rFonts w:ascii="Times New Roman" w:eastAsia="Times New Roman" w:hAnsi="Times New Roman" w:cs="Times New Roman"/>
              <w:sz w:val="22"/>
              <w:szCs w:val="22"/>
            </w:rPr>
            <w:tab/>
            <w:t xml:space="preserve">P. K. Rubenstein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“Audiopalm: A large language model that can speak and listen,” </w:t>
          </w:r>
          <w:r w:rsidRPr="003011B4">
            <w:rPr>
              <w:rFonts w:ascii="Times New Roman" w:eastAsia="Times New Roman" w:hAnsi="Times New Roman" w:cs="Times New Roman"/>
              <w:i/>
              <w:iCs/>
              <w:sz w:val="22"/>
              <w:szCs w:val="22"/>
            </w:rPr>
            <w:t>arXiv preprint arXiv:2306.12925</w:t>
          </w:r>
          <w:r w:rsidRPr="003011B4">
            <w:rPr>
              <w:rFonts w:ascii="Times New Roman" w:eastAsia="Times New Roman" w:hAnsi="Times New Roman" w:cs="Times New Roman"/>
              <w:sz w:val="22"/>
              <w:szCs w:val="22"/>
            </w:rPr>
            <w:t>, 2023.</w:t>
          </w:r>
        </w:p>
        <w:p w14:paraId="1352F9BF" w14:textId="77777777" w:rsidR="005E5395" w:rsidRPr="003011B4" w:rsidRDefault="005E5395" w:rsidP="00746351">
          <w:pPr>
            <w:autoSpaceDE w:val="0"/>
            <w:autoSpaceDN w:val="0"/>
            <w:spacing w:after="0"/>
            <w:ind w:hanging="640"/>
            <w:jc w:val="both"/>
            <w:divId w:val="103103138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[7]</w:t>
          </w:r>
          <w:r w:rsidRPr="003011B4">
            <w:rPr>
              <w:rFonts w:ascii="Times New Roman" w:eastAsia="Times New Roman" w:hAnsi="Times New Roman" w:cs="Times New Roman"/>
              <w:sz w:val="22"/>
              <w:szCs w:val="22"/>
            </w:rPr>
            <w:tab/>
            <w:t>W.-N. Hsu, B. Bolte, Y.-H. H. Tsai, K. Lakhotia, R. Salakhutdinov, and A. Mohamed, “HuBERT: Self-Supervised Speech Representation Learning by Masked Prediction of Hidden Units,” Jun. 2021, [Online]. Available: http://arxiv.org/abs/2106.07447</w:t>
          </w:r>
        </w:p>
        <w:p w14:paraId="7143BD4B" w14:textId="77777777" w:rsidR="005E5395" w:rsidRPr="003011B4" w:rsidRDefault="005E5395" w:rsidP="00746351">
          <w:pPr>
            <w:autoSpaceDE w:val="0"/>
            <w:autoSpaceDN w:val="0"/>
            <w:spacing w:after="0"/>
            <w:ind w:hanging="640"/>
            <w:jc w:val="both"/>
            <w:divId w:val="18243384"/>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[8]</w:t>
          </w:r>
          <w:r w:rsidRPr="003011B4">
            <w:rPr>
              <w:rFonts w:ascii="Times New Roman" w:eastAsia="Times New Roman" w:hAnsi="Times New Roman" w:cs="Times New Roman"/>
              <w:sz w:val="22"/>
              <w:szCs w:val="22"/>
            </w:rPr>
            <w:tab/>
            <w:t xml:space="preserve">A. Tjandra, S. Sakti, and S. Nakamura, “Speech-to-speech translation between untranscribed unknown languages,” in </w:t>
          </w:r>
          <w:r w:rsidRPr="003011B4">
            <w:rPr>
              <w:rFonts w:ascii="Times New Roman" w:eastAsia="Times New Roman" w:hAnsi="Times New Roman" w:cs="Times New Roman"/>
              <w:i/>
              <w:iCs/>
              <w:sz w:val="22"/>
              <w:szCs w:val="22"/>
            </w:rPr>
            <w:t>2019 IEEE Automatic Speech Recognition and Understanding Workshop (ASRU)</w:t>
          </w:r>
          <w:r w:rsidRPr="003011B4">
            <w:rPr>
              <w:rFonts w:ascii="Times New Roman" w:eastAsia="Times New Roman" w:hAnsi="Times New Roman" w:cs="Times New Roman"/>
              <w:sz w:val="22"/>
              <w:szCs w:val="22"/>
            </w:rPr>
            <w:t>, 2019, pp. 593–600.</w:t>
          </w:r>
        </w:p>
        <w:p w14:paraId="4EC1ED31" w14:textId="77777777" w:rsidR="005E5395" w:rsidRPr="003011B4" w:rsidRDefault="005E5395" w:rsidP="00746351">
          <w:pPr>
            <w:autoSpaceDE w:val="0"/>
            <w:autoSpaceDN w:val="0"/>
            <w:spacing w:after="0"/>
            <w:ind w:hanging="640"/>
            <w:jc w:val="both"/>
            <w:divId w:val="196249065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[9]</w:t>
          </w:r>
          <w:r w:rsidRPr="003011B4">
            <w:rPr>
              <w:rFonts w:ascii="Times New Roman" w:eastAsia="Times New Roman" w:hAnsi="Times New Roman" w:cs="Times New Roman"/>
              <w:sz w:val="22"/>
              <w:szCs w:val="22"/>
            </w:rPr>
            <w:tab/>
            <w:t>X. Li, Y. Jia, and C.-C. Chiu, “Textless Direct Speech-to-Speech Translation with Discrete Speech Representation,” Oct. 2022, [Online]. Available: http://arxiv.org/abs/2211.00115</w:t>
          </w:r>
        </w:p>
        <w:p w14:paraId="00B54FE4" w14:textId="77777777" w:rsidR="005E5395" w:rsidRPr="003011B4" w:rsidRDefault="005E5395" w:rsidP="00746351">
          <w:pPr>
            <w:autoSpaceDE w:val="0"/>
            <w:autoSpaceDN w:val="0"/>
            <w:spacing w:after="0"/>
            <w:ind w:hanging="640"/>
            <w:jc w:val="both"/>
            <w:divId w:val="284584345"/>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[10]</w:t>
          </w:r>
          <w:r w:rsidRPr="003011B4">
            <w:rPr>
              <w:rFonts w:ascii="Times New Roman" w:eastAsia="Times New Roman" w:hAnsi="Times New Roman" w:cs="Times New Roman"/>
              <w:sz w:val="22"/>
              <w:szCs w:val="22"/>
            </w:rPr>
            <w:tab/>
            <w:t xml:space="preserve">S. Chen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“WavLM: Large-Scale Self-Supervised Pre-Training for Full Stack Speech Processing,” </w:t>
          </w:r>
          <w:r w:rsidRPr="003011B4">
            <w:rPr>
              <w:rFonts w:ascii="Times New Roman" w:eastAsia="Times New Roman" w:hAnsi="Times New Roman" w:cs="Times New Roman"/>
              <w:i/>
              <w:iCs/>
              <w:sz w:val="22"/>
              <w:szCs w:val="22"/>
            </w:rPr>
            <w:t>IEEE Journal on Selected Topics in Signal Processing</w:t>
          </w:r>
          <w:r w:rsidRPr="003011B4">
            <w:rPr>
              <w:rFonts w:ascii="Times New Roman" w:eastAsia="Times New Roman" w:hAnsi="Times New Roman" w:cs="Times New Roman"/>
              <w:sz w:val="22"/>
              <w:szCs w:val="22"/>
            </w:rPr>
            <w:t>, vol. 16, no. 6, pp. 1505–1518, Oct. 2022, doi: 10.1109/JSTSP.2022.3188113.</w:t>
          </w:r>
        </w:p>
        <w:p w14:paraId="46C67E32" w14:textId="77777777" w:rsidR="005E5395" w:rsidRPr="003011B4" w:rsidRDefault="005E5395" w:rsidP="00746351">
          <w:pPr>
            <w:autoSpaceDE w:val="0"/>
            <w:autoSpaceDN w:val="0"/>
            <w:spacing w:after="0"/>
            <w:ind w:hanging="640"/>
            <w:jc w:val="both"/>
            <w:divId w:val="74765208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[11]</w:t>
          </w:r>
          <w:r w:rsidRPr="003011B4">
            <w:rPr>
              <w:rFonts w:ascii="Times New Roman" w:eastAsia="Times New Roman" w:hAnsi="Times New Roman" w:cs="Times New Roman"/>
              <w:sz w:val="22"/>
              <w:szCs w:val="22"/>
            </w:rPr>
            <w:tab/>
            <w:t>J. Devlin, M.-W. Chang, K. Lee, and K. Toutanova, “BERT: Pre-training of Deep Bidirectional Transformers for Language Understanding,” Oct. 2018, [Online]. Available: http://arxiv.org/abs/1810.04805</w:t>
          </w:r>
        </w:p>
        <w:p w14:paraId="47E42FFD" w14:textId="77777777" w:rsidR="005E5395" w:rsidRPr="003011B4" w:rsidRDefault="005E5395" w:rsidP="00746351">
          <w:pPr>
            <w:autoSpaceDE w:val="0"/>
            <w:autoSpaceDN w:val="0"/>
            <w:spacing w:after="0"/>
            <w:ind w:hanging="640"/>
            <w:jc w:val="both"/>
            <w:divId w:val="1971130929"/>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[12]</w:t>
          </w:r>
          <w:r w:rsidRPr="003011B4">
            <w:rPr>
              <w:rFonts w:ascii="Times New Roman" w:eastAsia="Times New Roman" w:hAnsi="Times New Roman" w:cs="Times New Roman"/>
              <w:sz w:val="22"/>
              <w:szCs w:val="22"/>
            </w:rPr>
            <w:tab/>
            <w:t xml:space="preserve">P. K. Rubenstein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“AudioPaLM: A Large Language Model That Can Speak and Listen,” Jun. 2023, [Online]. Available: http://arxiv.org/abs/2306.12925</w:t>
          </w:r>
        </w:p>
        <w:p w14:paraId="1811CA77" w14:textId="77777777" w:rsidR="005E5395" w:rsidRPr="003011B4" w:rsidRDefault="005E5395" w:rsidP="00746351">
          <w:pPr>
            <w:autoSpaceDE w:val="0"/>
            <w:autoSpaceDN w:val="0"/>
            <w:spacing w:after="0"/>
            <w:ind w:hanging="640"/>
            <w:jc w:val="both"/>
            <w:divId w:val="1626352987"/>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[13]</w:t>
          </w:r>
          <w:r w:rsidRPr="003011B4">
            <w:rPr>
              <w:rFonts w:ascii="Times New Roman" w:eastAsia="Times New Roman" w:hAnsi="Times New Roman" w:cs="Times New Roman"/>
              <w:sz w:val="22"/>
              <w:szCs w:val="22"/>
            </w:rPr>
            <w:tab/>
            <w:t xml:space="preserve">L. Barrault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“SeamlessM4T-Massively Multilingual &amp; Multimodal Machine Translation,” </w:t>
          </w:r>
          <w:r w:rsidRPr="003011B4">
            <w:rPr>
              <w:rFonts w:ascii="Times New Roman" w:eastAsia="Times New Roman" w:hAnsi="Times New Roman" w:cs="Times New Roman"/>
              <w:i/>
              <w:iCs/>
              <w:sz w:val="22"/>
              <w:szCs w:val="22"/>
            </w:rPr>
            <w:t>arXiv preprint arXiv:2308.11596</w:t>
          </w:r>
          <w:r w:rsidRPr="003011B4">
            <w:rPr>
              <w:rFonts w:ascii="Times New Roman" w:eastAsia="Times New Roman" w:hAnsi="Times New Roman" w:cs="Times New Roman"/>
              <w:sz w:val="22"/>
              <w:szCs w:val="22"/>
            </w:rPr>
            <w:t>, 2023.</w:t>
          </w:r>
        </w:p>
        <w:p w14:paraId="7D90EAA1" w14:textId="77777777" w:rsidR="005E5395" w:rsidRPr="003011B4" w:rsidRDefault="005E5395" w:rsidP="00746351">
          <w:pPr>
            <w:autoSpaceDE w:val="0"/>
            <w:autoSpaceDN w:val="0"/>
            <w:spacing w:after="0"/>
            <w:ind w:hanging="640"/>
            <w:jc w:val="both"/>
            <w:divId w:val="190402411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[14]</w:t>
          </w:r>
          <w:r w:rsidRPr="003011B4">
            <w:rPr>
              <w:rFonts w:ascii="Times New Roman" w:eastAsia="Times New Roman" w:hAnsi="Times New Roman" w:cs="Times New Roman"/>
              <w:sz w:val="22"/>
              <w:szCs w:val="22"/>
            </w:rPr>
            <w:tab/>
            <w:t xml:space="preserve">A. Lee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“Textless Speech-to-Speech Translation on Real Data,” Dec. 2021, [Online]. Available: http://arxiv.org/abs/2112.08352</w:t>
          </w:r>
        </w:p>
        <w:p w14:paraId="3B86138E" w14:textId="77777777" w:rsidR="005E5395" w:rsidRPr="003011B4" w:rsidRDefault="005E5395" w:rsidP="00746351">
          <w:pPr>
            <w:autoSpaceDE w:val="0"/>
            <w:autoSpaceDN w:val="0"/>
            <w:spacing w:after="0"/>
            <w:ind w:hanging="640"/>
            <w:jc w:val="both"/>
            <w:divId w:val="157570566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[15]</w:t>
          </w:r>
          <w:r w:rsidRPr="003011B4">
            <w:rPr>
              <w:rFonts w:ascii="Times New Roman" w:eastAsia="Times New Roman" w:hAnsi="Times New Roman" w:cs="Times New Roman"/>
              <w:sz w:val="22"/>
              <w:szCs w:val="22"/>
            </w:rPr>
            <w:tab/>
            <w:t xml:space="preserve">L. T. Nguyen and S. Sakti, “ZeST: A Zero-resourced Speech-to-Speech Translation Approach for Unknown, Unpaired, and Untranscribed Languages,” </w:t>
          </w:r>
          <w:r w:rsidRPr="003011B4">
            <w:rPr>
              <w:rFonts w:ascii="Times New Roman" w:eastAsia="Times New Roman" w:hAnsi="Times New Roman" w:cs="Times New Roman"/>
              <w:i/>
              <w:iCs/>
              <w:sz w:val="22"/>
              <w:szCs w:val="22"/>
            </w:rPr>
            <w:t>IEEE Access</w:t>
          </w:r>
          <w:r w:rsidRPr="003011B4">
            <w:rPr>
              <w:rFonts w:ascii="Times New Roman" w:eastAsia="Times New Roman" w:hAnsi="Times New Roman" w:cs="Times New Roman"/>
              <w:sz w:val="22"/>
              <w:szCs w:val="22"/>
            </w:rPr>
            <w:t>, 2025.</w:t>
          </w:r>
        </w:p>
        <w:p w14:paraId="21A90C2C" w14:textId="77777777" w:rsidR="005E5395" w:rsidRPr="003011B4" w:rsidRDefault="005E5395" w:rsidP="00746351">
          <w:pPr>
            <w:autoSpaceDE w:val="0"/>
            <w:autoSpaceDN w:val="0"/>
            <w:spacing w:after="0"/>
            <w:ind w:hanging="640"/>
            <w:jc w:val="both"/>
            <w:divId w:val="1071345230"/>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[16]</w:t>
          </w:r>
          <w:r w:rsidRPr="003011B4">
            <w:rPr>
              <w:rFonts w:ascii="Times New Roman" w:eastAsia="Times New Roman" w:hAnsi="Times New Roman" w:cs="Times New Roman"/>
              <w:sz w:val="22"/>
              <w:szCs w:val="22"/>
            </w:rPr>
            <w:tab/>
            <w:t xml:space="preserve">P.-J. Chen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“Speech-to-Speech Translation For A Real-world Unwritten Language,” Nov. 2022, [Online]. Available: http://arxiv.org/abs/2211.06474</w:t>
          </w:r>
        </w:p>
        <w:p w14:paraId="6D44C8CD" w14:textId="77777777" w:rsidR="005E5395" w:rsidRPr="003011B4" w:rsidRDefault="005E5395" w:rsidP="00746351">
          <w:pPr>
            <w:autoSpaceDE w:val="0"/>
            <w:autoSpaceDN w:val="0"/>
            <w:spacing w:after="0"/>
            <w:ind w:hanging="640"/>
            <w:jc w:val="both"/>
            <w:divId w:val="202127121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[17]</w:t>
          </w:r>
          <w:r w:rsidRPr="003011B4">
            <w:rPr>
              <w:rFonts w:ascii="Times New Roman" w:eastAsia="Times New Roman" w:hAnsi="Times New Roman" w:cs="Times New Roman"/>
              <w:sz w:val="22"/>
              <w:szCs w:val="22"/>
            </w:rPr>
            <w:tab/>
            <w:t xml:space="preserve">H. Inaguma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“UnitY: Two-pass Direct Speech-to-speech Translation with Discrete Units,” Dec. 2022, [Online]. Available: http://arxiv.org/abs/2212.08055</w:t>
          </w:r>
        </w:p>
        <w:p w14:paraId="02D851FE" w14:textId="77777777" w:rsidR="005E5395" w:rsidRPr="003011B4" w:rsidRDefault="005E5395" w:rsidP="00746351">
          <w:pPr>
            <w:autoSpaceDE w:val="0"/>
            <w:autoSpaceDN w:val="0"/>
            <w:spacing w:after="0"/>
            <w:ind w:hanging="640"/>
            <w:jc w:val="both"/>
            <w:divId w:val="1710186258"/>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[18]</w:t>
          </w:r>
          <w:r w:rsidRPr="003011B4">
            <w:rPr>
              <w:rFonts w:ascii="Times New Roman" w:eastAsia="Times New Roman" w:hAnsi="Times New Roman" w:cs="Times New Roman"/>
              <w:sz w:val="22"/>
              <w:szCs w:val="22"/>
            </w:rPr>
            <w:tab/>
            <w:t xml:space="preserve">J. Shi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“Enhancing Speech-to-Speech Translation with Multiple TTS Targets,” Apr. 2023, [Online]. Available: http://arxiv.org/abs/2304.04618</w:t>
          </w:r>
        </w:p>
        <w:p w14:paraId="3FCE37F1" w14:textId="1843DBCF" w:rsidR="005E5395" w:rsidRPr="003011B4" w:rsidRDefault="005E5395" w:rsidP="00746351">
          <w:pPr>
            <w:autoSpaceDE w:val="0"/>
            <w:autoSpaceDN w:val="0"/>
            <w:spacing w:after="0"/>
            <w:ind w:hanging="640"/>
            <w:jc w:val="both"/>
            <w:divId w:val="91825404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[19]</w:t>
          </w:r>
          <w:r w:rsidRPr="003011B4">
            <w:rPr>
              <w:rFonts w:ascii="Times New Roman" w:eastAsia="Times New Roman" w:hAnsi="Times New Roman" w:cs="Times New Roman"/>
              <w:sz w:val="22"/>
              <w:szCs w:val="22"/>
            </w:rPr>
            <w:tab/>
            <w:t xml:space="preserve">A. Diwan, A. Srinivasan, D. Harwath, and E. Choi, “Textless Low-Resource Speech-to-Speech Translation </w:t>
          </w:r>
          <w:r w:rsidR="000D6B37" w:rsidRPr="003011B4">
            <w:rPr>
              <w:rFonts w:ascii="Times New Roman" w:eastAsia="Times New Roman" w:hAnsi="Times New Roman" w:cs="Times New Roman"/>
              <w:sz w:val="22"/>
              <w:szCs w:val="22"/>
            </w:rPr>
            <w:t>with</w:t>
          </w:r>
          <w:r w:rsidRPr="003011B4">
            <w:rPr>
              <w:rFonts w:ascii="Times New Roman" w:eastAsia="Times New Roman" w:hAnsi="Times New Roman" w:cs="Times New Roman"/>
              <w:sz w:val="22"/>
              <w:szCs w:val="22"/>
            </w:rPr>
            <w:t xml:space="preserve"> Unit Language Models,” May 2023, [Online]. Available: http://arxiv.org/abs/2305.15405</w:t>
          </w:r>
        </w:p>
        <w:p w14:paraId="6544FB02" w14:textId="77777777" w:rsidR="005E5395" w:rsidRPr="003011B4" w:rsidRDefault="005E5395" w:rsidP="00746351">
          <w:pPr>
            <w:autoSpaceDE w:val="0"/>
            <w:autoSpaceDN w:val="0"/>
            <w:spacing w:after="0"/>
            <w:ind w:hanging="640"/>
            <w:jc w:val="both"/>
            <w:divId w:val="1670601521"/>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lastRenderedPageBreak/>
            <w:t>[20]</w:t>
          </w:r>
          <w:r w:rsidRPr="003011B4">
            <w:rPr>
              <w:rFonts w:ascii="Times New Roman" w:eastAsia="Times New Roman" w:hAnsi="Times New Roman" w:cs="Times New Roman"/>
              <w:sz w:val="22"/>
              <w:szCs w:val="22"/>
            </w:rPr>
            <w:tab/>
            <w:t>J. Duret, B. O’Brien, Y. Estève, and T. Parcollet, “Enhancing expressivity transfer in textless speech-to-speech translation,” Oct. 2023, [Online]. Available: http://arxiv.org/abs/2310.07279</w:t>
          </w:r>
        </w:p>
        <w:p w14:paraId="225E6022" w14:textId="77777777" w:rsidR="005E5395" w:rsidRPr="003011B4" w:rsidRDefault="005E5395" w:rsidP="00746351">
          <w:pPr>
            <w:autoSpaceDE w:val="0"/>
            <w:autoSpaceDN w:val="0"/>
            <w:spacing w:after="0"/>
            <w:ind w:hanging="640"/>
            <w:jc w:val="both"/>
            <w:divId w:val="1529028276"/>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[21]</w:t>
          </w:r>
          <w:r w:rsidRPr="003011B4">
            <w:rPr>
              <w:rFonts w:ascii="Times New Roman" w:eastAsia="Times New Roman" w:hAnsi="Times New Roman" w:cs="Times New Roman"/>
              <w:sz w:val="22"/>
              <w:szCs w:val="22"/>
            </w:rPr>
            <w:tab/>
            <w:t xml:space="preserve">Z. Gong, X. Xu, and Y. Zhao, “Tibetan–Chinese speech-to-speech translation based on discrete units,” </w:t>
          </w:r>
          <w:r w:rsidRPr="003011B4">
            <w:rPr>
              <w:rFonts w:ascii="Times New Roman" w:eastAsia="Times New Roman" w:hAnsi="Times New Roman" w:cs="Times New Roman"/>
              <w:i/>
              <w:iCs/>
              <w:sz w:val="22"/>
              <w:szCs w:val="22"/>
            </w:rPr>
            <w:t>Sci Rep</w:t>
          </w:r>
          <w:r w:rsidRPr="003011B4">
            <w:rPr>
              <w:rFonts w:ascii="Times New Roman" w:eastAsia="Times New Roman" w:hAnsi="Times New Roman" w:cs="Times New Roman"/>
              <w:sz w:val="22"/>
              <w:szCs w:val="22"/>
            </w:rPr>
            <w:t>, vol. 15, no. 1, p. 2592, 2025.</w:t>
          </w:r>
        </w:p>
        <w:p w14:paraId="199ABB1E" w14:textId="77777777" w:rsidR="005E5395" w:rsidRPr="003011B4" w:rsidRDefault="005E5395" w:rsidP="00746351">
          <w:pPr>
            <w:autoSpaceDE w:val="0"/>
            <w:autoSpaceDN w:val="0"/>
            <w:spacing w:after="0"/>
            <w:ind w:hanging="640"/>
            <w:jc w:val="both"/>
            <w:divId w:val="1098789580"/>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[22]</w:t>
          </w:r>
          <w:r w:rsidRPr="003011B4">
            <w:rPr>
              <w:rFonts w:ascii="Times New Roman" w:eastAsia="Times New Roman" w:hAnsi="Times New Roman" w:cs="Times New Roman"/>
              <w:sz w:val="22"/>
              <w:szCs w:val="22"/>
            </w:rPr>
            <w:tab/>
            <w:t xml:space="preserve">Y. Jia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xml:space="preserve">, “Direct speech-to-speech translation with a sequence-to-sequence model,” in </w:t>
          </w:r>
          <w:r w:rsidRPr="003011B4">
            <w:rPr>
              <w:rFonts w:ascii="Times New Roman" w:eastAsia="Times New Roman" w:hAnsi="Times New Roman" w:cs="Times New Roman"/>
              <w:i/>
              <w:iCs/>
              <w:sz w:val="22"/>
              <w:szCs w:val="22"/>
            </w:rPr>
            <w:t>Proceedings of the Annual Conference of the International Speech Communication Association, INTERSPEECH</w:t>
          </w:r>
          <w:r w:rsidRPr="003011B4">
            <w:rPr>
              <w:rFonts w:ascii="Times New Roman" w:eastAsia="Times New Roman" w:hAnsi="Times New Roman" w:cs="Times New Roman"/>
              <w:sz w:val="22"/>
              <w:szCs w:val="22"/>
            </w:rPr>
            <w:t>, International Speech Communication Association, 2019, pp. 1123–1127. doi: 10.21437/Interspeech.2019-1951.</w:t>
          </w:r>
        </w:p>
        <w:p w14:paraId="60091B4E" w14:textId="77777777" w:rsidR="005E5395" w:rsidRPr="003011B4" w:rsidRDefault="005E5395" w:rsidP="00746351">
          <w:pPr>
            <w:autoSpaceDE w:val="0"/>
            <w:autoSpaceDN w:val="0"/>
            <w:spacing w:after="0"/>
            <w:ind w:hanging="640"/>
            <w:jc w:val="both"/>
            <w:divId w:val="1591038693"/>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[23]</w:t>
          </w:r>
          <w:r w:rsidRPr="003011B4">
            <w:rPr>
              <w:rFonts w:ascii="Times New Roman" w:eastAsia="Times New Roman" w:hAnsi="Times New Roman" w:cs="Times New Roman"/>
              <w:sz w:val="22"/>
              <w:szCs w:val="22"/>
            </w:rPr>
            <w:tab/>
            <w:t xml:space="preserve">A. Polyak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“Speech Resynthesis from Discrete Disentangled Self-Supervised Representations,” Apr. 2021, [Online]. Available: http://arxiv.org/abs/2104.00355</w:t>
          </w:r>
        </w:p>
        <w:p w14:paraId="58695C05" w14:textId="77777777" w:rsidR="005E5395" w:rsidRPr="003011B4" w:rsidRDefault="005E5395" w:rsidP="00746351">
          <w:pPr>
            <w:autoSpaceDE w:val="0"/>
            <w:autoSpaceDN w:val="0"/>
            <w:spacing w:after="0"/>
            <w:ind w:hanging="640"/>
            <w:jc w:val="both"/>
            <w:divId w:val="622422629"/>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[24]</w:t>
          </w:r>
          <w:r w:rsidRPr="003011B4">
            <w:rPr>
              <w:rFonts w:ascii="Times New Roman" w:eastAsia="Times New Roman" w:hAnsi="Times New Roman" w:cs="Times New Roman"/>
              <w:sz w:val="22"/>
              <w:szCs w:val="22"/>
            </w:rPr>
            <w:tab/>
            <w:t xml:space="preserve">X. Chang </w:t>
          </w:r>
          <w:r w:rsidRPr="003011B4">
            <w:rPr>
              <w:rFonts w:ascii="Times New Roman" w:eastAsia="Times New Roman" w:hAnsi="Times New Roman" w:cs="Times New Roman"/>
              <w:i/>
              <w:iCs/>
              <w:sz w:val="22"/>
              <w:szCs w:val="22"/>
            </w:rPr>
            <w:t>et al.</w:t>
          </w:r>
          <w:r w:rsidRPr="003011B4">
            <w:rPr>
              <w:rFonts w:ascii="Times New Roman" w:eastAsia="Times New Roman" w:hAnsi="Times New Roman" w:cs="Times New Roman"/>
              <w:sz w:val="22"/>
              <w:szCs w:val="22"/>
            </w:rPr>
            <w:t>, “The Interspeech 2024 Challenge on Speech Processing Using Discrete Units,” Jun. 2024, [Online]. Available: http://arxiv.org/abs/2406.07725</w:t>
          </w:r>
        </w:p>
        <w:p w14:paraId="5CFC201B" w14:textId="77777777" w:rsidR="005E5395" w:rsidRPr="003011B4" w:rsidRDefault="005E5395" w:rsidP="00746351">
          <w:pPr>
            <w:autoSpaceDE w:val="0"/>
            <w:autoSpaceDN w:val="0"/>
            <w:spacing w:after="0"/>
            <w:ind w:hanging="640"/>
            <w:jc w:val="both"/>
            <w:divId w:val="577984882"/>
            <w:rPr>
              <w:rFonts w:ascii="Times New Roman" w:eastAsia="Times New Roman" w:hAnsi="Times New Roman" w:cs="Times New Roman"/>
              <w:sz w:val="22"/>
              <w:szCs w:val="22"/>
            </w:rPr>
          </w:pPr>
          <w:r w:rsidRPr="003011B4">
            <w:rPr>
              <w:rFonts w:ascii="Times New Roman" w:eastAsia="Times New Roman" w:hAnsi="Times New Roman" w:cs="Times New Roman"/>
              <w:sz w:val="22"/>
              <w:szCs w:val="22"/>
            </w:rPr>
            <w:t>[25]</w:t>
          </w:r>
          <w:r w:rsidRPr="003011B4">
            <w:rPr>
              <w:rFonts w:ascii="Times New Roman" w:eastAsia="Times New Roman" w:hAnsi="Times New Roman" w:cs="Times New Roman"/>
              <w:sz w:val="22"/>
              <w:szCs w:val="22"/>
            </w:rPr>
            <w:tab/>
            <w:t>A. Baevski, M. Auli, and A. Mohamed, “Effectiveness of self-supervised pre-training for speech recognition,” Nov. 2019, [Online]. Available: http://arxiv.org/abs/1911.03912</w:t>
          </w:r>
        </w:p>
        <w:p w14:paraId="1844D4D3" w14:textId="670A7F06" w:rsidR="008E7030" w:rsidRDefault="0058479A" w:rsidP="008E7030">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[26] </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M</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Post, </w:t>
          </w:r>
          <w:r w:rsidR="008E7030">
            <w:rPr>
              <w:rFonts w:ascii="Times New Roman" w:hAnsi="Times New Roman" w:cs="Times New Roman"/>
              <w:sz w:val="22"/>
              <w:szCs w:val="22"/>
            </w:rPr>
            <w:t>et al.,</w:t>
          </w:r>
          <w:r w:rsidRPr="0058479A">
            <w:rPr>
              <w:rFonts w:ascii="Times New Roman" w:hAnsi="Times New Roman" w:cs="Times New Roman"/>
              <w:sz w:val="22"/>
              <w:szCs w:val="22"/>
            </w:rPr>
            <w:t xml:space="preserve"> 2014. </w:t>
          </w:r>
          <w:r w:rsidR="008E7030">
            <w:rPr>
              <w:rFonts w:ascii="Times New Roman" w:hAnsi="Times New Roman" w:cs="Times New Roman"/>
              <w:sz w:val="22"/>
              <w:szCs w:val="22"/>
            </w:rPr>
            <w:t>“</w:t>
          </w:r>
          <w:r w:rsidRPr="0058479A">
            <w:rPr>
              <w:rFonts w:ascii="Times New Roman" w:hAnsi="Times New Roman" w:cs="Times New Roman"/>
              <w:sz w:val="22"/>
              <w:szCs w:val="22"/>
            </w:rPr>
            <w:t>Fisher and CALLHOME Spanish English speech translation</w:t>
          </w:r>
          <w:r w:rsidR="008E7030">
            <w:rPr>
              <w:rFonts w:ascii="Times New Roman" w:hAnsi="Times New Roman" w:cs="Times New Roman"/>
              <w:sz w:val="22"/>
              <w:szCs w:val="22"/>
            </w:rPr>
            <w:t>”,</w:t>
          </w:r>
          <w:r w:rsidRPr="0058479A">
            <w:rPr>
              <w:rFonts w:ascii="Times New Roman" w:hAnsi="Times New Roman" w:cs="Times New Roman"/>
              <w:sz w:val="22"/>
              <w:szCs w:val="22"/>
            </w:rPr>
            <w:t xml:space="preserve"> LDC2014T23. </w:t>
          </w:r>
        </w:p>
        <w:p w14:paraId="0D32780A" w14:textId="18B7F4C8"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Web Download. Philadelphia: Linguistic Data Consortium.</w:t>
          </w:r>
        </w:p>
        <w:p w14:paraId="11CD5E03" w14:textId="3EE57C0C" w:rsidR="008E7030" w:rsidRPr="009D156E" w:rsidRDefault="0058479A" w:rsidP="0058479A">
          <w:pPr>
            <w:spacing w:after="0" w:line="240" w:lineRule="auto"/>
            <w:jc w:val="both"/>
            <w:rPr>
              <w:rFonts w:ascii="Times New Roman" w:hAnsi="Times New Roman" w:cs="Times New Roman"/>
              <w:sz w:val="22"/>
              <w:szCs w:val="22"/>
              <w:highlight w:val="green"/>
              <w:rPrChange w:id="172" w:author="SOBOLA GABRIEL" w:date="2026-06-14T19:45:00Z" w16du:dateUtc="2026-06-15T02:45:00Z">
                <w:rPr>
                  <w:rFonts w:ascii="Times New Roman" w:hAnsi="Times New Roman" w:cs="Times New Roman"/>
                  <w:sz w:val="22"/>
                  <w:szCs w:val="22"/>
                  <w:highlight w:val="yellow"/>
                </w:rPr>
              </w:rPrChange>
            </w:rPr>
          </w:pPr>
          <w:r w:rsidRPr="009D156E">
            <w:rPr>
              <w:rFonts w:ascii="Times New Roman" w:hAnsi="Times New Roman" w:cs="Times New Roman"/>
              <w:sz w:val="22"/>
              <w:szCs w:val="22"/>
              <w:highlight w:val="green"/>
              <w:rPrChange w:id="173" w:author="SOBOLA GABRIEL" w:date="2026-06-14T19:45:00Z" w16du:dateUtc="2026-06-15T02:45:00Z">
                <w:rPr>
                  <w:rFonts w:ascii="Times New Roman" w:hAnsi="Times New Roman" w:cs="Times New Roman"/>
                  <w:sz w:val="22"/>
                  <w:szCs w:val="22"/>
                  <w:highlight w:val="yellow"/>
                </w:rPr>
              </w:rPrChange>
            </w:rPr>
            <w:t>[27]</w:t>
          </w:r>
          <w:r w:rsidR="008E7030" w:rsidRPr="009D156E">
            <w:rPr>
              <w:rFonts w:ascii="Times New Roman" w:hAnsi="Times New Roman" w:cs="Times New Roman"/>
              <w:sz w:val="22"/>
              <w:szCs w:val="22"/>
              <w:highlight w:val="green"/>
              <w:rPrChange w:id="174" w:author="SOBOLA GABRIEL" w:date="2026-06-14T19:45:00Z" w16du:dateUtc="2026-06-15T02:45:00Z">
                <w:rPr>
                  <w:rFonts w:ascii="Times New Roman" w:hAnsi="Times New Roman" w:cs="Times New Roman"/>
                  <w:sz w:val="22"/>
                  <w:szCs w:val="22"/>
                  <w:highlight w:val="yellow"/>
                </w:rPr>
              </w:rPrChange>
            </w:rPr>
            <w:t xml:space="preserve">     Tomoki Hayashi1, Shinji Watanabe3</w:t>
          </w:r>
          <w:r w:rsidRPr="009D156E">
            <w:rPr>
              <w:rFonts w:ascii="Times New Roman" w:hAnsi="Times New Roman" w:cs="Times New Roman"/>
              <w:sz w:val="22"/>
              <w:szCs w:val="22"/>
              <w:highlight w:val="green"/>
              <w:rPrChange w:id="175" w:author="SOBOLA GABRIEL" w:date="2026-06-14T19:45:00Z" w16du:dateUtc="2026-06-15T02:45:00Z">
                <w:rPr>
                  <w:rFonts w:ascii="Times New Roman" w:hAnsi="Times New Roman" w:cs="Times New Roman"/>
                  <w:sz w:val="22"/>
                  <w:szCs w:val="22"/>
                  <w:highlight w:val="yellow"/>
                </w:rPr>
              </w:rPrChange>
            </w:rPr>
            <w:t xml:space="preserve">DiscreTalk: Text-to-Speech as a Machine Translation Problem </w:t>
          </w:r>
        </w:p>
        <w:p w14:paraId="62A79A54" w14:textId="77777777" w:rsidR="008E7030" w:rsidRPr="009D156E" w:rsidRDefault="008E7030" w:rsidP="0058479A">
          <w:pPr>
            <w:spacing w:after="0" w:line="240" w:lineRule="auto"/>
            <w:jc w:val="both"/>
            <w:rPr>
              <w:rFonts w:ascii="Times New Roman" w:hAnsi="Times New Roman" w:cs="Times New Roman"/>
              <w:sz w:val="22"/>
              <w:szCs w:val="22"/>
              <w:highlight w:val="green"/>
              <w:rPrChange w:id="176" w:author="SOBOLA GABRIEL" w:date="2026-06-14T19:45:00Z" w16du:dateUtc="2026-06-15T02:45:00Z">
                <w:rPr>
                  <w:rFonts w:ascii="Times New Roman" w:hAnsi="Times New Roman" w:cs="Times New Roman"/>
                  <w:sz w:val="22"/>
                  <w:szCs w:val="22"/>
                  <w:highlight w:val="yellow"/>
                </w:rPr>
              </w:rPrChange>
            </w:rPr>
          </w:pPr>
          <w:r w:rsidRPr="009D156E">
            <w:rPr>
              <w:rFonts w:ascii="Times New Roman" w:hAnsi="Times New Roman" w:cs="Times New Roman"/>
              <w:sz w:val="22"/>
              <w:szCs w:val="22"/>
              <w:highlight w:val="green"/>
              <w:rPrChange w:id="177" w:author="SOBOLA GABRIEL" w:date="2026-06-14T19:45:00Z" w16du:dateUtc="2026-06-15T02:45:00Z">
                <w:rPr>
                  <w:rFonts w:ascii="Times New Roman" w:hAnsi="Times New Roman" w:cs="Times New Roman"/>
                  <w:sz w:val="22"/>
                  <w:szCs w:val="22"/>
                  <w:highlight w:val="yellow"/>
                </w:rPr>
              </w:rPrChange>
            </w:rPr>
            <w:t xml:space="preserve">           </w:t>
          </w:r>
          <w:r w:rsidR="0058479A" w:rsidRPr="009D156E">
            <w:rPr>
              <w:rFonts w:ascii="Times New Roman" w:hAnsi="Times New Roman" w:cs="Times New Roman"/>
              <w:sz w:val="22"/>
              <w:szCs w:val="22"/>
              <w:highlight w:val="green"/>
              <w:rPrChange w:id="178" w:author="SOBOLA GABRIEL" w:date="2026-06-14T19:45:00Z" w16du:dateUtc="2026-06-15T02:45:00Z">
                <w:rPr>
                  <w:rFonts w:ascii="Times New Roman" w:hAnsi="Times New Roman" w:cs="Times New Roman"/>
                  <w:sz w:val="22"/>
                  <w:szCs w:val="22"/>
                  <w:highlight w:val="yellow"/>
                </w:rPr>
              </w:rPrChange>
            </w:rPr>
            <w:t xml:space="preserve">1Human Dataware Lab. Co. Ltd., Japan 2Nagoya University, Japan 3Johns Hopkins University, USA </w:t>
          </w:r>
        </w:p>
        <w:p w14:paraId="6433BCCC" w14:textId="5A2C5AF0" w:rsidR="0058479A" w:rsidRPr="0058479A" w:rsidRDefault="008E7030" w:rsidP="0058479A">
          <w:pPr>
            <w:spacing w:after="0" w:line="240" w:lineRule="auto"/>
            <w:jc w:val="both"/>
            <w:rPr>
              <w:rFonts w:ascii="Times New Roman" w:hAnsi="Times New Roman" w:cs="Times New Roman"/>
              <w:sz w:val="22"/>
              <w:szCs w:val="22"/>
            </w:rPr>
          </w:pPr>
          <w:r w:rsidRPr="009D156E">
            <w:rPr>
              <w:rFonts w:ascii="Times New Roman" w:hAnsi="Times New Roman" w:cs="Times New Roman"/>
              <w:sz w:val="22"/>
              <w:szCs w:val="22"/>
              <w:highlight w:val="green"/>
              <w:rPrChange w:id="179" w:author="SOBOLA GABRIEL" w:date="2026-06-14T19:45:00Z" w16du:dateUtc="2026-06-15T02:45:00Z">
                <w:rPr>
                  <w:rFonts w:ascii="Times New Roman" w:hAnsi="Times New Roman" w:cs="Times New Roman"/>
                  <w:sz w:val="22"/>
                  <w:szCs w:val="22"/>
                  <w:highlight w:val="yellow"/>
                </w:rPr>
              </w:rPrChange>
            </w:rPr>
            <w:t xml:space="preserve">            </w:t>
          </w:r>
          <w:r w:rsidRPr="009D156E">
            <w:rPr>
              <w:highlight w:val="green"/>
              <w:rPrChange w:id="180" w:author="SOBOLA GABRIEL" w:date="2026-06-14T19:45:00Z" w16du:dateUtc="2026-06-15T02:45:00Z">
                <w:rPr/>
              </w:rPrChange>
            </w:rPr>
            <w:fldChar w:fldCharType="begin"/>
          </w:r>
          <w:r w:rsidRPr="009D156E">
            <w:rPr>
              <w:highlight w:val="green"/>
              <w:rPrChange w:id="181" w:author="SOBOLA GABRIEL" w:date="2026-06-14T19:45:00Z" w16du:dateUtc="2026-06-15T02:45:00Z">
                <w:rPr/>
              </w:rPrChange>
            </w:rPr>
            <w:instrText>HYPERLINK "mailto:hayashi.tomoki@g.sp.m.is.nagoya-u.ac.jp"</w:instrText>
          </w:r>
          <w:r w:rsidRPr="00510953">
            <w:rPr>
              <w:highlight w:val="green"/>
            </w:rPr>
          </w:r>
          <w:r w:rsidRPr="009D156E">
            <w:rPr>
              <w:highlight w:val="green"/>
              <w:rPrChange w:id="182" w:author="SOBOLA GABRIEL" w:date="2026-06-14T19:45:00Z" w16du:dateUtc="2026-06-15T02:45:00Z">
                <w:rPr/>
              </w:rPrChange>
            </w:rPr>
            <w:fldChar w:fldCharType="separate"/>
          </w:r>
          <w:r w:rsidRPr="009D156E">
            <w:rPr>
              <w:rStyle w:val="Hyperlink"/>
              <w:rFonts w:ascii="Times New Roman" w:hAnsi="Times New Roman" w:cs="Times New Roman"/>
              <w:sz w:val="22"/>
              <w:szCs w:val="22"/>
              <w:highlight w:val="green"/>
              <w:rPrChange w:id="183" w:author="SOBOLA GABRIEL" w:date="2026-06-14T19:45:00Z" w16du:dateUtc="2026-06-15T02:45:00Z">
                <w:rPr>
                  <w:rStyle w:val="Hyperlink"/>
                  <w:rFonts w:ascii="Times New Roman" w:hAnsi="Times New Roman" w:cs="Times New Roman"/>
                  <w:sz w:val="22"/>
                  <w:szCs w:val="22"/>
                  <w:highlight w:val="yellow"/>
                </w:rPr>
              </w:rPrChange>
            </w:rPr>
            <w:t>hayashi.tomoki@g.sp.m.is.nagoya-u.ac.jp</w:t>
          </w:r>
          <w:r w:rsidRPr="009D156E">
            <w:rPr>
              <w:highlight w:val="green"/>
              <w:rPrChange w:id="184" w:author="SOBOLA GABRIEL" w:date="2026-06-14T19:45:00Z" w16du:dateUtc="2026-06-15T02:45:00Z">
                <w:rPr/>
              </w:rPrChange>
            </w:rPr>
            <w:fldChar w:fldCharType="end"/>
          </w:r>
        </w:p>
        <w:p w14:paraId="20A38488" w14:textId="2886EA76" w:rsidR="008E7030"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[28]</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R. Yamamoto, E. Song, and J.-M. Kim, “Parallel Wave GAN: A</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fast waveform generation model </w:t>
          </w:r>
        </w:p>
        <w:p w14:paraId="08ABC4F2" w14:textId="0EAD03A5" w:rsidR="008E7030"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 xml:space="preserve">based on gen erative adversarial networks with multi-resolution spectrogram,” in ICASSP, 2020, </w:t>
          </w:r>
        </w:p>
        <w:p w14:paraId="2FDEBB8C" w14:textId="5A090EBA"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pp. 6199–6203.</w:t>
          </w:r>
        </w:p>
        <w:p w14:paraId="159BDB06" w14:textId="77777777" w:rsidR="008E7030"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[29] </w:t>
          </w:r>
          <w:r w:rsidR="008E7030">
            <w:rPr>
              <w:rFonts w:ascii="Times New Roman" w:hAnsi="Times New Roman" w:cs="Times New Roman"/>
              <w:sz w:val="22"/>
              <w:szCs w:val="22"/>
            </w:rPr>
            <w:t xml:space="preserve">    </w:t>
          </w:r>
          <w:r w:rsidRPr="0058479A">
            <w:rPr>
              <w:rFonts w:ascii="Times New Roman" w:hAnsi="Times New Roman" w:cs="Times New Roman"/>
              <w:sz w:val="22"/>
              <w:szCs w:val="22"/>
            </w:rPr>
            <w:t xml:space="preserve">R. Sonobe, S. Takamichi, and H. Saruwatari, “JSUT corpus: Free large-scale Japanese speech corpus </w:t>
          </w:r>
        </w:p>
        <w:p w14:paraId="0ECDB0BF" w14:textId="6E21F3F6" w:rsidR="0058479A" w:rsidRPr="0058479A" w:rsidRDefault="008E7030"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for end-to-end speech synthesis,” ArXiv preprint arXiv:1711.00354, 2017.</w:t>
          </w:r>
        </w:p>
        <w:p w14:paraId="510F5D54" w14:textId="34F2F17D"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[30] </w:t>
          </w:r>
          <w:r w:rsidR="008E7030">
            <w:rPr>
              <w:rFonts w:ascii="Times New Roman" w:hAnsi="Times New Roman" w:cs="Times New Roman"/>
              <w:sz w:val="22"/>
              <w:szCs w:val="22"/>
            </w:rPr>
            <w:t xml:space="preserve"> </w:t>
          </w:r>
          <w:r w:rsidR="002A76E9">
            <w:rPr>
              <w:rFonts w:ascii="Times New Roman" w:hAnsi="Times New Roman" w:cs="Times New Roman"/>
              <w:sz w:val="22"/>
              <w:szCs w:val="22"/>
            </w:rPr>
            <w:t xml:space="preserve">  </w:t>
          </w:r>
          <w:r w:rsidR="008E7030" w:rsidRPr="0058479A">
            <w:rPr>
              <w:rFonts w:ascii="Times New Roman" w:hAnsi="Times New Roman" w:cs="Times New Roman"/>
              <w:sz w:val="22"/>
              <w:szCs w:val="22"/>
            </w:rPr>
            <w:t>R</w:t>
          </w:r>
          <w:r w:rsidR="008E7030">
            <w:rPr>
              <w:rFonts w:ascii="Times New Roman" w:hAnsi="Times New Roman" w:cs="Times New Roman"/>
              <w:sz w:val="22"/>
              <w:szCs w:val="22"/>
            </w:rPr>
            <w:t>.</w:t>
          </w:r>
          <w:r w:rsidR="008E7030" w:rsidRPr="0058479A">
            <w:rPr>
              <w:rFonts w:ascii="Times New Roman" w:hAnsi="Times New Roman" w:cs="Times New Roman"/>
              <w:sz w:val="22"/>
              <w:szCs w:val="22"/>
            </w:rPr>
            <w:t xml:space="preserve"> Huang</w:t>
          </w:r>
          <w:r w:rsidR="008E7030">
            <w:rPr>
              <w:rFonts w:ascii="Times New Roman" w:hAnsi="Times New Roman" w:cs="Times New Roman"/>
              <w:sz w:val="22"/>
              <w:szCs w:val="22"/>
            </w:rPr>
            <w:t xml:space="preserve"> et al., “</w:t>
          </w:r>
          <w:r w:rsidRPr="0058479A">
            <w:rPr>
              <w:rFonts w:ascii="Times New Roman" w:hAnsi="Times New Roman" w:cs="Times New Roman"/>
              <w:sz w:val="22"/>
              <w:szCs w:val="22"/>
            </w:rPr>
            <w:t>AV-TranSpeech: Audio-Visual Robust Speech-to-Speech Translation</w:t>
          </w:r>
          <w:r w:rsidR="008E7030">
            <w:rPr>
              <w:rFonts w:ascii="Times New Roman" w:hAnsi="Times New Roman" w:cs="Times New Roman"/>
              <w:sz w:val="22"/>
              <w:szCs w:val="22"/>
            </w:rPr>
            <w:t>,”</w:t>
          </w:r>
          <w:r w:rsidRPr="0058479A">
            <w:rPr>
              <w:rFonts w:ascii="Times New Roman" w:hAnsi="Times New Roman" w:cs="Times New Roman"/>
              <w:sz w:val="22"/>
              <w:szCs w:val="22"/>
            </w:rPr>
            <w:t xml:space="preserve"> Zhejiang </w:t>
          </w:r>
        </w:p>
        <w:p w14:paraId="6173F8C7" w14:textId="77777777" w:rsidR="002A76E9"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 xml:space="preserve">University1, ByteDance2 {rongjiehuang,liuhuadai,zhaozhou}@zju.edu.cn </w:t>
          </w:r>
        </w:p>
        <w:p w14:paraId="04023C6C" w14:textId="2EA31E3A"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{ren.yi,liu.jinglin,yinxiang.stephen}@bytedance.com</w:t>
          </w:r>
        </w:p>
        <w:p w14:paraId="304BC08C" w14:textId="25ED169E"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[31]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B</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Shi, Abdelrahman Mohamed, and Wei-Ning Hsu. </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Learning lip-based audio-visual speaker </w:t>
          </w:r>
        </w:p>
        <w:p w14:paraId="64D4B514" w14:textId="266A112F"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embeddings with av-hubert</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arXiv:2205.07180</w:t>
          </w:r>
          <w:r>
            <w:rPr>
              <w:rFonts w:ascii="Times New Roman" w:hAnsi="Times New Roman" w:cs="Times New Roman"/>
              <w:sz w:val="22"/>
              <w:szCs w:val="22"/>
            </w:rPr>
            <w:t>, 2022.</w:t>
          </w:r>
        </w:p>
        <w:p w14:paraId="1406B147" w14:textId="77777777"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[32]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S</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Popuri, </w:t>
          </w:r>
          <w:r w:rsidR="002A76E9">
            <w:rPr>
              <w:rFonts w:ascii="Times New Roman" w:hAnsi="Times New Roman" w:cs="Times New Roman"/>
              <w:sz w:val="22"/>
              <w:szCs w:val="22"/>
            </w:rPr>
            <w:t>et. al., “</w:t>
          </w:r>
          <w:r w:rsidRPr="0058479A">
            <w:rPr>
              <w:rFonts w:ascii="Times New Roman" w:hAnsi="Times New Roman" w:cs="Times New Roman"/>
              <w:sz w:val="22"/>
              <w:szCs w:val="22"/>
            </w:rPr>
            <w:t xml:space="preserve">Enhanced direct speech-to-speech translation using self-supervised pre-training </w:t>
          </w:r>
        </w:p>
        <w:p w14:paraId="4F33A2CC" w14:textId="75AD990C"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and data aug mentation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arXiv:2204.02967</w:t>
          </w:r>
          <w:r>
            <w:rPr>
              <w:rFonts w:ascii="Times New Roman" w:hAnsi="Times New Roman" w:cs="Times New Roman"/>
              <w:sz w:val="22"/>
              <w:szCs w:val="22"/>
            </w:rPr>
            <w:t>, 2022.</w:t>
          </w:r>
        </w:p>
        <w:p w14:paraId="1BFEC94D" w14:textId="77777777" w:rsidR="002A76E9"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[33] </w:t>
          </w:r>
          <w:r w:rsidR="002A76E9">
            <w:rPr>
              <w:rFonts w:ascii="Times New Roman" w:hAnsi="Times New Roman" w:cs="Times New Roman"/>
              <w:sz w:val="22"/>
              <w:szCs w:val="22"/>
            </w:rPr>
            <w:t xml:space="preserve">   </w:t>
          </w:r>
          <w:r w:rsidRPr="0058479A">
            <w:rPr>
              <w:rFonts w:ascii="Times New Roman" w:hAnsi="Times New Roman" w:cs="Times New Roman"/>
              <w:sz w:val="22"/>
              <w:szCs w:val="22"/>
            </w:rPr>
            <w:t>Y</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Liu, </w:t>
          </w:r>
          <w:r w:rsidR="002A76E9">
            <w:rPr>
              <w:rFonts w:ascii="Times New Roman" w:hAnsi="Times New Roman" w:cs="Times New Roman"/>
              <w:sz w:val="22"/>
              <w:szCs w:val="22"/>
            </w:rPr>
            <w:t>et al.,</w:t>
          </w:r>
          <w:r w:rsidRPr="0058479A">
            <w:rPr>
              <w:rFonts w:ascii="Times New Roman" w:hAnsi="Times New Roman" w:cs="Times New Roman"/>
              <w:sz w:val="22"/>
              <w:szCs w:val="22"/>
            </w:rPr>
            <w:t xml:space="preserve"> </w:t>
          </w:r>
          <w:r w:rsidR="002A76E9">
            <w:rPr>
              <w:rFonts w:ascii="Times New Roman" w:hAnsi="Times New Roman" w:cs="Times New Roman"/>
              <w:sz w:val="22"/>
              <w:szCs w:val="22"/>
            </w:rPr>
            <w:t>“</w:t>
          </w:r>
          <w:r w:rsidRPr="0058479A">
            <w:rPr>
              <w:rFonts w:ascii="Times New Roman" w:hAnsi="Times New Roman" w:cs="Times New Roman"/>
              <w:sz w:val="22"/>
              <w:szCs w:val="22"/>
            </w:rPr>
            <w:t>Multilingual denoising pre training for neural machine translation</w:t>
          </w:r>
          <w:r w:rsidR="002A76E9">
            <w:rPr>
              <w:rFonts w:ascii="Times New Roman" w:hAnsi="Times New Roman" w:cs="Times New Roman"/>
              <w:sz w:val="22"/>
              <w:szCs w:val="22"/>
            </w:rPr>
            <w:t>,”</w:t>
          </w:r>
          <w:r w:rsidRPr="0058479A">
            <w:rPr>
              <w:rFonts w:ascii="Times New Roman" w:hAnsi="Times New Roman" w:cs="Times New Roman"/>
              <w:sz w:val="22"/>
              <w:szCs w:val="22"/>
            </w:rPr>
            <w:t xml:space="preserve"> Transactions of </w:t>
          </w:r>
        </w:p>
        <w:p w14:paraId="0AF9407B" w14:textId="6C0F64AD" w:rsidR="0058479A" w:rsidRPr="0058479A" w:rsidRDefault="002A76E9"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the Association for Computational Linguistics, 8:726–742</w:t>
          </w:r>
          <w:r>
            <w:rPr>
              <w:rFonts w:ascii="Times New Roman" w:hAnsi="Times New Roman" w:cs="Times New Roman"/>
              <w:sz w:val="22"/>
              <w:szCs w:val="22"/>
            </w:rPr>
            <w:t>, 2020.</w:t>
          </w:r>
        </w:p>
        <w:p w14:paraId="54D498F5" w14:textId="77777777" w:rsidR="001E7C92"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[34] </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T</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Afouras, J</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S</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Chung, and A</w:t>
          </w:r>
          <w:r w:rsidR="001E7C92">
            <w:rPr>
              <w:rFonts w:ascii="Times New Roman" w:hAnsi="Times New Roman" w:cs="Times New Roman"/>
              <w:sz w:val="22"/>
              <w:szCs w:val="22"/>
            </w:rPr>
            <w:t>.</w:t>
          </w:r>
          <w:r w:rsidRPr="0058479A">
            <w:rPr>
              <w:rFonts w:ascii="Times New Roman" w:hAnsi="Times New Roman" w:cs="Times New Roman"/>
              <w:sz w:val="22"/>
              <w:szCs w:val="22"/>
            </w:rPr>
            <w:t xml:space="preserve"> Zisserman.</w:t>
          </w:r>
          <w:r w:rsidR="001E7C92">
            <w:rPr>
              <w:rFonts w:ascii="Times New Roman" w:hAnsi="Times New Roman" w:cs="Times New Roman"/>
              <w:sz w:val="22"/>
              <w:szCs w:val="22"/>
            </w:rPr>
            <w:t xml:space="preserve"> “</w:t>
          </w:r>
          <w:r w:rsidRPr="0058479A">
            <w:rPr>
              <w:rFonts w:ascii="Times New Roman" w:hAnsi="Times New Roman" w:cs="Times New Roman"/>
              <w:sz w:val="22"/>
              <w:szCs w:val="22"/>
            </w:rPr>
            <w:t xml:space="preserve">Lrs3-ted: </w:t>
          </w:r>
          <w:r w:rsidR="001E7C92">
            <w:rPr>
              <w:rFonts w:ascii="Times New Roman" w:hAnsi="Times New Roman" w:cs="Times New Roman"/>
              <w:sz w:val="22"/>
              <w:szCs w:val="22"/>
            </w:rPr>
            <w:t>A</w:t>
          </w:r>
          <w:r w:rsidRPr="0058479A">
            <w:rPr>
              <w:rFonts w:ascii="Times New Roman" w:hAnsi="Times New Roman" w:cs="Times New Roman"/>
              <w:sz w:val="22"/>
              <w:szCs w:val="22"/>
            </w:rPr>
            <w:t xml:space="preserve"> large-scale dataset for visual speech </w:t>
          </w:r>
          <w:r w:rsidR="001E7C92">
            <w:rPr>
              <w:rFonts w:ascii="Times New Roman" w:hAnsi="Times New Roman" w:cs="Times New Roman"/>
              <w:sz w:val="22"/>
              <w:szCs w:val="22"/>
            </w:rPr>
            <w:t xml:space="preserve">    </w:t>
          </w:r>
        </w:p>
        <w:p w14:paraId="172B7665" w14:textId="3C9BA818" w:rsidR="0058479A" w:rsidRPr="0058479A" w:rsidRDefault="001E7C92"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recognition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arXiv:1809.00496</w:t>
          </w:r>
          <w:r>
            <w:rPr>
              <w:rFonts w:ascii="Times New Roman" w:hAnsi="Times New Roman" w:cs="Times New Roman"/>
              <w:sz w:val="22"/>
              <w:szCs w:val="22"/>
            </w:rPr>
            <w:t>, 2018.</w:t>
          </w:r>
        </w:p>
        <w:p w14:paraId="2B98F552" w14:textId="20BE055F" w:rsidR="005E222D"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[35] </w:t>
          </w:r>
          <w:r w:rsidR="00E268D7">
            <w:rPr>
              <w:rFonts w:ascii="Times New Roman" w:hAnsi="Times New Roman" w:cs="Times New Roman"/>
              <w:sz w:val="22"/>
              <w:szCs w:val="22"/>
            </w:rPr>
            <w:t xml:space="preserve">   </w:t>
          </w:r>
          <w:r w:rsidRPr="0058479A">
            <w:rPr>
              <w:rFonts w:ascii="Times New Roman" w:hAnsi="Times New Roman" w:cs="Times New Roman"/>
              <w:sz w:val="22"/>
              <w:szCs w:val="22"/>
            </w:rPr>
            <w:t>Y</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Jia, M</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T</w:t>
          </w:r>
          <w:r w:rsidR="00E268D7">
            <w:rPr>
              <w:rFonts w:ascii="Times New Roman" w:hAnsi="Times New Roman" w:cs="Times New Roman"/>
              <w:sz w:val="22"/>
              <w:szCs w:val="22"/>
            </w:rPr>
            <w:t xml:space="preserve">. </w:t>
          </w:r>
          <w:r w:rsidRPr="0058479A">
            <w:rPr>
              <w:rFonts w:ascii="Times New Roman" w:hAnsi="Times New Roman" w:cs="Times New Roman"/>
              <w:sz w:val="22"/>
              <w:szCs w:val="22"/>
            </w:rPr>
            <w:t>Ramanovich, Q</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Wang, and H</w:t>
          </w:r>
          <w:r w:rsidR="00E268D7">
            <w:rPr>
              <w:rFonts w:ascii="Times New Roman" w:hAnsi="Times New Roman" w:cs="Times New Roman"/>
              <w:sz w:val="22"/>
              <w:szCs w:val="22"/>
            </w:rPr>
            <w:t>.</w:t>
          </w:r>
          <w:r w:rsidRPr="0058479A">
            <w:rPr>
              <w:rFonts w:ascii="Times New Roman" w:hAnsi="Times New Roman" w:cs="Times New Roman"/>
              <w:sz w:val="22"/>
              <w:szCs w:val="22"/>
            </w:rPr>
            <w:t xml:space="preserve"> Zen. </w:t>
          </w:r>
          <w:r w:rsidR="005E222D">
            <w:rPr>
              <w:rFonts w:ascii="Times New Roman" w:hAnsi="Times New Roman" w:cs="Times New Roman"/>
              <w:sz w:val="22"/>
              <w:szCs w:val="22"/>
            </w:rPr>
            <w:t>“</w:t>
          </w:r>
          <w:r w:rsidRPr="0058479A">
            <w:rPr>
              <w:rFonts w:ascii="Times New Roman" w:hAnsi="Times New Roman" w:cs="Times New Roman"/>
              <w:sz w:val="22"/>
              <w:szCs w:val="22"/>
            </w:rPr>
            <w:t>C</w:t>
          </w:r>
          <w:r w:rsidR="005E222D">
            <w:rPr>
              <w:rFonts w:ascii="Times New Roman" w:hAnsi="Times New Roman" w:cs="Times New Roman"/>
              <w:sz w:val="22"/>
              <w:szCs w:val="22"/>
            </w:rPr>
            <w:t>VSS</w:t>
          </w:r>
          <w:r w:rsidRPr="0058479A">
            <w:rPr>
              <w:rFonts w:ascii="Times New Roman" w:hAnsi="Times New Roman" w:cs="Times New Roman"/>
              <w:sz w:val="22"/>
              <w:szCs w:val="22"/>
            </w:rPr>
            <w:t xml:space="preserve"> corpus and massively multi</w:t>
          </w:r>
          <w:r w:rsidR="005E222D">
            <w:rPr>
              <w:rFonts w:ascii="Times New Roman" w:hAnsi="Times New Roman" w:cs="Times New Roman"/>
              <w:sz w:val="22"/>
              <w:szCs w:val="22"/>
            </w:rPr>
            <w:t>-</w:t>
          </w:r>
          <w:r w:rsidRPr="0058479A">
            <w:rPr>
              <w:rFonts w:ascii="Times New Roman" w:hAnsi="Times New Roman" w:cs="Times New Roman"/>
              <w:sz w:val="22"/>
              <w:szCs w:val="22"/>
            </w:rPr>
            <w:t>lingual speech-</w:t>
          </w:r>
        </w:p>
        <w:p w14:paraId="7969ADA5" w14:textId="32CBE115" w:rsidR="0058479A" w:rsidRPr="0058479A" w:rsidRDefault="005E222D" w:rsidP="0058479A">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58479A" w:rsidRPr="0058479A">
            <w:rPr>
              <w:rFonts w:ascii="Times New Roman" w:hAnsi="Times New Roman" w:cs="Times New Roman"/>
              <w:sz w:val="22"/>
              <w:szCs w:val="22"/>
            </w:rPr>
            <w:t>to-speech translation</w:t>
          </w:r>
          <w:r>
            <w:rPr>
              <w:rFonts w:ascii="Times New Roman" w:hAnsi="Times New Roman" w:cs="Times New Roman"/>
              <w:sz w:val="22"/>
              <w:szCs w:val="22"/>
            </w:rPr>
            <w:t>,”</w:t>
          </w:r>
          <w:r w:rsidR="0058479A" w:rsidRPr="0058479A">
            <w:rPr>
              <w:rFonts w:ascii="Times New Roman" w:hAnsi="Times New Roman" w:cs="Times New Roman"/>
              <w:sz w:val="22"/>
              <w:szCs w:val="22"/>
            </w:rPr>
            <w:t xml:space="preserve"> arXiv preprint arXiv:2201.03713</w:t>
          </w:r>
          <w:r>
            <w:rPr>
              <w:rFonts w:ascii="Times New Roman" w:hAnsi="Times New Roman" w:cs="Times New Roman"/>
              <w:sz w:val="22"/>
              <w:szCs w:val="22"/>
            </w:rPr>
            <w:t>, 2022.</w:t>
          </w:r>
        </w:p>
        <w:p w14:paraId="110841E8" w14:textId="2A9092AB" w:rsidR="00F26808" w:rsidRDefault="0058479A" w:rsidP="0058479A">
          <w:pPr>
            <w:spacing w:after="0" w:line="240" w:lineRule="auto"/>
            <w:jc w:val="both"/>
            <w:rPr>
              <w:rFonts w:ascii="Times New Roman" w:hAnsi="Times New Roman" w:cs="Times New Roman"/>
              <w:sz w:val="22"/>
              <w:szCs w:val="22"/>
            </w:rPr>
          </w:pPr>
          <w:r w:rsidRPr="0058479A">
            <w:rPr>
              <w:rFonts w:ascii="Times New Roman" w:hAnsi="Times New Roman" w:cs="Times New Roman"/>
              <w:sz w:val="22"/>
              <w:szCs w:val="22"/>
            </w:rPr>
            <w:t xml:space="preserve">[36] </w:t>
          </w:r>
          <w:r w:rsidR="005E222D">
            <w:rPr>
              <w:rFonts w:ascii="Times New Roman" w:hAnsi="Times New Roman" w:cs="Times New Roman"/>
              <w:sz w:val="22"/>
              <w:szCs w:val="22"/>
            </w:rPr>
            <w:t xml:space="preserve">  </w:t>
          </w:r>
          <w:r w:rsidR="005E222D" w:rsidRPr="0058479A">
            <w:rPr>
              <w:rFonts w:ascii="Times New Roman" w:hAnsi="Times New Roman" w:cs="Times New Roman"/>
              <w:sz w:val="22"/>
              <w:szCs w:val="22"/>
            </w:rPr>
            <w:t xml:space="preserve">Victoria Mingote, </w:t>
          </w:r>
          <w:r w:rsidR="005E222D">
            <w:rPr>
              <w:rFonts w:ascii="Times New Roman" w:hAnsi="Times New Roman" w:cs="Times New Roman"/>
              <w:sz w:val="22"/>
              <w:szCs w:val="22"/>
            </w:rPr>
            <w:t xml:space="preserve">et al., </w:t>
          </w:r>
          <w:r w:rsidRPr="0058479A">
            <w:rPr>
              <w:rFonts w:ascii="Times New Roman" w:hAnsi="Times New Roman" w:cs="Times New Roman"/>
              <w:sz w:val="22"/>
              <w:szCs w:val="22"/>
            </w:rPr>
            <w:t>Direct Text to Speech Translation System using Acoustic Units</w:t>
          </w:r>
        </w:p>
        <w:p w14:paraId="2BDE6269" w14:textId="77777777" w:rsidR="00914AA9" w:rsidRPr="009D156E" w:rsidRDefault="00763E61" w:rsidP="0058479A">
          <w:pPr>
            <w:spacing w:after="0" w:line="240" w:lineRule="auto"/>
            <w:jc w:val="both"/>
            <w:rPr>
              <w:rFonts w:ascii="Times New Roman" w:hAnsi="Times New Roman" w:cs="Times New Roman"/>
              <w:sz w:val="22"/>
              <w:szCs w:val="22"/>
              <w:highlight w:val="yellow"/>
              <w:rPrChange w:id="185" w:author="SOBOLA GABRIEL" w:date="2026-06-14T19:45:00Z" w16du:dateUtc="2026-06-15T02:45:00Z">
                <w:rPr>
                  <w:rFonts w:ascii="Times New Roman" w:hAnsi="Times New Roman" w:cs="Times New Roman"/>
                  <w:sz w:val="22"/>
                  <w:szCs w:val="22"/>
                </w:rPr>
              </w:rPrChange>
            </w:rPr>
          </w:pPr>
          <w:r w:rsidRPr="009D156E">
            <w:rPr>
              <w:rFonts w:ascii="Times New Roman" w:hAnsi="Times New Roman" w:cs="Times New Roman"/>
              <w:sz w:val="22"/>
              <w:szCs w:val="22"/>
              <w:highlight w:val="yellow"/>
              <w:rPrChange w:id="186" w:author="SOBOLA GABRIEL" w:date="2026-06-14T19:45:00Z" w16du:dateUtc="2026-06-15T02:45:00Z">
                <w:rPr>
                  <w:rFonts w:ascii="Times New Roman" w:hAnsi="Times New Roman" w:cs="Times New Roman"/>
                  <w:sz w:val="22"/>
                  <w:szCs w:val="22"/>
                </w:rPr>
              </w:rPrChange>
            </w:rPr>
            <w:t xml:space="preserve">[37]   J. Bgn, “HuBERT: How to Apply BERT to Speech, Visually Explained”, Medium, Oct. 30, 2021. </w:t>
          </w:r>
          <w:r w:rsidR="00914AA9" w:rsidRPr="009D156E">
            <w:rPr>
              <w:rFonts w:ascii="Times New Roman" w:hAnsi="Times New Roman" w:cs="Times New Roman"/>
              <w:sz w:val="22"/>
              <w:szCs w:val="22"/>
              <w:highlight w:val="yellow"/>
              <w:rPrChange w:id="187" w:author="SOBOLA GABRIEL" w:date="2026-06-14T19:45:00Z" w16du:dateUtc="2026-06-15T02:45:00Z">
                <w:rPr>
                  <w:rFonts w:ascii="Times New Roman" w:hAnsi="Times New Roman" w:cs="Times New Roman"/>
                  <w:sz w:val="22"/>
                  <w:szCs w:val="22"/>
                </w:rPr>
              </w:rPrChange>
            </w:rPr>
            <w:t xml:space="preserve">   </w:t>
          </w:r>
        </w:p>
        <w:p w14:paraId="43773831" w14:textId="5722C5F6" w:rsidR="00914AA9" w:rsidRPr="009D156E" w:rsidRDefault="00914AA9" w:rsidP="0058479A">
          <w:pPr>
            <w:spacing w:after="0" w:line="240" w:lineRule="auto"/>
            <w:jc w:val="both"/>
            <w:rPr>
              <w:rFonts w:ascii="Times New Roman" w:hAnsi="Times New Roman" w:cs="Times New Roman"/>
              <w:sz w:val="22"/>
              <w:szCs w:val="22"/>
              <w:highlight w:val="yellow"/>
              <w:rPrChange w:id="188" w:author="SOBOLA GABRIEL" w:date="2026-06-14T19:45:00Z" w16du:dateUtc="2026-06-15T02:45:00Z">
                <w:rPr>
                  <w:rFonts w:ascii="Times New Roman" w:hAnsi="Times New Roman" w:cs="Times New Roman"/>
                  <w:sz w:val="22"/>
                  <w:szCs w:val="22"/>
                </w:rPr>
              </w:rPrChange>
            </w:rPr>
          </w:pPr>
          <w:r w:rsidRPr="009D156E">
            <w:rPr>
              <w:rFonts w:ascii="Times New Roman" w:hAnsi="Times New Roman" w:cs="Times New Roman"/>
              <w:sz w:val="22"/>
              <w:szCs w:val="22"/>
              <w:highlight w:val="yellow"/>
              <w:rPrChange w:id="189" w:author="SOBOLA GABRIEL" w:date="2026-06-14T19:45:00Z" w16du:dateUtc="2026-06-15T02:45:00Z">
                <w:rPr>
                  <w:rFonts w:ascii="Times New Roman" w:hAnsi="Times New Roman" w:cs="Times New Roman"/>
                  <w:sz w:val="22"/>
                  <w:szCs w:val="22"/>
                </w:rPr>
              </w:rPrChange>
            </w:rPr>
            <w:t xml:space="preserve">         </w:t>
          </w:r>
          <w:r w:rsidR="00763E61" w:rsidRPr="009D156E">
            <w:rPr>
              <w:rFonts w:ascii="Times New Roman" w:hAnsi="Times New Roman" w:cs="Times New Roman"/>
              <w:sz w:val="22"/>
              <w:szCs w:val="22"/>
              <w:highlight w:val="yellow"/>
              <w:rPrChange w:id="190" w:author="SOBOLA GABRIEL" w:date="2026-06-14T19:45:00Z" w16du:dateUtc="2026-06-15T02:45:00Z">
                <w:rPr>
                  <w:rFonts w:ascii="Times New Roman" w:hAnsi="Times New Roman" w:cs="Times New Roman"/>
                  <w:sz w:val="22"/>
                  <w:szCs w:val="22"/>
                </w:rPr>
              </w:rPrChange>
            </w:rPr>
            <w:t xml:space="preserve">[Online]. Available: </w:t>
          </w:r>
          <w:r w:rsidRPr="009D156E">
            <w:rPr>
              <w:rFonts w:ascii="Times New Roman" w:hAnsi="Times New Roman" w:cs="Times New Roman"/>
              <w:sz w:val="22"/>
              <w:szCs w:val="22"/>
              <w:highlight w:val="yellow"/>
              <w:rPrChange w:id="191" w:author="SOBOLA GABRIEL" w:date="2026-06-14T19:45:00Z" w16du:dateUtc="2026-06-15T02:45:00Z">
                <w:rPr>
                  <w:rFonts w:ascii="Times New Roman" w:hAnsi="Times New Roman" w:cs="Times New Roman"/>
                  <w:sz w:val="22"/>
                  <w:szCs w:val="22"/>
                </w:rPr>
              </w:rPrChange>
            </w:rPr>
            <w:fldChar w:fldCharType="begin"/>
          </w:r>
          <w:r w:rsidRPr="009D156E">
            <w:rPr>
              <w:rFonts w:ascii="Times New Roman" w:hAnsi="Times New Roman" w:cs="Times New Roman"/>
              <w:sz w:val="22"/>
              <w:szCs w:val="22"/>
              <w:highlight w:val="yellow"/>
              <w:rPrChange w:id="192" w:author="SOBOLA GABRIEL" w:date="2026-06-14T19:45:00Z" w16du:dateUtc="2026-06-15T02:45:00Z">
                <w:rPr>
                  <w:rFonts w:ascii="Times New Roman" w:hAnsi="Times New Roman" w:cs="Times New Roman"/>
                  <w:sz w:val="22"/>
                  <w:szCs w:val="22"/>
                </w:rPr>
              </w:rPrChange>
            </w:rPr>
            <w:instrText>HYPERLINK "https://medium.com/@jonathanbgn/hubert-how-to-apply-bert-to-speech-"</w:instrText>
          </w:r>
          <w:r w:rsidRPr="00510953">
            <w:rPr>
              <w:rFonts w:ascii="Times New Roman" w:hAnsi="Times New Roman" w:cs="Times New Roman"/>
              <w:sz w:val="22"/>
              <w:szCs w:val="22"/>
              <w:highlight w:val="yellow"/>
            </w:rPr>
          </w:r>
          <w:r w:rsidRPr="009D156E">
            <w:rPr>
              <w:rFonts w:ascii="Times New Roman" w:hAnsi="Times New Roman" w:cs="Times New Roman"/>
              <w:sz w:val="22"/>
              <w:szCs w:val="22"/>
              <w:highlight w:val="yellow"/>
              <w:rPrChange w:id="193" w:author="SOBOLA GABRIEL" w:date="2026-06-14T19:45:00Z" w16du:dateUtc="2026-06-15T02:45:00Z">
                <w:rPr>
                  <w:rFonts w:ascii="Times New Roman" w:hAnsi="Times New Roman" w:cs="Times New Roman"/>
                  <w:sz w:val="22"/>
                  <w:szCs w:val="22"/>
                </w:rPr>
              </w:rPrChange>
            </w:rPr>
            <w:fldChar w:fldCharType="separate"/>
          </w:r>
          <w:r w:rsidRPr="009D156E">
            <w:rPr>
              <w:rStyle w:val="Hyperlink"/>
              <w:rFonts w:ascii="Times New Roman" w:hAnsi="Times New Roman" w:cs="Times New Roman"/>
              <w:sz w:val="22"/>
              <w:szCs w:val="22"/>
              <w:highlight w:val="yellow"/>
              <w:rPrChange w:id="194" w:author="SOBOLA GABRIEL" w:date="2026-06-14T19:45:00Z" w16du:dateUtc="2026-06-15T02:45:00Z">
                <w:rPr>
                  <w:rStyle w:val="Hyperlink"/>
                  <w:rFonts w:ascii="Times New Roman" w:hAnsi="Times New Roman" w:cs="Times New Roman"/>
                  <w:sz w:val="22"/>
                  <w:szCs w:val="22"/>
                </w:rPr>
              </w:rPrChange>
            </w:rPr>
            <w:t>https://medium.com/@jonathanbgn/hubert-how-to-apply-bert-to-speech-</w:t>
          </w:r>
          <w:r w:rsidRPr="009D156E">
            <w:rPr>
              <w:rFonts w:ascii="Times New Roman" w:hAnsi="Times New Roman" w:cs="Times New Roman"/>
              <w:sz w:val="22"/>
              <w:szCs w:val="22"/>
              <w:highlight w:val="yellow"/>
              <w:rPrChange w:id="195" w:author="SOBOLA GABRIEL" w:date="2026-06-14T19:45:00Z" w16du:dateUtc="2026-06-15T02:45:00Z">
                <w:rPr>
                  <w:rFonts w:ascii="Times New Roman" w:hAnsi="Times New Roman" w:cs="Times New Roman"/>
                  <w:sz w:val="22"/>
                  <w:szCs w:val="22"/>
                </w:rPr>
              </w:rPrChange>
            </w:rPr>
            <w:fldChar w:fldCharType="end"/>
          </w:r>
        </w:p>
        <w:p w14:paraId="1902B2FD" w14:textId="0C044469" w:rsidR="00763E61" w:rsidRPr="003011B4" w:rsidRDefault="00914AA9" w:rsidP="0058479A">
          <w:pPr>
            <w:spacing w:after="0" w:line="240" w:lineRule="auto"/>
            <w:jc w:val="both"/>
            <w:rPr>
              <w:rFonts w:ascii="Times New Roman" w:hAnsi="Times New Roman" w:cs="Times New Roman"/>
              <w:sz w:val="22"/>
              <w:szCs w:val="22"/>
            </w:rPr>
          </w:pPr>
          <w:r w:rsidRPr="009D156E">
            <w:rPr>
              <w:rFonts w:ascii="Times New Roman" w:hAnsi="Times New Roman" w:cs="Times New Roman"/>
              <w:sz w:val="22"/>
              <w:szCs w:val="22"/>
              <w:highlight w:val="yellow"/>
              <w:rPrChange w:id="196" w:author="SOBOLA GABRIEL" w:date="2026-06-14T19:45:00Z" w16du:dateUtc="2026-06-15T02:45:00Z">
                <w:rPr>
                  <w:rFonts w:ascii="Times New Roman" w:hAnsi="Times New Roman" w:cs="Times New Roman"/>
                  <w:sz w:val="22"/>
                  <w:szCs w:val="22"/>
                </w:rPr>
              </w:rPrChange>
            </w:rPr>
            <w:t xml:space="preserve">         visually-explained-ada11b28f464. [Accesesed: Jun. 14, 2026</w:t>
          </w:r>
          <w:r>
            <w:rPr>
              <w:rFonts w:ascii="Times New Roman" w:hAnsi="Times New Roman" w:cs="Times New Roman"/>
              <w:sz w:val="22"/>
              <w:szCs w:val="22"/>
            </w:rPr>
            <w:t>]</w:t>
          </w:r>
        </w:p>
      </w:sdtContent>
    </w:sdt>
    <w:p w14:paraId="41673788" w14:textId="3D340527" w:rsidR="0073150C" w:rsidRPr="003011B4" w:rsidRDefault="0073150C" w:rsidP="00E07E53">
      <w:pPr>
        <w:spacing w:after="0" w:line="240" w:lineRule="auto"/>
        <w:jc w:val="both"/>
        <w:rPr>
          <w:rFonts w:ascii="Times New Roman" w:hAnsi="Times New Roman" w:cs="Times New Roman"/>
          <w:sz w:val="22"/>
          <w:szCs w:val="22"/>
        </w:rPr>
      </w:pPr>
    </w:p>
    <w:p w14:paraId="190DFEB2" w14:textId="3414634E" w:rsidR="0020375A" w:rsidRPr="003011B4" w:rsidRDefault="00FF2CC5" w:rsidP="00E07E53">
      <w:pPr>
        <w:spacing w:after="0" w:line="240" w:lineRule="auto"/>
        <w:jc w:val="both"/>
        <w:rPr>
          <w:rFonts w:ascii="Times New Roman" w:hAnsi="Times New Roman" w:cs="Times New Roman"/>
          <w:sz w:val="22"/>
          <w:szCs w:val="22"/>
        </w:rPr>
      </w:pPr>
      <w:r w:rsidRPr="003011B4">
        <w:rPr>
          <w:rFonts w:ascii="Times New Roman" w:hAnsi="Times New Roman" w:cs="Times New Roman"/>
          <w:sz w:val="22"/>
          <w:szCs w:val="22"/>
        </w:rPr>
        <w:t xml:space="preserve"> </w:t>
      </w:r>
    </w:p>
    <w:sectPr w:rsidR="0020375A" w:rsidRPr="003011B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ultaofeek Abayomi" w:date="2025-07-15T22:16:00Z" w:initials="AA">
    <w:p w14:paraId="50658EC8" w14:textId="77777777" w:rsidR="008F7F37" w:rsidRDefault="008F7F37" w:rsidP="008F7F37">
      <w:pPr>
        <w:pStyle w:val="CommentText"/>
      </w:pPr>
      <w:r>
        <w:rPr>
          <w:rStyle w:val="CommentReference"/>
        </w:rPr>
        <w:annotationRef/>
      </w:r>
      <w:r>
        <w:t>This is not a review.</w:t>
      </w:r>
    </w:p>
  </w:comment>
  <w:comment w:id="1" w:author="SOBOLA GABRIEL" w:date="2025-07-20T22:27:00Z" w:initials="GS">
    <w:p w14:paraId="6038FBAF" w14:textId="77777777" w:rsidR="008F7F37" w:rsidRDefault="008F7F37" w:rsidP="007F1D8E">
      <w:pPr>
        <w:pStyle w:val="CommentText"/>
      </w:pPr>
      <w:r>
        <w:rPr>
          <w:rStyle w:val="CommentReference"/>
        </w:rPr>
        <w:annotationRef/>
      </w:r>
      <w:r>
        <w:t>Already reconstructed following Prof.’s comments Sir.</w:t>
      </w:r>
    </w:p>
  </w:comment>
  <w:comment w:id="4" w:author="Olutoyin Olaitan" w:date="2026-06-10T13:02:00Z" w:initials="OO">
    <w:p w14:paraId="5F839EE1" w14:textId="77777777" w:rsidR="002F2594" w:rsidRDefault="002F2594" w:rsidP="002F2594">
      <w:pPr>
        <w:pStyle w:val="CommentText"/>
      </w:pPr>
      <w:r>
        <w:rPr>
          <w:rStyle w:val="CommentReference"/>
        </w:rPr>
        <w:annotationRef/>
      </w:r>
      <w:r>
        <w:rPr>
          <w:lang w:val="en-ZA"/>
        </w:rPr>
        <w:t>Please change to Olutoyin Olaitan</w:t>
      </w:r>
    </w:p>
  </w:comment>
  <w:comment w:id="5" w:author="SOBOLA GABRIEL" w:date="2026-06-13T19:02:00Z" w:initials="GS">
    <w:p w14:paraId="3ED05BEE" w14:textId="77777777" w:rsidR="00227288" w:rsidRDefault="00227288" w:rsidP="00227288">
      <w:pPr>
        <w:pStyle w:val="CommentText"/>
      </w:pPr>
      <w:r>
        <w:rPr>
          <w:rStyle w:val="CommentReference"/>
        </w:rPr>
        <w:annotationRef/>
      </w:r>
      <w:r>
        <w:t>Done ma</w:t>
      </w:r>
    </w:p>
  </w:comment>
  <w:comment w:id="9" w:author="Olutoyin Olaitan" w:date="2026-06-10T13:14:00Z" w:initials="OO">
    <w:p w14:paraId="57A17868" w14:textId="77777777" w:rsidR="009777C7" w:rsidRDefault="009777C7" w:rsidP="009777C7">
      <w:pPr>
        <w:pStyle w:val="CommentText"/>
      </w:pPr>
      <w:r>
        <w:rPr>
          <w:rStyle w:val="CommentReference"/>
        </w:rPr>
        <w:annotationRef/>
      </w:r>
      <w:r>
        <w:rPr>
          <w:lang w:val="en-ZA"/>
        </w:rPr>
        <w:t>Missing word- it is or there is?</w:t>
      </w:r>
    </w:p>
  </w:comment>
  <w:comment w:id="10" w:author="SOBOLA GABRIEL" w:date="2026-06-13T19:05:00Z" w:initials="GS">
    <w:p w14:paraId="32191B6B" w14:textId="77777777" w:rsidR="007D6E99" w:rsidRDefault="007D6E99" w:rsidP="007D6E99">
      <w:pPr>
        <w:pStyle w:val="CommentText"/>
      </w:pPr>
      <w:r>
        <w:rPr>
          <w:rStyle w:val="CommentReference"/>
        </w:rPr>
        <w:annotationRef/>
      </w:r>
      <w:r>
        <w:t xml:space="preserve">Corrected </w:t>
      </w:r>
    </w:p>
  </w:comment>
  <w:comment w:id="12" w:author="Olutoyin Olaitan" w:date="2026-06-10T13:35:00Z" w:initials="OO">
    <w:p w14:paraId="65A46305" w14:textId="5114F0E5" w:rsidR="00E963CE" w:rsidRDefault="00E963CE" w:rsidP="00E963CE">
      <w:pPr>
        <w:pStyle w:val="CommentText"/>
      </w:pPr>
      <w:r>
        <w:rPr>
          <w:rStyle w:val="CommentReference"/>
        </w:rPr>
        <w:annotationRef/>
      </w:r>
      <w:r>
        <w:rPr>
          <w:lang w:val="en-ZA"/>
        </w:rPr>
        <w:t xml:space="preserve">I suggest you add a paragraph to specify the scope of the review part of the paper, justify the choice of HuBERT, justify the mix of narrative review and presentation of experimental data and specify what part of the gap the empirical data addresses. </w:t>
      </w:r>
    </w:p>
  </w:comment>
  <w:comment w:id="13" w:author="SOBOLA GABRIEL" w:date="2026-06-13T19:19:00Z" w:initials="GS">
    <w:p w14:paraId="0CA0BD81" w14:textId="77777777" w:rsidR="008708FD" w:rsidRDefault="008708FD" w:rsidP="008708FD">
      <w:pPr>
        <w:pStyle w:val="CommentText"/>
      </w:pPr>
      <w:r>
        <w:rPr>
          <w:rStyle w:val="CommentReference"/>
        </w:rPr>
        <w:annotationRef/>
      </w:r>
      <w:r>
        <w:t>It has been added.</w:t>
      </w:r>
    </w:p>
  </w:comment>
  <w:comment w:id="32" w:author="Olutoyin Olaitan" w:date="2026-06-15T20:16:00Z" w:initials="OO">
    <w:p w14:paraId="0E0C9798" w14:textId="77777777" w:rsidR="00797DAD" w:rsidRDefault="00797DAD" w:rsidP="00797DAD">
      <w:pPr>
        <w:pStyle w:val="CommentText"/>
      </w:pPr>
      <w:r>
        <w:rPr>
          <w:rStyle w:val="CommentReference"/>
        </w:rPr>
        <w:annotationRef/>
      </w:r>
      <w:r>
        <w:rPr>
          <w:lang w:val="en-ZA"/>
        </w:rPr>
        <w:t>The question in this format seems difficult to process. Consider the version below.</w:t>
      </w:r>
    </w:p>
  </w:comment>
  <w:comment w:id="33" w:author="Olutoyin Olaitan" w:date="2026-06-15T20:18:00Z" w:initials="OO">
    <w:p w14:paraId="14EA84E0" w14:textId="77777777" w:rsidR="00797DAD" w:rsidRDefault="00797DAD" w:rsidP="00797DAD">
      <w:pPr>
        <w:pStyle w:val="CommentText"/>
      </w:pPr>
      <w:r>
        <w:rPr>
          <w:rStyle w:val="CommentReference"/>
        </w:rPr>
        <w:annotationRef/>
      </w:r>
      <w:r>
        <w:t>To what extent does the unit-based approach reduce the size of input training data compared to the spectrogram-based approach?</w:t>
      </w:r>
    </w:p>
  </w:comment>
  <w:comment w:id="34" w:author="Olutoyin Olaitan" w:date="2026-06-15T20:23:00Z" w:initials="OO">
    <w:p w14:paraId="7F687CD1" w14:textId="77777777" w:rsidR="00304225" w:rsidRDefault="00304225" w:rsidP="00304225">
      <w:pPr>
        <w:pStyle w:val="CommentText"/>
      </w:pPr>
      <w:r>
        <w:rPr>
          <w:rStyle w:val="CommentReference"/>
        </w:rPr>
        <w:annotationRef/>
      </w:r>
      <w:r>
        <w:rPr>
          <w:lang w:val="en-ZA"/>
        </w:rPr>
        <w:t>Question 2-just checking if the word should not be</w:t>
      </w:r>
      <w:r>
        <w:rPr>
          <w:b/>
          <w:bCs/>
          <w:lang w:val="en-ZA"/>
        </w:rPr>
        <w:t xml:space="preserve"> optimal</w:t>
      </w:r>
      <w:r>
        <w:rPr>
          <w:lang w:val="en-ZA"/>
        </w:rPr>
        <w:t xml:space="preserve"> and not optimum?</w:t>
      </w:r>
    </w:p>
  </w:comment>
  <w:comment w:id="35" w:author="SOBOLA GABRIEL" w:date="2026-06-19T19:27:00Z" w:initials="GS">
    <w:p w14:paraId="3115E98C" w14:textId="77777777" w:rsidR="0067067C" w:rsidRDefault="00FB7DC4" w:rsidP="0067067C">
      <w:pPr>
        <w:pStyle w:val="CommentText"/>
      </w:pPr>
      <w:r>
        <w:rPr>
          <w:rStyle w:val="CommentReference"/>
        </w:rPr>
        <w:annotationRef/>
      </w:r>
      <w:r w:rsidR="0067067C">
        <w:t>Both have been corrected ma</w:t>
      </w:r>
    </w:p>
  </w:comment>
  <w:comment w:id="76" w:author="Abdultaofeek Abayomi" w:date="2025-07-15T22:20:00Z" w:initials="AA">
    <w:p w14:paraId="7A24A4FE" w14:textId="7FF12865" w:rsidR="008F7F37" w:rsidRDefault="008F7F37" w:rsidP="008F7F37">
      <w:pPr>
        <w:pStyle w:val="CommentText"/>
      </w:pPr>
      <w:r>
        <w:rPr>
          <w:rStyle w:val="CommentReference"/>
        </w:rPr>
        <w:annotationRef/>
      </w:r>
      <w:r>
        <w:t>Won't it be necessary to compare this architecture with another one?</w:t>
      </w:r>
    </w:p>
  </w:comment>
  <w:comment w:id="77" w:author="SOBOLA GABRIEL" w:date="2025-07-20T22:25:00Z" w:initials="GS">
    <w:p w14:paraId="76D3451B" w14:textId="77777777" w:rsidR="008F7F37" w:rsidRDefault="008F7F37" w:rsidP="007F1D8E">
      <w:pPr>
        <w:pStyle w:val="CommentText"/>
      </w:pPr>
      <w:r>
        <w:rPr>
          <w:rStyle w:val="CommentReference"/>
        </w:rPr>
        <w:annotationRef/>
      </w:r>
      <w:r>
        <w:t xml:space="preserve">Done </w:t>
      </w:r>
    </w:p>
  </w:comment>
  <w:comment w:id="85" w:author="DR. BISMARK" w:date="2026-06-02T20:38:00Z" w:initials="DB">
    <w:p w14:paraId="182C5580" w14:textId="5ED42931" w:rsidR="00172273" w:rsidRDefault="00172273">
      <w:pPr>
        <w:pStyle w:val="CommentText"/>
      </w:pPr>
      <w:r>
        <w:rPr>
          <w:rStyle w:val="CommentReference"/>
        </w:rPr>
        <w:annotationRef/>
      </w:r>
      <w:r>
        <w:t>Rewrite for better understanding i.e.</w:t>
      </w:r>
    </w:p>
    <w:p w14:paraId="539FACC4" w14:textId="77777777" w:rsidR="00172273" w:rsidRDefault="00172273">
      <w:pPr>
        <w:pStyle w:val="CommentText"/>
      </w:pPr>
    </w:p>
    <w:p w14:paraId="497B7794" w14:textId="46B60253" w:rsidR="00172273" w:rsidRDefault="00172273">
      <w:pPr>
        <w:pStyle w:val="CommentText"/>
      </w:pPr>
      <w:r>
        <w:t>“The performance quality of the model depends on the quality of the discrete units”</w:t>
      </w:r>
    </w:p>
  </w:comment>
  <w:comment w:id="86" w:author="SOBOLA GABRIEL" w:date="2026-06-06T16:58:00Z" w:initials="GS">
    <w:p w14:paraId="4C468AD4" w14:textId="77777777" w:rsidR="0042361C" w:rsidRDefault="0042361C" w:rsidP="0042361C">
      <w:pPr>
        <w:pStyle w:val="CommentText"/>
      </w:pPr>
      <w:r>
        <w:rPr>
          <w:rStyle w:val="CommentReference"/>
        </w:rPr>
        <w:annotationRef/>
      </w:r>
      <w:r>
        <w:t>Done Sir</w:t>
      </w:r>
    </w:p>
  </w:comment>
  <w:comment w:id="87" w:author="Abdultaofeek Abayomi" w:date="2025-07-15T17:12:00Z" w:initials="AA">
    <w:p w14:paraId="1BAEA1A1" w14:textId="422C9C13" w:rsidR="008F7F37" w:rsidRDefault="008F7F37" w:rsidP="008F7F37">
      <w:pPr>
        <w:pStyle w:val="CommentText"/>
      </w:pPr>
      <w:r>
        <w:rPr>
          <w:rStyle w:val="CommentReference"/>
        </w:rPr>
        <w:annotationRef/>
      </w:r>
      <w:r>
        <w:t>Why? Give reason(s) here.</w:t>
      </w:r>
    </w:p>
  </w:comment>
  <w:comment w:id="88" w:author="SOBOLA GABRIEL" w:date="2025-07-19T17:04:00Z" w:initials="GS">
    <w:p w14:paraId="7D13B7CC" w14:textId="77777777" w:rsidR="008F7F37" w:rsidRDefault="008F7F37" w:rsidP="00EE6F70">
      <w:pPr>
        <w:pStyle w:val="CommentText"/>
      </w:pPr>
      <w:r>
        <w:rPr>
          <w:rStyle w:val="CommentReference"/>
        </w:rPr>
        <w:annotationRef/>
      </w:r>
      <w:r>
        <w:t xml:space="preserve">Done </w:t>
      </w:r>
    </w:p>
  </w:comment>
  <w:comment w:id="89" w:author="Abdultaofeek Abayomi" w:date="2025-07-15T17:28:00Z" w:initials="AA">
    <w:p w14:paraId="112A3BFA" w14:textId="74E451F2" w:rsidR="008F7F37" w:rsidRDefault="008F7F37" w:rsidP="008F7F37">
      <w:pPr>
        <w:pStyle w:val="CommentText"/>
      </w:pPr>
      <w:r>
        <w:rPr>
          <w:rStyle w:val="CommentReference"/>
        </w:rPr>
        <w:annotationRef/>
      </w:r>
      <w:r>
        <w:t>Append references against the Figures if not constructed by you but obtained from literature.</w:t>
      </w:r>
    </w:p>
  </w:comment>
  <w:comment w:id="90" w:author="SOBOLA GABRIEL" w:date="2026-06-14T19:14:00Z" w:initials="GS">
    <w:p w14:paraId="40F0E857" w14:textId="77777777" w:rsidR="004D7DCE" w:rsidRDefault="004D7DCE" w:rsidP="004D7DCE">
      <w:pPr>
        <w:pStyle w:val="CommentText"/>
      </w:pPr>
      <w:r>
        <w:rPr>
          <w:rStyle w:val="CommentReference"/>
        </w:rPr>
        <w:annotationRef/>
      </w:r>
      <w:r>
        <w:t>It has been included.</w:t>
      </w:r>
    </w:p>
  </w:comment>
  <w:comment w:id="92" w:author="Abdultaofeek Abayomi" w:date="2025-07-15T17:30:00Z" w:initials="AA">
    <w:p w14:paraId="37BB1E7C" w14:textId="77777777" w:rsidR="008F7F37" w:rsidRDefault="008F7F37" w:rsidP="008F7F37">
      <w:pPr>
        <w:pStyle w:val="CommentText"/>
      </w:pPr>
      <w:r>
        <w:rPr>
          <w:rStyle w:val="CommentReference"/>
        </w:rPr>
        <w:annotationRef/>
      </w:r>
      <w:r>
        <w:t>Why is this value?</w:t>
      </w:r>
    </w:p>
  </w:comment>
  <w:comment w:id="93" w:author="SOBOLA GABRIEL" w:date="2025-07-19T17:37:00Z" w:initials="GS">
    <w:p w14:paraId="493CDAFB" w14:textId="77777777" w:rsidR="008F7F37" w:rsidRDefault="008F7F37" w:rsidP="00706C74">
      <w:pPr>
        <w:pStyle w:val="CommentText"/>
      </w:pPr>
      <w:r>
        <w:rPr>
          <w:rStyle w:val="CommentReference"/>
        </w:rPr>
        <w:annotationRef/>
      </w:r>
      <w:r>
        <w:t xml:space="preserve">Done  </w:t>
      </w:r>
    </w:p>
  </w:comment>
  <w:comment w:id="94" w:author="Abdultaofeek Abayomi" w:date="2025-07-15T17:48:00Z" w:initials="AA">
    <w:p w14:paraId="4308E778" w14:textId="6015F349" w:rsidR="008F7F37" w:rsidRDefault="008F7F37" w:rsidP="008F7F37">
      <w:pPr>
        <w:pStyle w:val="CommentText"/>
      </w:pPr>
      <w:r>
        <w:rPr>
          <w:rStyle w:val="CommentReference"/>
        </w:rPr>
        <w:annotationRef/>
      </w:r>
      <w:r>
        <w:t>Which authors?</w:t>
      </w:r>
    </w:p>
  </w:comment>
  <w:comment w:id="95" w:author="SOBOLA GABRIEL" w:date="2025-07-19T17:43:00Z" w:initials="GS">
    <w:p w14:paraId="35B86631" w14:textId="77777777" w:rsidR="008F7F37" w:rsidRDefault="008F7F37" w:rsidP="00D02224">
      <w:pPr>
        <w:pStyle w:val="CommentText"/>
      </w:pPr>
      <w:r>
        <w:rPr>
          <w:rStyle w:val="CommentReference"/>
        </w:rPr>
        <w:annotationRef/>
      </w:r>
      <w:r>
        <w:t>HuBERT paper</w:t>
      </w:r>
    </w:p>
  </w:comment>
  <w:comment w:id="96" w:author="Abdultaofeek Abayomi" w:date="2025-07-15T18:05:00Z" w:initials="AA">
    <w:p w14:paraId="5ED7A29B" w14:textId="7D61DA59" w:rsidR="008F7F37" w:rsidRDefault="008F7F37" w:rsidP="008F7F37">
      <w:pPr>
        <w:pStyle w:val="CommentText"/>
      </w:pPr>
      <w:r>
        <w:rPr>
          <w:rStyle w:val="CommentReference"/>
        </w:rPr>
        <w:annotationRef/>
      </w:r>
      <w:r>
        <w:t>Which paper?</w:t>
      </w:r>
    </w:p>
  </w:comment>
  <w:comment w:id="97" w:author="SOBOLA GABRIEL" w:date="2025-07-19T17:47:00Z" w:initials="GS">
    <w:p w14:paraId="7E545A19" w14:textId="77777777" w:rsidR="008F7F37" w:rsidRDefault="008F7F37" w:rsidP="00D02B70">
      <w:pPr>
        <w:pStyle w:val="CommentText"/>
      </w:pPr>
      <w:r>
        <w:rPr>
          <w:rStyle w:val="CommentReference"/>
        </w:rPr>
        <w:annotationRef/>
      </w:r>
      <w:r>
        <w:t>HuBERT paper</w:t>
      </w:r>
    </w:p>
  </w:comment>
  <w:comment w:id="108" w:author="Olutoyin Olaitan" w:date="2026-06-10T14:13:00Z" w:initials="OO">
    <w:p w14:paraId="63BB756C" w14:textId="77777777" w:rsidR="00CE7CFB" w:rsidRDefault="00CE7CFB" w:rsidP="00CE7CFB">
      <w:pPr>
        <w:pStyle w:val="CommentText"/>
      </w:pPr>
      <w:r>
        <w:rPr>
          <w:rStyle w:val="CommentReference"/>
        </w:rPr>
        <w:annotationRef/>
      </w:r>
      <w:r>
        <w:rPr>
          <w:lang w:val="en-ZA"/>
        </w:rPr>
        <w:t>You mean faster?</w:t>
      </w:r>
    </w:p>
  </w:comment>
  <w:comment w:id="109" w:author="SOBOLA GABRIEL" w:date="2026-06-14T17:06:00Z" w:initials="GS">
    <w:p w14:paraId="20C3B185" w14:textId="77777777" w:rsidR="000634C4" w:rsidRDefault="000634C4" w:rsidP="000634C4">
      <w:pPr>
        <w:pStyle w:val="CommentText"/>
      </w:pPr>
      <w:r>
        <w:rPr>
          <w:rStyle w:val="CommentReference"/>
        </w:rPr>
        <w:annotationRef/>
      </w:r>
      <w:r>
        <w:t>Yes, corrected</w:t>
      </w:r>
    </w:p>
  </w:comment>
  <w:comment w:id="157" w:author="Olutoyin Olaitan" w:date="2026-06-10T14:22:00Z" w:initials="OO">
    <w:p w14:paraId="28F5B677" w14:textId="77777777" w:rsidR="007161CC" w:rsidRDefault="00CE7CFB" w:rsidP="007161CC">
      <w:pPr>
        <w:pStyle w:val="CommentText"/>
      </w:pPr>
      <w:r>
        <w:rPr>
          <w:rStyle w:val="CommentReference"/>
        </w:rPr>
        <w:annotationRef/>
      </w:r>
      <w:r w:rsidR="007161CC">
        <w:rPr>
          <w:lang w:val="en-ZA"/>
        </w:rPr>
        <w:t>It seems the experimental findings are disconnected from the literature review, further raising questions about the intent and purpose of the hybrid nature of the paper. Unless this is the practice in this domain, results are expected to be contextualised within the broader body of knowledge. Consider connecting the experimental findings to the literature presented in the review.</w:t>
      </w:r>
    </w:p>
  </w:comment>
  <w:comment w:id="158" w:author="Olutoyin Olaitan" w:date="2026-06-10T14:25:00Z" w:initials="OO">
    <w:p w14:paraId="2C63840F" w14:textId="4937D910" w:rsidR="007161CC" w:rsidRDefault="007161CC" w:rsidP="007161CC">
      <w:pPr>
        <w:pStyle w:val="CommentText"/>
      </w:pPr>
      <w:r>
        <w:rPr>
          <w:rStyle w:val="CommentReference"/>
        </w:rPr>
        <w:annotationRef/>
      </w:r>
      <w:r>
        <w:rPr>
          <w:lang w:val="en-ZA"/>
        </w:rPr>
        <w:t xml:space="preserve">Surely, there are implications for Yoruba language(and by extension, African language) speech processing? These should be discussed. </w:t>
      </w:r>
    </w:p>
  </w:comment>
  <w:comment w:id="159" w:author="SOBOLA GABRIEL" w:date="2026-06-14T18:20:00Z" w:initials="GS">
    <w:p w14:paraId="0065EE2A" w14:textId="77777777" w:rsidR="00EB3FEA" w:rsidRDefault="00EB3FEA" w:rsidP="00EB3FEA">
      <w:pPr>
        <w:pStyle w:val="CommentText"/>
      </w:pPr>
      <w:r>
        <w:rPr>
          <w:rStyle w:val="CommentReference"/>
        </w:rPr>
        <w:annotationRef/>
      </w:r>
      <w:r>
        <w:t xml:space="preserve">Literatures have been included to justify the effectiveness of HubERT and how WavLM is an alternate to HuBERT when intelligibility or naturalness is needed. </w:t>
      </w:r>
    </w:p>
    <w:p w14:paraId="616E76C1" w14:textId="77777777" w:rsidR="00EB3FEA" w:rsidRDefault="00EB3FEA" w:rsidP="00EB3FEA">
      <w:pPr>
        <w:pStyle w:val="CommentText"/>
      </w:pPr>
    </w:p>
    <w:p w14:paraId="515A86A1" w14:textId="77777777" w:rsidR="00EB3FEA" w:rsidRDefault="00EB3FEA" w:rsidP="00EB3FEA">
      <w:pPr>
        <w:pStyle w:val="CommentText"/>
      </w:pPr>
      <w:r>
        <w:t xml:space="preserve">The phrase “in this unit setup” was included as there is a possibility that modifying the setup of the experiments here may likely change the metrics reported here. It may be hyper parameters tunning; using different vocoders (e.g. GrafimLim, WavNet) etc. </w:t>
      </w:r>
    </w:p>
  </w:comment>
  <w:comment w:id="161" w:author="Olutoyin Olaitan" w:date="2026-06-10T14:28:00Z" w:initials="OO">
    <w:p w14:paraId="0DD71D20" w14:textId="77777777" w:rsidR="007161CC" w:rsidRDefault="007161CC" w:rsidP="007161CC">
      <w:pPr>
        <w:pStyle w:val="CommentText"/>
      </w:pPr>
      <w:r>
        <w:rPr>
          <w:rStyle w:val="CommentReference"/>
        </w:rPr>
        <w:annotationRef/>
      </w:r>
      <w:r>
        <w:rPr>
          <w:lang w:val="en-ZA"/>
        </w:rPr>
        <w:t xml:space="preserve">Add a limitations section, where you will discuss the fact that this is an experimental sample size, any other constraints and the implications on the results. </w:t>
      </w:r>
    </w:p>
  </w:comment>
  <w:comment w:id="162" w:author="Olutoyin Olaitan" w:date="2026-06-10T14:30:00Z" w:initials="OO">
    <w:p w14:paraId="4C66C20C" w14:textId="77777777" w:rsidR="007161CC" w:rsidRDefault="007161CC" w:rsidP="007161CC">
      <w:pPr>
        <w:pStyle w:val="CommentText"/>
      </w:pPr>
      <w:r>
        <w:rPr>
          <w:rStyle w:val="CommentReference"/>
        </w:rPr>
        <w:annotationRef/>
      </w:r>
      <w:r>
        <w:rPr>
          <w:lang w:val="en-ZA"/>
        </w:rPr>
        <w:t>Propose a clear future research agenda or discuss further work, since this is classified as experimental evaluation.</w:t>
      </w:r>
    </w:p>
  </w:comment>
  <w:comment w:id="163" w:author="SOBOLA GABRIEL" w:date="2026-06-14T19:44:00Z" w:initials="GS">
    <w:p w14:paraId="2D031DBE" w14:textId="77777777" w:rsidR="001B71DF" w:rsidRDefault="001B71DF" w:rsidP="001B71DF">
      <w:pPr>
        <w:pStyle w:val="CommentText"/>
      </w:pPr>
      <w:r>
        <w:rPr>
          <w:rStyle w:val="CommentReference"/>
        </w:rPr>
        <w:annotationRef/>
      </w:r>
      <w:r>
        <w:t>All has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658EC8" w15:done="0"/>
  <w15:commentEx w15:paraId="6038FBAF" w15:paraIdParent="50658EC8" w15:done="0"/>
  <w15:commentEx w15:paraId="5F839EE1" w15:done="0"/>
  <w15:commentEx w15:paraId="3ED05BEE" w15:paraIdParent="5F839EE1" w15:done="0"/>
  <w15:commentEx w15:paraId="57A17868" w15:done="0"/>
  <w15:commentEx w15:paraId="32191B6B" w15:paraIdParent="57A17868" w15:done="0"/>
  <w15:commentEx w15:paraId="65A46305" w15:done="0"/>
  <w15:commentEx w15:paraId="0CA0BD81" w15:paraIdParent="65A46305" w15:done="0"/>
  <w15:commentEx w15:paraId="0E0C9798" w15:done="0"/>
  <w15:commentEx w15:paraId="14EA84E0" w15:paraIdParent="0E0C9798" w15:done="0"/>
  <w15:commentEx w15:paraId="7F687CD1" w15:paraIdParent="0E0C9798" w15:done="0"/>
  <w15:commentEx w15:paraId="3115E98C" w15:paraIdParent="0E0C9798" w15:done="0"/>
  <w15:commentEx w15:paraId="7A24A4FE" w15:done="0"/>
  <w15:commentEx w15:paraId="76D3451B" w15:paraIdParent="7A24A4FE" w15:done="0"/>
  <w15:commentEx w15:paraId="497B7794" w15:done="0"/>
  <w15:commentEx w15:paraId="4C468AD4" w15:paraIdParent="497B7794" w15:done="0"/>
  <w15:commentEx w15:paraId="1BAEA1A1" w15:done="0"/>
  <w15:commentEx w15:paraId="7D13B7CC" w15:paraIdParent="1BAEA1A1" w15:done="0"/>
  <w15:commentEx w15:paraId="112A3BFA" w15:done="0"/>
  <w15:commentEx w15:paraId="40F0E857" w15:paraIdParent="112A3BFA" w15:done="0"/>
  <w15:commentEx w15:paraId="37BB1E7C" w15:done="0"/>
  <w15:commentEx w15:paraId="493CDAFB" w15:paraIdParent="37BB1E7C" w15:done="0"/>
  <w15:commentEx w15:paraId="4308E778" w15:done="0"/>
  <w15:commentEx w15:paraId="35B86631" w15:paraIdParent="4308E778" w15:done="0"/>
  <w15:commentEx w15:paraId="5ED7A29B" w15:done="0"/>
  <w15:commentEx w15:paraId="7E545A19" w15:paraIdParent="5ED7A29B" w15:done="0"/>
  <w15:commentEx w15:paraId="63BB756C" w15:done="0"/>
  <w15:commentEx w15:paraId="20C3B185" w15:paraIdParent="63BB756C" w15:done="0"/>
  <w15:commentEx w15:paraId="28F5B677" w15:done="0"/>
  <w15:commentEx w15:paraId="2C63840F" w15:paraIdParent="28F5B677" w15:done="0"/>
  <w15:commentEx w15:paraId="515A86A1" w15:paraIdParent="28F5B677" w15:done="0"/>
  <w15:commentEx w15:paraId="0DD71D20" w15:done="0"/>
  <w15:commentEx w15:paraId="4C66C20C" w15:paraIdParent="0DD71D20" w15:done="0"/>
  <w15:commentEx w15:paraId="2D031DBE" w15:paraIdParent="0DD71D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151B8" w16cex:dateUtc="2025-07-15T21:16:00Z"/>
  <w16cex:commentExtensible w16cex:durableId="770707D6" w16cex:dateUtc="2025-07-21T05:27:00Z"/>
  <w16cex:commentExtensible w16cex:durableId="71D24809" w16cex:dateUtc="2026-06-10T11:02:00Z"/>
  <w16cex:commentExtensible w16cex:durableId="23566B75" w16cex:dateUtc="2026-06-14T02:02:00Z"/>
  <w16cex:commentExtensible w16cex:durableId="2841D38B" w16cex:dateUtc="2026-06-10T11:14:00Z"/>
  <w16cex:commentExtensible w16cex:durableId="78BA6D6A" w16cex:dateUtc="2026-06-14T02:05:00Z"/>
  <w16cex:commentExtensible w16cex:durableId="358482FF" w16cex:dateUtc="2026-06-10T11:35:00Z"/>
  <w16cex:commentExtensible w16cex:durableId="0169477C" w16cex:dateUtc="2026-06-14T02:19:00Z"/>
  <w16cex:commentExtensible w16cex:durableId="342CEDB5" w16cex:dateUtc="2026-06-15T18:16:00Z"/>
  <w16cex:commentExtensible w16cex:durableId="2A7FFC8D" w16cex:dateUtc="2026-06-15T18:18:00Z"/>
  <w16cex:commentExtensible w16cex:durableId="191A802D" w16cex:dateUtc="2026-06-15T18:23:00Z"/>
  <w16cex:commentExtensible w16cex:durableId="61EE76EF" w16cex:dateUtc="2026-06-20T02:27:00Z"/>
  <w16cex:commentExtensible w16cex:durableId="2C2152A0" w16cex:dateUtc="2025-07-15T21:20:00Z"/>
  <w16cex:commentExtensible w16cex:durableId="2F9E266F" w16cex:dateUtc="2025-07-21T05:25:00Z"/>
  <w16cex:commentExtensible w16cex:durableId="2F3526E9" w16cex:dateUtc="2026-06-06T23:58:00Z"/>
  <w16cex:commentExtensible w16cex:durableId="2C210A64" w16cex:dateUtc="2025-07-15T16:12:00Z"/>
  <w16cex:commentExtensible w16cex:durableId="5FDB0395" w16cex:dateUtc="2025-07-20T00:04:00Z"/>
  <w16cex:commentExtensible w16cex:durableId="2C210E4E" w16cex:dateUtc="2025-07-15T16:28:00Z"/>
  <w16cex:commentExtensible w16cex:durableId="65FCF03C" w16cex:dateUtc="2026-06-15T02:14:00Z"/>
  <w16cex:commentExtensible w16cex:durableId="2C210EAB" w16cex:dateUtc="2025-07-15T16:30:00Z"/>
  <w16cex:commentExtensible w16cex:durableId="0A98DAD2" w16cex:dateUtc="2025-07-20T00:37:00Z"/>
  <w16cex:commentExtensible w16cex:durableId="2C211308" w16cex:dateUtc="2025-07-15T16:48:00Z"/>
  <w16cex:commentExtensible w16cex:durableId="051306CF" w16cex:dateUtc="2025-07-20T00:43:00Z"/>
  <w16cex:commentExtensible w16cex:durableId="2C2116D1" w16cex:dateUtc="2025-07-15T17:05:00Z"/>
  <w16cex:commentExtensible w16cex:durableId="19386FD7" w16cex:dateUtc="2025-07-20T00:47:00Z"/>
  <w16cex:commentExtensible w16cex:durableId="17ADF603" w16cex:dateUtc="2026-06-10T12:13:00Z"/>
  <w16cex:commentExtensible w16cex:durableId="2B6D7507" w16cex:dateUtc="2026-06-15T00:06:00Z"/>
  <w16cex:commentExtensible w16cex:durableId="4C2068C1" w16cex:dateUtc="2026-06-10T12:22:00Z"/>
  <w16cex:commentExtensible w16cex:durableId="3F54D0E2" w16cex:dateUtc="2026-06-10T12:25:00Z"/>
  <w16cex:commentExtensible w16cex:durableId="6E3813EC" w16cex:dateUtc="2026-06-15T01:20:00Z"/>
  <w16cex:commentExtensible w16cex:durableId="09596E6E" w16cex:dateUtc="2026-06-10T12:28:00Z"/>
  <w16cex:commentExtensible w16cex:durableId="6662FA5F" w16cex:dateUtc="2026-06-10T12:30:00Z"/>
  <w16cex:commentExtensible w16cex:durableId="6243D495" w16cex:dateUtc="2026-06-15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658EC8" w16cid:durableId="2C2151B8"/>
  <w16cid:commentId w16cid:paraId="6038FBAF" w16cid:durableId="770707D6"/>
  <w16cid:commentId w16cid:paraId="5F839EE1" w16cid:durableId="71D24809"/>
  <w16cid:commentId w16cid:paraId="3ED05BEE" w16cid:durableId="23566B75"/>
  <w16cid:commentId w16cid:paraId="57A17868" w16cid:durableId="2841D38B"/>
  <w16cid:commentId w16cid:paraId="32191B6B" w16cid:durableId="78BA6D6A"/>
  <w16cid:commentId w16cid:paraId="65A46305" w16cid:durableId="358482FF"/>
  <w16cid:commentId w16cid:paraId="0CA0BD81" w16cid:durableId="0169477C"/>
  <w16cid:commentId w16cid:paraId="0E0C9798" w16cid:durableId="342CEDB5"/>
  <w16cid:commentId w16cid:paraId="14EA84E0" w16cid:durableId="2A7FFC8D"/>
  <w16cid:commentId w16cid:paraId="7F687CD1" w16cid:durableId="191A802D"/>
  <w16cid:commentId w16cid:paraId="3115E98C" w16cid:durableId="61EE76EF"/>
  <w16cid:commentId w16cid:paraId="7A24A4FE" w16cid:durableId="2C2152A0"/>
  <w16cid:commentId w16cid:paraId="76D3451B" w16cid:durableId="2F9E266F"/>
  <w16cid:commentId w16cid:paraId="497B7794" w16cid:durableId="2DC9BDA8"/>
  <w16cid:commentId w16cid:paraId="4C468AD4" w16cid:durableId="2F3526E9"/>
  <w16cid:commentId w16cid:paraId="1BAEA1A1" w16cid:durableId="2C210A64"/>
  <w16cid:commentId w16cid:paraId="7D13B7CC" w16cid:durableId="5FDB0395"/>
  <w16cid:commentId w16cid:paraId="112A3BFA" w16cid:durableId="2C210E4E"/>
  <w16cid:commentId w16cid:paraId="40F0E857" w16cid:durableId="65FCF03C"/>
  <w16cid:commentId w16cid:paraId="37BB1E7C" w16cid:durableId="2C210EAB"/>
  <w16cid:commentId w16cid:paraId="493CDAFB" w16cid:durableId="0A98DAD2"/>
  <w16cid:commentId w16cid:paraId="4308E778" w16cid:durableId="2C211308"/>
  <w16cid:commentId w16cid:paraId="35B86631" w16cid:durableId="051306CF"/>
  <w16cid:commentId w16cid:paraId="5ED7A29B" w16cid:durableId="2C2116D1"/>
  <w16cid:commentId w16cid:paraId="7E545A19" w16cid:durableId="19386FD7"/>
  <w16cid:commentId w16cid:paraId="63BB756C" w16cid:durableId="17ADF603"/>
  <w16cid:commentId w16cid:paraId="20C3B185" w16cid:durableId="2B6D7507"/>
  <w16cid:commentId w16cid:paraId="28F5B677" w16cid:durableId="4C2068C1"/>
  <w16cid:commentId w16cid:paraId="2C63840F" w16cid:durableId="3F54D0E2"/>
  <w16cid:commentId w16cid:paraId="515A86A1" w16cid:durableId="6E3813EC"/>
  <w16cid:commentId w16cid:paraId="0DD71D20" w16cid:durableId="09596E6E"/>
  <w16cid:commentId w16cid:paraId="4C66C20C" w16cid:durableId="6662FA5F"/>
  <w16cid:commentId w16cid:paraId="2D031DBE" w16cid:durableId="6243D4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4D5"/>
    <w:multiLevelType w:val="hybridMultilevel"/>
    <w:tmpl w:val="13725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D528B"/>
    <w:multiLevelType w:val="hybridMultilevel"/>
    <w:tmpl w:val="13725E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FD2073"/>
    <w:multiLevelType w:val="hybridMultilevel"/>
    <w:tmpl w:val="5C92D1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AFB1035"/>
    <w:multiLevelType w:val="hybridMultilevel"/>
    <w:tmpl w:val="964C4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7204F0"/>
    <w:multiLevelType w:val="hybridMultilevel"/>
    <w:tmpl w:val="551EC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15573">
    <w:abstractNumId w:val="2"/>
  </w:num>
  <w:num w:numId="2" w16cid:durableId="973215880">
    <w:abstractNumId w:val="3"/>
  </w:num>
  <w:num w:numId="3" w16cid:durableId="390496213">
    <w:abstractNumId w:val="4"/>
  </w:num>
  <w:num w:numId="4" w16cid:durableId="1300765750">
    <w:abstractNumId w:val="0"/>
  </w:num>
  <w:num w:numId="5" w16cid:durableId="17585933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taofeek Abayomi">
    <w15:presenceInfo w15:providerId="AD" w15:userId="S::21451441@dut4life.ac.za::fab23215-9134-4eda-8428-1b53da363d9a"/>
  </w15:person>
  <w15:person w15:author="SOBOLA GABRIEL">
    <w15:presenceInfo w15:providerId="AD" w15:userId="S::gabriel.sobola@covenantuniversity.edu.ng::c22be4d0-1d5b-40a8-95b2-da6dc7fb700b"/>
  </w15:person>
  <w15:person w15:author="Olutoyin Olaitan">
    <w15:presenceInfo w15:providerId="AD" w15:userId="S::oolaitan@wsu.ac.za::67534247-44f3-49c0-af18-7e3e3b04b4ab"/>
  </w15:person>
  <w15:person w15:author="DR. BISMARK">
    <w15:presenceInfo w15:providerId="Windows Live" w15:userId="c72a1353f3e9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E7"/>
    <w:rsid w:val="00001DB7"/>
    <w:rsid w:val="00002C00"/>
    <w:rsid w:val="000032CC"/>
    <w:rsid w:val="000073EF"/>
    <w:rsid w:val="00007DFF"/>
    <w:rsid w:val="00012351"/>
    <w:rsid w:val="00016A1E"/>
    <w:rsid w:val="000204E2"/>
    <w:rsid w:val="000207A7"/>
    <w:rsid w:val="0002119F"/>
    <w:rsid w:val="00021928"/>
    <w:rsid w:val="0002206C"/>
    <w:rsid w:val="000231FD"/>
    <w:rsid w:val="00024097"/>
    <w:rsid w:val="0003135C"/>
    <w:rsid w:val="00033E32"/>
    <w:rsid w:val="000358CB"/>
    <w:rsid w:val="0003617F"/>
    <w:rsid w:val="0003668F"/>
    <w:rsid w:val="000403AE"/>
    <w:rsid w:val="00040D4E"/>
    <w:rsid w:val="00041919"/>
    <w:rsid w:val="0004510D"/>
    <w:rsid w:val="0004726F"/>
    <w:rsid w:val="000509A1"/>
    <w:rsid w:val="00050B97"/>
    <w:rsid w:val="000528B0"/>
    <w:rsid w:val="00053018"/>
    <w:rsid w:val="0005308F"/>
    <w:rsid w:val="0005520B"/>
    <w:rsid w:val="00055247"/>
    <w:rsid w:val="0006028E"/>
    <w:rsid w:val="00061C4A"/>
    <w:rsid w:val="00062A33"/>
    <w:rsid w:val="00062D2C"/>
    <w:rsid w:val="00062F93"/>
    <w:rsid w:val="000634C4"/>
    <w:rsid w:val="000645BB"/>
    <w:rsid w:val="000645ED"/>
    <w:rsid w:val="00066A82"/>
    <w:rsid w:val="00070AAC"/>
    <w:rsid w:val="00073F10"/>
    <w:rsid w:val="000849CB"/>
    <w:rsid w:val="00086D2E"/>
    <w:rsid w:val="00093077"/>
    <w:rsid w:val="00093472"/>
    <w:rsid w:val="0009430F"/>
    <w:rsid w:val="00096864"/>
    <w:rsid w:val="00096919"/>
    <w:rsid w:val="000A1E34"/>
    <w:rsid w:val="000A4111"/>
    <w:rsid w:val="000A59E7"/>
    <w:rsid w:val="000A7539"/>
    <w:rsid w:val="000B1058"/>
    <w:rsid w:val="000B2F50"/>
    <w:rsid w:val="000B34D8"/>
    <w:rsid w:val="000B5F5A"/>
    <w:rsid w:val="000C0A42"/>
    <w:rsid w:val="000C128F"/>
    <w:rsid w:val="000C1352"/>
    <w:rsid w:val="000D0F1F"/>
    <w:rsid w:val="000D14AC"/>
    <w:rsid w:val="000D67FA"/>
    <w:rsid w:val="000D6B37"/>
    <w:rsid w:val="000D72D5"/>
    <w:rsid w:val="000D7447"/>
    <w:rsid w:val="000E77B0"/>
    <w:rsid w:val="000F059C"/>
    <w:rsid w:val="000F29B1"/>
    <w:rsid w:val="000F55F5"/>
    <w:rsid w:val="00100B78"/>
    <w:rsid w:val="00100C61"/>
    <w:rsid w:val="00101A57"/>
    <w:rsid w:val="00106D2E"/>
    <w:rsid w:val="00112ADC"/>
    <w:rsid w:val="00116BDD"/>
    <w:rsid w:val="001170EA"/>
    <w:rsid w:val="001203FF"/>
    <w:rsid w:val="00121911"/>
    <w:rsid w:val="0012510B"/>
    <w:rsid w:val="00125BDD"/>
    <w:rsid w:val="00126B5A"/>
    <w:rsid w:val="001307C0"/>
    <w:rsid w:val="00132E15"/>
    <w:rsid w:val="001330CD"/>
    <w:rsid w:val="00134BD2"/>
    <w:rsid w:val="00135588"/>
    <w:rsid w:val="001372B2"/>
    <w:rsid w:val="00140C26"/>
    <w:rsid w:val="00140DB4"/>
    <w:rsid w:val="001413D2"/>
    <w:rsid w:val="0014553B"/>
    <w:rsid w:val="00147B42"/>
    <w:rsid w:val="00151C8D"/>
    <w:rsid w:val="00156AF8"/>
    <w:rsid w:val="00157581"/>
    <w:rsid w:val="00162892"/>
    <w:rsid w:val="00163B46"/>
    <w:rsid w:val="00163E6E"/>
    <w:rsid w:val="001661A9"/>
    <w:rsid w:val="00167353"/>
    <w:rsid w:val="0017120C"/>
    <w:rsid w:val="00171689"/>
    <w:rsid w:val="001717F6"/>
    <w:rsid w:val="00172273"/>
    <w:rsid w:val="00174B8A"/>
    <w:rsid w:val="00175E72"/>
    <w:rsid w:val="001764C2"/>
    <w:rsid w:val="00182E55"/>
    <w:rsid w:val="001834DE"/>
    <w:rsid w:val="0018531C"/>
    <w:rsid w:val="00186D9B"/>
    <w:rsid w:val="00190B6B"/>
    <w:rsid w:val="00193B98"/>
    <w:rsid w:val="00194E56"/>
    <w:rsid w:val="0019510C"/>
    <w:rsid w:val="001972A0"/>
    <w:rsid w:val="001A05D9"/>
    <w:rsid w:val="001B2450"/>
    <w:rsid w:val="001B71DF"/>
    <w:rsid w:val="001B78C8"/>
    <w:rsid w:val="001C08AF"/>
    <w:rsid w:val="001C0980"/>
    <w:rsid w:val="001C65D3"/>
    <w:rsid w:val="001C7BA6"/>
    <w:rsid w:val="001D01F0"/>
    <w:rsid w:val="001D1648"/>
    <w:rsid w:val="001D75FA"/>
    <w:rsid w:val="001E064C"/>
    <w:rsid w:val="001E341B"/>
    <w:rsid w:val="001E4F03"/>
    <w:rsid w:val="001E568B"/>
    <w:rsid w:val="001E7C92"/>
    <w:rsid w:val="001F03C5"/>
    <w:rsid w:val="001F4BCD"/>
    <w:rsid w:val="001F6BBF"/>
    <w:rsid w:val="001F7839"/>
    <w:rsid w:val="001F7EE9"/>
    <w:rsid w:val="002016C7"/>
    <w:rsid w:val="00201A77"/>
    <w:rsid w:val="00202585"/>
    <w:rsid w:val="00202EB7"/>
    <w:rsid w:val="0020375A"/>
    <w:rsid w:val="00205F70"/>
    <w:rsid w:val="002062F8"/>
    <w:rsid w:val="00206EFB"/>
    <w:rsid w:val="0021186B"/>
    <w:rsid w:val="00212215"/>
    <w:rsid w:val="002127A5"/>
    <w:rsid w:val="00215497"/>
    <w:rsid w:val="00216B59"/>
    <w:rsid w:val="00216F9D"/>
    <w:rsid w:val="00220FED"/>
    <w:rsid w:val="0022187C"/>
    <w:rsid w:val="00222DFF"/>
    <w:rsid w:val="0022352B"/>
    <w:rsid w:val="002236DB"/>
    <w:rsid w:val="002243C9"/>
    <w:rsid w:val="0022543D"/>
    <w:rsid w:val="00227288"/>
    <w:rsid w:val="00227EC2"/>
    <w:rsid w:val="002317BF"/>
    <w:rsid w:val="00232278"/>
    <w:rsid w:val="0023229B"/>
    <w:rsid w:val="00233EEF"/>
    <w:rsid w:val="00234C9C"/>
    <w:rsid w:val="002353FB"/>
    <w:rsid w:val="00235F7A"/>
    <w:rsid w:val="00236A89"/>
    <w:rsid w:val="00237173"/>
    <w:rsid w:val="00241CCE"/>
    <w:rsid w:val="00243946"/>
    <w:rsid w:val="00244B59"/>
    <w:rsid w:val="00244DA6"/>
    <w:rsid w:val="0025393A"/>
    <w:rsid w:val="00254159"/>
    <w:rsid w:val="0025444C"/>
    <w:rsid w:val="00256919"/>
    <w:rsid w:val="002629D4"/>
    <w:rsid w:val="00263D89"/>
    <w:rsid w:val="00263E28"/>
    <w:rsid w:val="002643B8"/>
    <w:rsid w:val="00266FE4"/>
    <w:rsid w:val="00281C92"/>
    <w:rsid w:val="002849DC"/>
    <w:rsid w:val="002862CF"/>
    <w:rsid w:val="0029184B"/>
    <w:rsid w:val="00293FFA"/>
    <w:rsid w:val="00294AF6"/>
    <w:rsid w:val="002960EA"/>
    <w:rsid w:val="002966CA"/>
    <w:rsid w:val="002976E8"/>
    <w:rsid w:val="002A1585"/>
    <w:rsid w:val="002A3BA6"/>
    <w:rsid w:val="002A76E9"/>
    <w:rsid w:val="002B0798"/>
    <w:rsid w:val="002B0E8E"/>
    <w:rsid w:val="002C2268"/>
    <w:rsid w:val="002C2D4D"/>
    <w:rsid w:val="002C6F7C"/>
    <w:rsid w:val="002D0B76"/>
    <w:rsid w:val="002D181F"/>
    <w:rsid w:val="002D4DF4"/>
    <w:rsid w:val="002D6092"/>
    <w:rsid w:val="002D7177"/>
    <w:rsid w:val="002D7610"/>
    <w:rsid w:val="002E1F6C"/>
    <w:rsid w:val="002E4721"/>
    <w:rsid w:val="002E5B25"/>
    <w:rsid w:val="002F0471"/>
    <w:rsid w:val="002F0CA0"/>
    <w:rsid w:val="002F14F4"/>
    <w:rsid w:val="002F2594"/>
    <w:rsid w:val="002F282D"/>
    <w:rsid w:val="002F327A"/>
    <w:rsid w:val="002F54D3"/>
    <w:rsid w:val="002F617A"/>
    <w:rsid w:val="002F69C4"/>
    <w:rsid w:val="002F6EF4"/>
    <w:rsid w:val="002F748B"/>
    <w:rsid w:val="002F761C"/>
    <w:rsid w:val="003011B4"/>
    <w:rsid w:val="00304225"/>
    <w:rsid w:val="00305952"/>
    <w:rsid w:val="00307BFB"/>
    <w:rsid w:val="003105F9"/>
    <w:rsid w:val="00310831"/>
    <w:rsid w:val="003111CE"/>
    <w:rsid w:val="00311CA7"/>
    <w:rsid w:val="003122BB"/>
    <w:rsid w:val="00313A25"/>
    <w:rsid w:val="00314D55"/>
    <w:rsid w:val="00316F0B"/>
    <w:rsid w:val="00322823"/>
    <w:rsid w:val="00323FA5"/>
    <w:rsid w:val="00324092"/>
    <w:rsid w:val="00325358"/>
    <w:rsid w:val="00327919"/>
    <w:rsid w:val="00330501"/>
    <w:rsid w:val="00330A26"/>
    <w:rsid w:val="00331DA0"/>
    <w:rsid w:val="00332AC8"/>
    <w:rsid w:val="003354AC"/>
    <w:rsid w:val="00336583"/>
    <w:rsid w:val="003408FA"/>
    <w:rsid w:val="00340AA8"/>
    <w:rsid w:val="00342692"/>
    <w:rsid w:val="0034508B"/>
    <w:rsid w:val="003469AB"/>
    <w:rsid w:val="00347224"/>
    <w:rsid w:val="00350E15"/>
    <w:rsid w:val="003517A2"/>
    <w:rsid w:val="003535AA"/>
    <w:rsid w:val="003543ED"/>
    <w:rsid w:val="00356B79"/>
    <w:rsid w:val="00357152"/>
    <w:rsid w:val="003622D1"/>
    <w:rsid w:val="00366E1D"/>
    <w:rsid w:val="00370032"/>
    <w:rsid w:val="00371788"/>
    <w:rsid w:val="00371D11"/>
    <w:rsid w:val="00382634"/>
    <w:rsid w:val="00382BE1"/>
    <w:rsid w:val="00390BFE"/>
    <w:rsid w:val="003911F6"/>
    <w:rsid w:val="00391CF4"/>
    <w:rsid w:val="00394D1F"/>
    <w:rsid w:val="003957D1"/>
    <w:rsid w:val="00396E87"/>
    <w:rsid w:val="00397865"/>
    <w:rsid w:val="003A14B3"/>
    <w:rsid w:val="003A1CA1"/>
    <w:rsid w:val="003A34FF"/>
    <w:rsid w:val="003A6DC9"/>
    <w:rsid w:val="003B20ED"/>
    <w:rsid w:val="003B589E"/>
    <w:rsid w:val="003B6ADB"/>
    <w:rsid w:val="003B7DA7"/>
    <w:rsid w:val="003C1C68"/>
    <w:rsid w:val="003C4B4B"/>
    <w:rsid w:val="003C67B3"/>
    <w:rsid w:val="003D05A8"/>
    <w:rsid w:val="003D1A58"/>
    <w:rsid w:val="003D535C"/>
    <w:rsid w:val="003D55E3"/>
    <w:rsid w:val="003D5DF1"/>
    <w:rsid w:val="003D6D3C"/>
    <w:rsid w:val="003D7820"/>
    <w:rsid w:val="003D7EBA"/>
    <w:rsid w:val="003E0445"/>
    <w:rsid w:val="003E17E4"/>
    <w:rsid w:val="003E3CB0"/>
    <w:rsid w:val="003E417F"/>
    <w:rsid w:val="003E6D37"/>
    <w:rsid w:val="003F071F"/>
    <w:rsid w:val="003F2D18"/>
    <w:rsid w:val="003F3AAD"/>
    <w:rsid w:val="003F4F63"/>
    <w:rsid w:val="004000D8"/>
    <w:rsid w:val="0040462D"/>
    <w:rsid w:val="00404D9A"/>
    <w:rsid w:val="004070F2"/>
    <w:rsid w:val="00413D3C"/>
    <w:rsid w:val="004147FB"/>
    <w:rsid w:val="00414AEE"/>
    <w:rsid w:val="00415285"/>
    <w:rsid w:val="00420FEC"/>
    <w:rsid w:val="0042361C"/>
    <w:rsid w:val="00426D1D"/>
    <w:rsid w:val="004302C1"/>
    <w:rsid w:val="0043093C"/>
    <w:rsid w:val="004312F8"/>
    <w:rsid w:val="00432FEC"/>
    <w:rsid w:val="0043518C"/>
    <w:rsid w:val="00436370"/>
    <w:rsid w:val="00437908"/>
    <w:rsid w:val="00440B47"/>
    <w:rsid w:val="004436DA"/>
    <w:rsid w:val="00443930"/>
    <w:rsid w:val="004477E4"/>
    <w:rsid w:val="00447CB8"/>
    <w:rsid w:val="004502E9"/>
    <w:rsid w:val="00452ECC"/>
    <w:rsid w:val="00454AE5"/>
    <w:rsid w:val="004553B9"/>
    <w:rsid w:val="004602AA"/>
    <w:rsid w:val="00461B04"/>
    <w:rsid w:val="00462D3A"/>
    <w:rsid w:val="0046404E"/>
    <w:rsid w:val="00464AA1"/>
    <w:rsid w:val="00466785"/>
    <w:rsid w:val="0047668A"/>
    <w:rsid w:val="00477044"/>
    <w:rsid w:val="00477ADE"/>
    <w:rsid w:val="00477E2E"/>
    <w:rsid w:val="00481118"/>
    <w:rsid w:val="00484171"/>
    <w:rsid w:val="00484C1E"/>
    <w:rsid w:val="00485613"/>
    <w:rsid w:val="00491398"/>
    <w:rsid w:val="00491F31"/>
    <w:rsid w:val="0049337F"/>
    <w:rsid w:val="00494F7C"/>
    <w:rsid w:val="004A0B2F"/>
    <w:rsid w:val="004A1507"/>
    <w:rsid w:val="004A3AD1"/>
    <w:rsid w:val="004A5C17"/>
    <w:rsid w:val="004A5F65"/>
    <w:rsid w:val="004A69B5"/>
    <w:rsid w:val="004B237E"/>
    <w:rsid w:val="004B272E"/>
    <w:rsid w:val="004B4A01"/>
    <w:rsid w:val="004B4E93"/>
    <w:rsid w:val="004B61DC"/>
    <w:rsid w:val="004C0A14"/>
    <w:rsid w:val="004C0B1B"/>
    <w:rsid w:val="004C4299"/>
    <w:rsid w:val="004C450C"/>
    <w:rsid w:val="004C576E"/>
    <w:rsid w:val="004C7B2A"/>
    <w:rsid w:val="004D0036"/>
    <w:rsid w:val="004D1363"/>
    <w:rsid w:val="004D1CE2"/>
    <w:rsid w:val="004D65C2"/>
    <w:rsid w:val="004D7588"/>
    <w:rsid w:val="004D7DCE"/>
    <w:rsid w:val="004D7E6D"/>
    <w:rsid w:val="004E020F"/>
    <w:rsid w:val="004E127C"/>
    <w:rsid w:val="004E1DA4"/>
    <w:rsid w:val="004E4D12"/>
    <w:rsid w:val="004F080C"/>
    <w:rsid w:val="004F0E6E"/>
    <w:rsid w:val="004F1714"/>
    <w:rsid w:val="004F3774"/>
    <w:rsid w:val="004F6AA2"/>
    <w:rsid w:val="0050578D"/>
    <w:rsid w:val="005105E5"/>
    <w:rsid w:val="00510953"/>
    <w:rsid w:val="0051196C"/>
    <w:rsid w:val="00513D64"/>
    <w:rsid w:val="00516233"/>
    <w:rsid w:val="00520430"/>
    <w:rsid w:val="005206D1"/>
    <w:rsid w:val="00521659"/>
    <w:rsid w:val="00522A31"/>
    <w:rsid w:val="00522C73"/>
    <w:rsid w:val="005242A2"/>
    <w:rsid w:val="00525FA2"/>
    <w:rsid w:val="0053017D"/>
    <w:rsid w:val="00533098"/>
    <w:rsid w:val="005346BA"/>
    <w:rsid w:val="00535C0F"/>
    <w:rsid w:val="005402D6"/>
    <w:rsid w:val="005404AE"/>
    <w:rsid w:val="0054154C"/>
    <w:rsid w:val="00541611"/>
    <w:rsid w:val="00543358"/>
    <w:rsid w:val="00544B67"/>
    <w:rsid w:val="005479AB"/>
    <w:rsid w:val="00547A5B"/>
    <w:rsid w:val="00547E0F"/>
    <w:rsid w:val="0055699B"/>
    <w:rsid w:val="00557C38"/>
    <w:rsid w:val="00560934"/>
    <w:rsid w:val="00562B10"/>
    <w:rsid w:val="00564804"/>
    <w:rsid w:val="00564CF7"/>
    <w:rsid w:val="00566D56"/>
    <w:rsid w:val="00566D7F"/>
    <w:rsid w:val="005671A0"/>
    <w:rsid w:val="005700A3"/>
    <w:rsid w:val="00570E31"/>
    <w:rsid w:val="00571C9B"/>
    <w:rsid w:val="0057281F"/>
    <w:rsid w:val="00573182"/>
    <w:rsid w:val="005739AD"/>
    <w:rsid w:val="00575A3E"/>
    <w:rsid w:val="0057695D"/>
    <w:rsid w:val="00577ADB"/>
    <w:rsid w:val="0058479A"/>
    <w:rsid w:val="00585311"/>
    <w:rsid w:val="005860F0"/>
    <w:rsid w:val="00586372"/>
    <w:rsid w:val="00586A38"/>
    <w:rsid w:val="00590310"/>
    <w:rsid w:val="005908D3"/>
    <w:rsid w:val="00594F4C"/>
    <w:rsid w:val="0059639B"/>
    <w:rsid w:val="005976A1"/>
    <w:rsid w:val="005A11A2"/>
    <w:rsid w:val="005A45BE"/>
    <w:rsid w:val="005A5A01"/>
    <w:rsid w:val="005A5E70"/>
    <w:rsid w:val="005A711A"/>
    <w:rsid w:val="005A73B9"/>
    <w:rsid w:val="005B0186"/>
    <w:rsid w:val="005B0FC1"/>
    <w:rsid w:val="005B47E7"/>
    <w:rsid w:val="005C03AB"/>
    <w:rsid w:val="005C2D87"/>
    <w:rsid w:val="005C3B68"/>
    <w:rsid w:val="005C5324"/>
    <w:rsid w:val="005C7715"/>
    <w:rsid w:val="005D33D7"/>
    <w:rsid w:val="005D4CAB"/>
    <w:rsid w:val="005D5402"/>
    <w:rsid w:val="005D7DC5"/>
    <w:rsid w:val="005E222D"/>
    <w:rsid w:val="005E5395"/>
    <w:rsid w:val="005F0C8F"/>
    <w:rsid w:val="005F24F3"/>
    <w:rsid w:val="005F3532"/>
    <w:rsid w:val="005F71EE"/>
    <w:rsid w:val="00601A39"/>
    <w:rsid w:val="0060361D"/>
    <w:rsid w:val="00606390"/>
    <w:rsid w:val="00606C00"/>
    <w:rsid w:val="00606EF7"/>
    <w:rsid w:val="00613EB7"/>
    <w:rsid w:val="00614F60"/>
    <w:rsid w:val="006267A8"/>
    <w:rsid w:val="00626E4E"/>
    <w:rsid w:val="00630064"/>
    <w:rsid w:val="00632CA8"/>
    <w:rsid w:val="00640227"/>
    <w:rsid w:val="00641016"/>
    <w:rsid w:val="0064217C"/>
    <w:rsid w:val="00642DB8"/>
    <w:rsid w:val="00644712"/>
    <w:rsid w:val="00644E3D"/>
    <w:rsid w:val="00647DB9"/>
    <w:rsid w:val="00651A2C"/>
    <w:rsid w:val="006528F3"/>
    <w:rsid w:val="00652CC2"/>
    <w:rsid w:val="00654C1F"/>
    <w:rsid w:val="00660E8E"/>
    <w:rsid w:val="006617FE"/>
    <w:rsid w:val="0066665F"/>
    <w:rsid w:val="0067067C"/>
    <w:rsid w:val="00675D88"/>
    <w:rsid w:val="00676F50"/>
    <w:rsid w:val="00681776"/>
    <w:rsid w:val="00683A33"/>
    <w:rsid w:val="0068457C"/>
    <w:rsid w:val="00693FC5"/>
    <w:rsid w:val="00694972"/>
    <w:rsid w:val="00694EAC"/>
    <w:rsid w:val="00695CFC"/>
    <w:rsid w:val="00697B48"/>
    <w:rsid w:val="006A11E1"/>
    <w:rsid w:val="006A4296"/>
    <w:rsid w:val="006A4B4D"/>
    <w:rsid w:val="006A6B19"/>
    <w:rsid w:val="006B0906"/>
    <w:rsid w:val="006B1DFF"/>
    <w:rsid w:val="006B267C"/>
    <w:rsid w:val="006B4CB6"/>
    <w:rsid w:val="006B5A4C"/>
    <w:rsid w:val="006B693A"/>
    <w:rsid w:val="006C58FD"/>
    <w:rsid w:val="006D0350"/>
    <w:rsid w:val="006D1848"/>
    <w:rsid w:val="006D5B26"/>
    <w:rsid w:val="006D7FBD"/>
    <w:rsid w:val="006E0BC8"/>
    <w:rsid w:val="006E4612"/>
    <w:rsid w:val="006E4D2A"/>
    <w:rsid w:val="006E7A6C"/>
    <w:rsid w:val="006F34F5"/>
    <w:rsid w:val="006F4F76"/>
    <w:rsid w:val="00701EA4"/>
    <w:rsid w:val="007026DE"/>
    <w:rsid w:val="00706C74"/>
    <w:rsid w:val="00706FBC"/>
    <w:rsid w:val="00707E10"/>
    <w:rsid w:val="007115DB"/>
    <w:rsid w:val="00712E4D"/>
    <w:rsid w:val="00713666"/>
    <w:rsid w:val="007161CC"/>
    <w:rsid w:val="007162F3"/>
    <w:rsid w:val="0072105E"/>
    <w:rsid w:val="0072226B"/>
    <w:rsid w:val="00722AD5"/>
    <w:rsid w:val="0072336B"/>
    <w:rsid w:val="00724CA9"/>
    <w:rsid w:val="00725595"/>
    <w:rsid w:val="00726721"/>
    <w:rsid w:val="00730840"/>
    <w:rsid w:val="0073150C"/>
    <w:rsid w:val="00733B99"/>
    <w:rsid w:val="007354C6"/>
    <w:rsid w:val="007360E2"/>
    <w:rsid w:val="007372A9"/>
    <w:rsid w:val="007376E0"/>
    <w:rsid w:val="007400C6"/>
    <w:rsid w:val="00740299"/>
    <w:rsid w:val="00741678"/>
    <w:rsid w:val="0074467F"/>
    <w:rsid w:val="00746351"/>
    <w:rsid w:val="00750697"/>
    <w:rsid w:val="00756534"/>
    <w:rsid w:val="00763E61"/>
    <w:rsid w:val="00764788"/>
    <w:rsid w:val="00771E22"/>
    <w:rsid w:val="00776AB8"/>
    <w:rsid w:val="0078001C"/>
    <w:rsid w:val="00781A05"/>
    <w:rsid w:val="007901E6"/>
    <w:rsid w:val="00792E34"/>
    <w:rsid w:val="0079752A"/>
    <w:rsid w:val="00797DAD"/>
    <w:rsid w:val="00797E93"/>
    <w:rsid w:val="007A19C7"/>
    <w:rsid w:val="007A25AD"/>
    <w:rsid w:val="007A36DA"/>
    <w:rsid w:val="007A39FB"/>
    <w:rsid w:val="007A47D4"/>
    <w:rsid w:val="007A70FA"/>
    <w:rsid w:val="007B135E"/>
    <w:rsid w:val="007B18F6"/>
    <w:rsid w:val="007B2A9B"/>
    <w:rsid w:val="007B3783"/>
    <w:rsid w:val="007B3C4A"/>
    <w:rsid w:val="007B5875"/>
    <w:rsid w:val="007B5D98"/>
    <w:rsid w:val="007B6358"/>
    <w:rsid w:val="007C055E"/>
    <w:rsid w:val="007C31F4"/>
    <w:rsid w:val="007C3327"/>
    <w:rsid w:val="007C4488"/>
    <w:rsid w:val="007C494A"/>
    <w:rsid w:val="007C5AC0"/>
    <w:rsid w:val="007C5B74"/>
    <w:rsid w:val="007C703B"/>
    <w:rsid w:val="007D12E6"/>
    <w:rsid w:val="007D1BD9"/>
    <w:rsid w:val="007D34C4"/>
    <w:rsid w:val="007D3FE7"/>
    <w:rsid w:val="007D484C"/>
    <w:rsid w:val="007D53A7"/>
    <w:rsid w:val="007D556D"/>
    <w:rsid w:val="007D6D9B"/>
    <w:rsid w:val="007D6E99"/>
    <w:rsid w:val="007D7C7A"/>
    <w:rsid w:val="007E0108"/>
    <w:rsid w:val="007E3490"/>
    <w:rsid w:val="007E3B4C"/>
    <w:rsid w:val="007E4D68"/>
    <w:rsid w:val="007E7AD1"/>
    <w:rsid w:val="007F1D8E"/>
    <w:rsid w:val="007F403C"/>
    <w:rsid w:val="007F6137"/>
    <w:rsid w:val="007F647E"/>
    <w:rsid w:val="00801CF5"/>
    <w:rsid w:val="00803E64"/>
    <w:rsid w:val="00810113"/>
    <w:rsid w:val="00811F70"/>
    <w:rsid w:val="008121CA"/>
    <w:rsid w:val="00815BF0"/>
    <w:rsid w:val="00817A87"/>
    <w:rsid w:val="00817E1A"/>
    <w:rsid w:val="00817FAE"/>
    <w:rsid w:val="008218DD"/>
    <w:rsid w:val="00823E86"/>
    <w:rsid w:val="00825C65"/>
    <w:rsid w:val="008265F3"/>
    <w:rsid w:val="00827F74"/>
    <w:rsid w:val="00833A78"/>
    <w:rsid w:val="0083613E"/>
    <w:rsid w:val="008410D3"/>
    <w:rsid w:val="00842B45"/>
    <w:rsid w:val="00843FB5"/>
    <w:rsid w:val="00844056"/>
    <w:rsid w:val="00844189"/>
    <w:rsid w:val="00846612"/>
    <w:rsid w:val="00847699"/>
    <w:rsid w:val="008526BA"/>
    <w:rsid w:val="00862B52"/>
    <w:rsid w:val="008634F8"/>
    <w:rsid w:val="008639CE"/>
    <w:rsid w:val="0086513B"/>
    <w:rsid w:val="0087078F"/>
    <w:rsid w:val="008708FD"/>
    <w:rsid w:val="00870907"/>
    <w:rsid w:val="00874A7D"/>
    <w:rsid w:val="008819FF"/>
    <w:rsid w:val="008823BD"/>
    <w:rsid w:val="008845E4"/>
    <w:rsid w:val="00886967"/>
    <w:rsid w:val="00891463"/>
    <w:rsid w:val="008919F9"/>
    <w:rsid w:val="00894230"/>
    <w:rsid w:val="008A08B8"/>
    <w:rsid w:val="008A0E96"/>
    <w:rsid w:val="008A1174"/>
    <w:rsid w:val="008A39A4"/>
    <w:rsid w:val="008A4484"/>
    <w:rsid w:val="008A500F"/>
    <w:rsid w:val="008A55DB"/>
    <w:rsid w:val="008A7972"/>
    <w:rsid w:val="008A7E8F"/>
    <w:rsid w:val="008B3EBD"/>
    <w:rsid w:val="008B5A65"/>
    <w:rsid w:val="008B6FA6"/>
    <w:rsid w:val="008B6FAD"/>
    <w:rsid w:val="008C29D0"/>
    <w:rsid w:val="008C42A0"/>
    <w:rsid w:val="008C44F9"/>
    <w:rsid w:val="008C4EBC"/>
    <w:rsid w:val="008C7D4C"/>
    <w:rsid w:val="008D0493"/>
    <w:rsid w:val="008D553B"/>
    <w:rsid w:val="008D60DF"/>
    <w:rsid w:val="008D706A"/>
    <w:rsid w:val="008D7935"/>
    <w:rsid w:val="008E0F80"/>
    <w:rsid w:val="008E6B06"/>
    <w:rsid w:val="008E7030"/>
    <w:rsid w:val="008F0EF5"/>
    <w:rsid w:val="008F7E00"/>
    <w:rsid w:val="008F7F37"/>
    <w:rsid w:val="00900CE5"/>
    <w:rsid w:val="0090284F"/>
    <w:rsid w:val="00903675"/>
    <w:rsid w:val="009046A5"/>
    <w:rsid w:val="00904FB3"/>
    <w:rsid w:val="009052FD"/>
    <w:rsid w:val="00905EAC"/>
    <w:rsid w:val="00913C4B"/>
    <w:rsid w:val="00914AA9"/>
    <w:rsid w:val="00914C22"/>
    <w:rsid w:val="0091554B"/>
    <w:rsid w:val="00915C95"/>
    <w:rsid w:val="00916317"/>
    <w:rsid w:val="009179F7"/>
    <w:rsid w:val="00917EE4"/>
    <w:rsid w:val="00917FB5"/>
    <w:rsid w:val="0092322D"/>
    <w:rsid w:val="009234AC"/>
    <w:rsid w:val="00923F11"/>
    <w:rsid w:val="00924B6D"/>
    <w:rsid w:val="00925BAC"/>
    <w:rsid w:val="009333E2"/>
    <w:rsid w:val="00933F3B"/>
    <w:rsid w:val="009351AB"/>
    <w:rsid w:val="009359CE"/>
    <w:rsid w:val="00935F0A"/>
    <w:rsid w:val="00940224"/>
    <w:rsid w:val="0094098C"/>
    <w:rsid w:val="00940F69"/>
    <w:rsid w:val="009418A3"/>
    <w:rsid w:val="00943FB8"/>
    <w:rsid w:val="009441B7"/>
    <w:rsid w:val="00946EFE"/>
    <w:rsid w:val="009504A5"/>
    <w:rsid w:val="00950DA9"/>
    <w:rsid w:val="00951168"/>
    <w:rsid w:val="00951CF8"/>
    <w:rsid w:val="00956CF7"/>
    <w:rsid w:val="009611A8"/>
    <w:rsid w:val="00970AA4"/>
    <w:rsid w:val="009738E9"/>
    <w:rsid w:val="009775B8"/>
    <w:rsid w:val="009777C7"/>
    <w:rsid w:val="00977A6B"/>
    <w:rsid w:val="0098100F"/>
    <w:rsid w:val="0098282E"/>
    <w:rsid w:val="00984AFE"/>
    <w:rsid w:val="009874CC"/>
    <w:rsid w:val="00990F53"/>
    <w:rsid w:val="0099537E"/>
    <w:rsid w:val="009959B5"/>
    <w:rsid w:val="0099774B"/>
    <w:rsid w:val="009A40F4"/>
    <w:rsid w:val="009A6732"/>
    <w:rsid w:val="009B0B4B"/>
    <w:rsid w:val="009B0DE0"/>
    <w:rsid w:val="009B5143"/>
    <w:rsid w:val="009B629B"/>
    <w:rsid w:val="009C0095"/>
    <w:rsid w:val="009C00EB"/>
    <w:rsid w:val="009C4815"/>
    <w:rsid w:val="009C765C"/>
    <w:rsid w:val="009D0166"/>
    <w:rsid w:val="009D156E"/>
    <w:rsid w:val="009D2467"/>
    <w:rsid w:val="009D5B4E"/>
    <w:rsid w:val="009D610B"/>
    <w:rsid w:val="009E1A2F"/>
    <w:rsid w:val="009E3DDB"/>
    <w:rsid w:val="009E5660"/>
    <w:rsid w:val="009E5773"/>
    <w:rsid w:val="009E58C4"/>
    <w:rsid w:val="009F2EF6"/>
    <w:rsid w:val="00A0096C"/>
    <w:rsid w:val="00A03354"/>
    <w:rsid w:val="00A05527"/>
    <w:rsid w:val="00A05B55"/>
    <w:rsid w:val="00A05B57"/>
    <w:rsid w:val="00A07A73"/>
    <w:rsid w:val="00A11285"/>
    <w:rsid w:val="00A13B2A"/>
    <w:rsid w:val="00A14EE4"/>
    <w:rsid w:val="00A17722"/>
    <w:rsid w:val="00A2108C"/>
    <w:rsid w:val="00A232E8"/>
    <w:rsid w:val="00A255CC"/>
    <w:rsid w:val="00A26835"/>
    <w:rsid w:val="00A27E23"/>
    <w:rsid w:val="00A27E90"/>
    <w:rsid w:val="00A3213F"/>
    <w:rsid w:val="00A3318D"/>
    <w:rsid w:val="00A33A80"/>
    <w:rsid w:val="00A34C7D"/>
    <w:rsid w:val="00A34DF6"/>
    <w:rsid w:val="00A41354"/>
    <w:rsid w:val="00A44B59"/>
    <w:rsid w:val="00A44EFD"/>
    <w:rsid w:val="00A45F35"/>
    <w:rsid w:val="00A50677"/>
    <w:rsid w:val="00A51C85"/>
    <w:rsid w:val="00A5255F"/>
    <w:rsid w:val="00A53F29"/>
    <w:rsid w:val="00A540A3"/>
    <w:rsid w:val="00A56774"/>
    <w:rsid w:val="00A5718B"/>
    <w:rsid w:val="00A57BF1"/>
    <w:rsid w:val="00A64675"/>
    <w:rsid w:val="00A663FE"/>
    <w:rsid w:val="00A67B23"/>
    <w:rsid w:val="00A74333"/>
    <w:rsid w:val="00A75320"/>
    <w:rsid w:val="00A820ED"/>
    <w:rsid w:val="00A82D0B"/>
    <w:rsid w:val="00A83FA5"/>
    <w:rsid w:val="00A85CA2"/>
    <w:rsid w:val="00A85CAD"/>
    <w:rsid w:val="00A87790"/>
    <w:rsid w:val="00A95FA6"/>
    <w:rsid w:val="00AA03F6"/>
    <w:rsid w:val="00AA2379"/>
    <w:rsid w:val="00AA7932"/>
    <w:rsid w:val="00AB0415"/>
    <w:rsid w:val="00AB35D5"/>
    <w:rsid w:val="00AB4574"/>
    <w:rsid w:val="00AB4C60"/>
    <w:rsid w:val="00AC2F1C"/>
    <w:rsid w:val="00AC41FA"/>
    <w:rsid w:val="00AC4873"/>
    <w:rsid w:val="00AD3266"/>
    <w:rsid w:val="00AE105E"/>
    <w:rsid w:val="00AE2B97"/>
    <w:rsid w:val="00AE3257"/>
    <w:rsid w:val="00AE334B"/>
    <w:rsid w:val="00AF3E49"/>
    <w:rsid w:val="00AF631C"/>
    <w:rsid w:val="00AF63B5"/>
    <w:rsid w:val="00AF72BD"/>
    <w:rsid w:val="00AF7756"/>
    <w:rsid w:val="00AF7F66"/>
    <w:rsid w:val="00B02C13"/>
    <w:rsid w:val="00B03A1A"/>
    <w:rsid w:val="00B03F65"/>
    <w:rsid w:val="00B0491C"/>
    <w:rsid w:val="00B119E4"/>
    <w:rsid w:val="00B11EC3"/>
    <w:rsid w:val="00B12BC5"/>
    <w:rsid w:val="00B1388D"/>
    <w:rsid w:val="00B14CDF"/>
    <w:rsid w:val="00B16528"/>
    <w:rsid w:val="00B16D5F"/>
    <w:rsid w:val="00B17611"/>
    <w:rsid w:val="00B312C1"/>
    <w:rsid w:val="00B32DC6"/>
    <w:rsid w:val="00B33B4B"/>
    <w:rsid w:val="00B363CB"/>
    <w:rsid w:val="00B37EC0"/>
    <w:rsid w:val="00B41439"/>
    <w:rsid w:val="00B42C94"/>
    <w:rsid w:val="00B43B74"/>
    <w:rsid w:val="00B45C57"/>
    <w:rsid w:val="00B474AB"/>
    <w:rsid w:val="00B516D0"/>
    <w:rsid w:val="00B53B10"/>
    <w:rsid w:val="00B573FB"/>
    <w:rsid w:val="00B57441"/>
    <w:rsid w:val="00B600DB"/>
    <w:rsid w:val="00B60E5B"/>
    <w:rsid w:val="00B61162"/>
    <w:rsid w:val="00B61790"/>
    <w:rsid w:val="00B62722"/>
    <w:rsid w:val="00B62C47"/>
    <w:rsid w:val="00B62F48"/>
    <w:rsid w:val="00B64CDD"/>
    <w:rsid w:val="00B65283"/>
    <w:rsid w:val="00B6607E"/>
    <w:rsid w:val="00B70206"/>
    <w:rsid w:val="00B71DA6"/>
    <w:rsid w:val="00B7205B"/>
    <w:rsid w:val="00B74D31"/>
    <w:rsid w:val="00B76A81"/>
    <w:rsid w:val="00B84DB4"/>
    <w:rsid w:val="00B86D53"/>
    <w:rsid w:val="00B8717E"/>
    <w:rsid w:val="00B907DA"/>
    <w:rsid w:val="00B91295"/>
    <w:rsid w:val="00B91349"/>
    <w:rsid w:val="00B92412"/>
    <w:rsid w:val="00B9264A"/>
    <w:rsid w:val="00B92A23"/>
    <w:rsid w:val="00B9784A"/>
    <w:rsid w:val="00BA0E86"/>
    <w:rsid w:val="00BA124F"/>
    <w:rsid w:val="00BA4EBD"/>
    <w:rsid w:val="00BA5A1E"/>
    <w:rsid w:val="00BA63B4"/>
    <w:rsid w:val="00BA798D"/>
    <w:rsid w:val="00BB1EFC"/>
    <w:rsid w:val="00BB7078"/>
    <w:rsid w:val="00BC0363"/>
    <w:rsid w:val="00BC13AE"/>
    <w:rsid w:val="00BC27C8"/>
    <w:rsid w:val="00BC4848"/>
    <w:rsid w:val="00BD2BFA"/>
    <w:rsid w:val="00BD2C20"/>
    <w:rsid w:val="00BD3A08"/>
    <w:rsid w:val="00BD4AE8"/>
    <w:rsid w:val="00BD699B"/>
    <w:rsid w:val="00BE3BD7"/>
    <w:rsid w:val="00BE421A"/>
    <w:rsid w:val="00BE4B7E"/>
    <w:rsid w:val="00BE4C16"/>
    <w:rsid w:val="00BE6DA1"/>
    <w:rsid w:val="00BE7FC9"/>
    <w:rsid w:val="00BF32B1"/>
    <w:rsid w:val="00BF3C2F"/>
    <w:rsid w:val="00BF5892"/>
    <w:rsid w:val="00C00C1D"/>
    <w:rsid w:val="00C058AA"/>
    <w:rsid w:val="00C10116"/>
    <w:rsid w:val="00C1233B"/>
    <w:rsid w:val="00C13591"/>
    <w:rsid w:val="00C15B78"/>
    <w:rsid w:val="00C20133"/>
    <w:rsid w:val="00C20A78"/>
    <w:rsid w:val="00C21978"/>
    <w:rsid w:val="00C40939"/>
    <w:rsid w:val="00C415B2"/>
    <w:rsid w:val="00C4281C"/>
    <w:rsid w:val="00C44A18"/>
    <w:rsid w:val="00C4713B"/>
    <w:rsid w:val="00C510AA"/>
    <w:rsid w:val="00C53DC6"/>
    <w:rsid w:val="00C54F8B"/>
    <w:rsid w:val="00C559C0"/>
    <w:rsid w:val="00C5638A"/>
    <w:rsid w:val="00C617F5"/>
    <w:rsid w:val="00C62433"/>
    <w:rsid w:val="00C62894"/>
    <w:rsid w:val="00C63F9E"/>
    <w:rsid w:val="00C6687B"/>
    <w:rsid w:val="00C66EC1"/>
    <w:rsid w:val="00C72A7E"/>
    <w:rsid w:val="00C74601"/>
    <w:rsid w:val="00C7535A"/>
    <w:rsid w:val="00C75B5D"/>
    <w:rsid w:val="00C75FA8"/>
    <w:rsid w:val="00C76901"/>
    <w:rsid w:val="00C813CA"/>
    <w:rsid w:val="00C8523A"/>
    <w:rsid w:val="00C9216F"/>
    <w:rsid w:val="00C92EDC"/>
    <w:rsid w:val="00C94DF2"/>
    <w:rsid w:val="00C9556F"/>
    <w:rsid w:val="00C95F7C"/>
    <w:rsid w:val="00C96660"/>
    <w:rsid w:val="00CA2F67"/>
    <w:rsid w:val="00CB096C"/>
    <w:rsid w:val="00CB4859"/>
    <w:rsid w:val="00CB5564"/>
    <w:rsid w:val="00CB709B"/>
    <w:rsid w:val="00CB773B"/>
    <w:rsid w:val="00CB794E"/>
    <w:rsid w:val="00CC0C92"/>
    <w:rsid w:val="00CC1910"/>
    <w:rsid w:val="00CC3475"/>
    <w:rsid w:val="00CC61E6"/>
    <w:rsid w:val="00CD0016"/>
    <w:rsid w:val="00CD0766"/>
    <w:rsid w:val="00CD0A48"/>
    <w:rsid w:val="00CD0E81"/>
    <w:rsid w:val="00CD2C52"/>
    <w:rsid w:val="00CD5BEC"/>
    <w:rsid w:val="00CD7FAC"/>
    <w:rsid w:val="00CE37F4"/>
    <w:rsid w:val="00CE3F99"/>
    <w:rsid w:val="00CE4A94"/>
    <w:rsid w:val="00CE57FD"/>
    <w:rsid w:val="00CE7CFB"/>
    <w:rsid w:val="00CF2203"/>
    <w:rsid w:val="00CF60F6"/>
    <w:rsid w:val="00CF6226"/>
    <w:rsid w:val="00D020F1"/>
    <w:rsid w:val="00D02224"/>
    <w:rsid w:val="00D02373"/>
    <w:rsid w:val="00D02B70"/>
    <w:rsid w:val="00D02B9A"/>
    <w:rsid w:val="00D0511B"/>
    <w:rsid w:val="00D06ECD"/>
    <w:rsid w:val="00D11957"/>
    <w:rsid w:val="00D173E1"/>
    <w:rsid w:val="00D17F4E"/>
    <w:rsid w:val="00D20C8C"/>
    <w:rsid w:val="00D21DC9"/>
    <w:rsid w:val="00D22F32"/>
    <w:rsid w:val="00D27ED4"/>
    <w:rsid w:val="00D33CF6"/>
    <w:rsid w:val="00D4121E"/>
    <w:rsid w:val="00D43CED"/>
    <w:rsid w:val="00D47552"/>
    <w:rsid w:val="00D5074C"/>
    <w:rsid w:val="00D5146B"/>
    <w:rsid w:val="00D514D5"/>
    <w:rsid w:val="00D52A79"/>
    <w:rsid w:val="00D53451"/>
    <w:rsid w:val="00D54015"/>
    <w:rsid w:val="00D54969"/>
    <w:rsid w:val="00D55E08"/>
    <w:rsid w:val="00D71FAA"/>
    <w:rsid w:val="00D74D72"/>
    <w:rsid w:val="00D75220"/>
    <w:rsid w:val="00D75A40"/>
    <w:rsid w:val="00D76BEB"/>
    <w:rsid w:val="00D8005D"/>
    <w:rsid w:val="00D818FD"/>
    <w:rsid w:val="00D821A9"/>
    <w:rsid w:val="00D824E8"/>
    <w:rsid w:val="00D83DB3"/>
    <w:rsid w:val="00D8411B"/>
    <w:rsid w:val="00D84ECB"/>
    <w:rsid w:val="00D84FB4"/>
    <w:rsid w:val="00D85D75"/>
    <w:rsid w:val="00D87351"/>
    <w:rsid w:val="00D937A5"/>
    <w:rsid w:val="00D93BE8"/>
    <w:rsid w:val="00D9720D"/>
    <w:rsid w:val="00D97D32"/>
    <w:rsid w:val="00DA0F4C"/>
    <w:rsid w:val="00DA2781"/>
    <w:rsid w:val="00DA3705"/>
    <w:rsid w:val="00DA4135"/>
    <w:rsid w:val="00DA50AF"/>
    <w:rsid w:val="00DA56D1"/>
    <w:rsid w:val="00DA6E58"/>
    <w:rsid w:val="00DB07EF"/>
    <w:rsid w:val="00DB11D4"/>
    <w:rsid w:val="00DB40CC"/>
    <w:rsid w:val="00DB4949"/>
    <w:rsid w:val="00DB4B53"/>
    <w:rsid w:val="00DB57B4"/>
    <w:rsid w:val="00DC06CD"/>
    <w:rsid w:val="00DC38A5"/>
    <w:rsid w:val="00DC4961"/>
    <w:rsid w:val="00DC5B80"/>
    <w:rsid w:val="00DC66FC"/>
    <w:rsid w:val="00DD057B"/>
    <w:rsid w:val="00DD0BBA"/>
    <w:rsid w:val="00DD20CD"/>
    <w:rsid w:val="00DE1C8D"/>
    <w:rsid w:val="00DE6499"/>
    <w:rsid w:val="00DE7242"/>
    <w:rsid w:val="00DE72DD"/>
    <w:rsid w:val="00DF0863"/>
    <w:rsid w:val="00DF2E97"/>
    <w:rsid w:val="00DF31BB"/>
    <w:rsid w:val="00DF6E8A"/>
    <w:rsid w:val="00DF7BF8"/>
    <w:rsid w:val="00E036EB"/>
    <w:rsid w:val="00E06017"/>
    <w:rsid w:val="00E07E53"/>
    <w:rsid w:val="00E10EA0"/>
    <w:rsid w:val="00E11510"/>
    <w:rsid w:val="00E11A3A"/>
    <w:rsid w:val="00E13FF9"/>
    <w:rsid w:val="00E14588"/>
    <w:rsid w:val="00E16C36"/>
    <w:rsid w:val="00E170BE"/>
    <w:rsid w:val="00E1727C"/>
    <w:rsid w:val="00E173F4"/>
    <w:rsid w:val="00E201BA"/>
    <w:rsid w:val="00E203C9"/>
    <w:rsid w:val="00E21782"/>
    <w:rsid w:val="00E233DC"/>
    <w:rsid w:val="00E268D7"/>
    <w:rsid w:val="00E26A21"/>
    <w:rsid w:val="00E314A1"/>
    <w:rsid w:val="00E32499"/>
    <w:rsid w:val="00E34597"/>
    <w:rsid w:val="00E36707"/>
    <w:rsid w:val="00E40C2B"/>
    <w:rsid w:val="00E43472"/>
    <w:rsid w:val="00E44BD2"/>
    <w:rsid w:val="00E52914"/>
    <w:rsid w:val="00E554E7"/>
    <w:rsid w:val="00E56BF3"/>
    <w:rsid w:val="00E579EE"/>
    <w:rsid w:val="00E57FD8"/>
    <w:rsid w:val="00E60494"/>
    <w:rsid w:val="00E61626"/>
    <w:rsid w:val="00E62BEB"/>
    <w:rsid w:val="00E650DF"/>
    <w:rsid w:val="00E6581B"/>
    <w:rsid w:val="00E73F8D"/>
    <w:rsid w:val="00E757B5"/>
    <w:rsid w:val="00E827AC"/>
    <w:rsid w:val="00E82908"/>
    <w:rsid w:val="00E833F7"/>
    <w:rsid w:val="00E8497F"/>
    <w:rsid w:val="00E85C08"/>
    <w:rsid w:val="00E85EEE"/>
    <w:rsid w:val="00E86338"/>
    <w:rsid w:val="00E90DA3"/>
    <w:rsid w:val="00E918B3"/>
    <w:rsid w:val="00E930AF"/>
    <w:rsid w:val="00E94230"/>
    <w:rsid w:val="00E950F5"/>
    <w:rsid w:val="00E951B1"/>
    <w:rsid w:val="00E963CE"/>
    <w:rsid w:val="00E97A3C"/>
    <w:rsid w:val="00EA2DEF"/>
    <w:rsid w:val="00EA41B3"/>
    <w:rsid w:val="00EA4A4B"/>
    <w:rsid w:val="00EA5DA8"/>
    <w:rsid w:val="00EB1604"/>
    <w:rsid w:val="00EB3347"/>
    <w:rsid w:val="00EB3F7A"/>
    <w:rsid w:val="00EB3FEA"/>
    <w:rsid w:val="00EB400E"/>
    <w:rsid w:val="00EB4A95"/>
    <w:rsid w:val="00EB621B"/>
    <w:rsid w:val="00EB6A3E"/>
    <w:rsid w:val="00EB6DE3"/>
    <w:rsid w:val="00EB6EDB"/>
    <w:rsid w:val="00EB757C"/>
    <w:rsid w:val="00EC0668"/>
    <w:rsid w:val="00EC0842"/>
    <w:rsid w:val="00EC11DA"/>
    <w:rsid w:val="00EC199F"/>
    <w:rsid w:val="00EC2316"/>
    <w:rsid w:val="00EC2799"/>
    <w:rsid w:val="00EC2D64"/>
    <w:rsid w:val="00EC319B"/>
    <w:rsid w:val="00EC3EFF"/>
    <w:rsid w:val="00EC43EC"/>
    <w:rsid w:val="00EC7751"/>
    <w:rsid w:val="00ED6495"/>
    <w:rsid w:val="00ED7F5E"/>
    <w:rsid w:val="00EE0026"/>
    <w:rsid w:val="00EE02C2"/>
    <w:rsid w:val="00EE2918"/>
    <w:rsid w:val="00EE65AB"/>
    <w:rsid w:val="00EE6810"/>
    <w:rsid w:val="00EE6F70"/>
    <w:rsid w:val="00EE729E"/>
    <w:rsid w:val="00EF0AF0"/>
    <w:rsid w:val="00EF0E4B"/>
    <w:rsid w:val="00EF2A8C"/>
    <w:rsid w:val="00EF2D00"/>
    <w:rsid w:val="00EF3599"/>
    <w:rsid w:val="00EF4574"/>
    <w:rsid w:val="00EF4B97"/>
    <w:rsid w:val="00EF5666"/>
    <w:rsid w:val="00EF66FF"/>
    <w:rsid w:val="00EF7BA6"/>
    <w:rsid w:val="00F0090F"/>
    <w:rsid w:val="00F02BA6"/>
    <w:rsid w:val="00F0325C"/>
    <w:rsid w:val="00F06B7C"/>
    <w:rsid w:val="00F10226"/>
    <w:rsid w:val="00F104E8"/>
    <w:rsid w:val="00F1682D"/>
    <w:rsid w:val="00F25231"/>
    <w:rsid w:val="00F26808"/>
    <w:rsid w:val="00F30A54"/>
    <w:rsid w:val="00F320D4"/>
    <w:rsid w:val="00F3419F"/>
    <w:rsid w:val="00F366D4"/>
    <w:rsid w:val="00F37DF3"/>
    <w:rsid w:val="00F4018B"/>
    <w:rsid w:val="00F4041B"/>
    <w:rsid w:val="00F40E97"/>
    <w:rsid w:val="00F41CB2"/>
    <w:rsid w:val="00F4505A"/>
    <w:rsid w:val="00F453C5"/>
    <w:rsid w:val="00F45F0F"/>
    <w:rsid w:val="00F4698A"/>
    <w:rsid w:val="00F471C5"/>
    <w:rsid w:val="00F47950"/>
    <w:rsid w:val="00F5209C"/>
    <w:rsid w:val="00F52268"/>
    <w:rsid w:val="00F53FAC"/>
    <w:rsid w:val="00F6554B"/>
    <w:rsid w:val="00F76858"/>
    <w:rsid w:val="00F76C48"/>
    <w:rsid w:val="00F84465"/>
    <w:rsid w:val="00F846E7"/>
    <w:rsid w:val="00F874DC"/>
    <w:rsid w:val="00F93BFC"/>
    <w:rsid w:val="00F94CA9"/>
    <w:rsid w:val="00F97299"/>
    <w:rsid w:val="00FA0630"/>
    <w:rsid w:val="00FA1528"/>
    <w:rsid w:val="00FA2F79"/>
    <w:rsid w:val="00FA3026"/>
    <w:rsid w:val="00FA37D3"/>
    <w:rsid w:val="00FA3B54"/>
    <w:rsid w:val="00FA4C47"/>
    <w:rsid w:val="00FA58F3"/>
    <w:rsid w:val="00FB39C1"/>
    <w:rsid w:val="00FB68E2"/>
    <w:rsid w:val="00FB7DC4"/>
    <w:rsid w:val="00FC02CD"/>
    <w:rsid w:val="00FC05D4"/>
    <w:rsid w:val="00FC193A"/>
    <w:rsid w:val="00FC1A6D"/>
    <w:rsid w:val="00FC1DEA"/>
    <w:rsid w:val="00FC2718"/>
    <w:rsid w:val="00FC48CE"/>
    <w:rsid w:val="00FC601A"/>
    <w:rsid w:val="00FC6887"/>
    <w:rsid w:val="00FD005A"/>
    <w:rsid w:val="00FD35EB"/>
    <w:rsid w:val="00FD3DC1"/>
    <w:rsid w:val="00FE1D10"/>
    <w:rsid w:val="00FE618E"/>
    <w:rsid w:val="00FE7124"/>
    <w:rsid w:val="00FF2C70"/>
    <w:rsid w:val="00FF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27998"/>
  <w15:chartTrackingRefBased/>
  <w15:docId w15:val="{B86DD377-98D7-43BD-A1F4-1A091C05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5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E7"/>
    <w:rPr>
      <w:rFonts w:eastAsiaTheme="majorEastAsia" w:cstheme="majorBidi"/>
      <w:color w:val="272727" w:themeColor="text1" w:themeTint="D8"/>
    </w:rPr>
  </w:style>
  <w:style w:type="paragraph" w:styleId="Title">
    <w:name w:val="Title"/>
    <w:basedOn w:val="Normal"/>
    <w:next w:val="Normal"/>
    <w:link w:val="TitleChar"/>
    <w:uiPriority w:val="10"/>
    <w:qFormat/>
    <w:rsid w:val="000A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9E7"/>
    <w:pPr>
      <w:spacing w:before="160"/>
      <w:jc w:val="center"/>
    </w:pPr>
    <w:rPr>
      <w:i/>
      <w:iCs/>
      <w:color w:val="404040" w:themeColor="text1" w:themeTint="BF"/>
    </w:rPr>
  </w:style>
  <w:style w:type="character" w:customStyle="1" w:styleId="QuoteChar">
    <w:name w:val="Quote Char"/>
    <w:basedOn w:val="DefaultParagraphFont"/>
    <w:link w:val="Quote"/>
    <w:uiPriority w:val="29"/>
    <w:rsid w:val="000A59E7"/>
    <w:rPr>
      <w:i/>
      <w:iCs/>
      <w:color w:val="404040" w:themeColor="text1" w:themeTint="BF"/>
    </w:rPr>
  </w:style>
  <w:style w:type="paragraph" w:styleId="ListParagraph">
    <w:name w:val="List Paragraph"/>
    <w:basedOn w:val="Normal"/>
    <w:uiPriority w:val="34"/>
    <w:qFormat/>
    <w:rsid w:val="000A59E7"/>
    <w:pPr>
      <w:ind w:left="720"/>
      <w:contextualSpacing/>
    </w:pPr>
  </w:style>
  <w:style w:type="character" w:styleId="IntenseEmphasis">
    <w:name w:val="Intense Emphasis"/>
    <w:basedOn w:val="DefaultParagraphFont"/>
    <w:uiPriority w:val="21"/>
    <w:qFormat/>
    <w:rsid w:val="000A59E7"/>
    <w:rPr>
      <w:i/>
      <w:iCs/>
      <w:color w:val="0F4761" w:themeColor="accent1" w:themeShade="BF"/>
    </w:rPr>
  </w:style>
  <w:style w:type="paragraph" w:styleId="IntenseQuote">
    <w:name w:val="Intense Quote"/>
    <w:basedOn w:val="Normal"/>
    <w:next w:val="Normal"/>
    <w:link w:val="IntenseQuoteChar"/>
    <w:uiPriority w:val="30"/>
    <w:qFormat/>
    <w:rsid w:val="000A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9E7"/>
    <w:rPr>
      <w:i/>
      <w:iCs/>
      <w:color w:val="0F4761" w:themeColor="accent1" w:themeShade="BF"/>
    </w:rPr>
  </w:style>
  <w:style w:type="character" w:styleId="IntenseReference">
    <w:name w:val="Intense Reference"/>
    <w:basedOn w:val="DefaultParagraphFont"/>
    <w:uiPriority w:val="32"/>
    <w:qFormat/>
    <w:rsid w:val="000A59E7"/>
    <w:rPr>
      <w:b/>
      <w:bCs/>
      <w:smallCaps/>
      <w:color w:val="0F4761" w:themeColor="accent1" w:themeShade="BF"/>
      <w:spacing w:val="5"/>
    </w:rPr>
  </w:style>
  <w:style w:type="character" w:styleId="PlaceholderText">
    <w:name w:val="Placeholder Text"/>
    <w:basedOn w:val="DefaultParagraphFont"/>
    <w:uiPriority w:val="99"/>
    <w:semiHidden/>
    <w:rsid w:val="00243946"/>
    <w:rPr>
      <w:color w:val="666666"/>
    </w:rPr>
  </w:style>
  <w:style w:type="character" w:styleId="Hyperlink">
    <w:name w:val="Hyperlink"/>
    <w:basedOn w:val="DefaultParagraphFont"/>
    <w:uiPriority w:val="99"/>
    <w:unhideWhenUsed/>
    <w:rsid w:val="007376E0"/>
    <w:rPr>
      <w:color w:val="467886" w:themeColor="hyperlink"/>
      <w:u w:val="single"/>
    </w:rPr>
  </w:style>
  <w:style w:type="character" w:styleId="CommentReference">
    <w:name w:val="annotation reference"/>
    <w:basedOn w:val="DefaultParagraphFont"/>
    <w:uiPriority w:val="99"/>
    <w:semiHidden/>
    <w:unhideWhenUsed/>
    <w:rsid w:val="00A67B23"/>
    <w:rPr>
      <w:sz w:val="16"/>
      <w:szCs w:val="16"/>
    </w:rPr>
  </w:style>
  <w:style w:type="paragraph" w:styleId="CommentText">
    <w:name w:val="annotation text"/>
    <w:basedOn w:val="Normal"/>
    <w:link w:val="CommentTextChar"/>
    <w:uiPriority w:val="99"/>
    <w:unhideWhenUsed/>
    <w:rsid w:val="00A67B23"/>
    <w:pPr>
      <w:spacing w:line="240" w:lineRule="auto"/>
    </w:pPr>
    <w:rPr>
      <w:sz w:val="20"/>
      <w:szCs w:val="20"/>
    </w:rPr>
  </w:style>
  <w:style w:type="character" w:customStyle="1" w:styleId="CommentTextChar">
    <w:name w:val="Comment Text Char"/>
    <w:basedOn w:val="DefaultParagraphFont"/>
    <w:link w:val="CommentText"/>
    <w:uiPriority w:val="99"/>
    <w:rsid w:val="00A67B23"/>
    <w:rPr>
      <w:sz w:val="20"/>
      <w:szCs w:val="20"/>
    </w:rPr>
  </w:style>
  <w:style w:type="paragraph" w:styleId="CommentSubject">
    <w:name w:val="annotation subject"/>
    <w:basedOn w:val="CommentText"/>
    <w:next w:val="CommentText"/>
    <w:link w:val="CommentSubjectChar"/>
    <w:uiPriority w:val="99"/>
    <w:semiHidden/>
    <w:unhideWhenUsed/>
    <w:rsid w:val="00A67B23"/>
    <w:rPr>
      <w:b/>
      <w:bCs/>
    </w:rPr>
  </w:style>
  <w:style w:type="character" w:customStyle="1" w:styleId="CommentSubjectChar">
    <w:name w:val="Comment Subject Char"/>
    <w:basedOn w:val="CommentTextChar"/>
    <w:link w:val="CommentSubject"/>
    <w:uiPriority w:val="99"/>
    <w:semiHidden/>
    <w:rsid w:val="00A67B23"/>
    <w:rPr>
      <w:b/>
      <w:bCs/>
      <w:sz w:val="20"/>
      <w:szCs w:val="20"/>
    </w:rPr>
  </w:style>
  <w:style w:type="paragraph" w:styleId="Revision">
    <w:name w:val="Revision"/>
    <w:hidden/>
    <w:uiPriority w:val="99"/>
    <w:semiHidden/>
    <w:rsid w:val="008D7935"/>
    <w:pPr>
      <w:spacing w:after="0" w:line="240" w:lineRule="auto"/>
    </w:pPr>
  </w:style>
  <w:style w:type="table" w:styleId="TableGrid">
    <w:name w:val="Table Grid"/>
    <w:basedOn w:val="TableNormal"/>
    <w:uiPriority w:val="39"/>
    <w:rsid w:val="00D75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502E9"/>
    <w:rPr>
      <w:color w:val="605E5C"/>
      <w:shd w:val="clear" w:color="auto" w:fill="E1DFDD"/>
    </w:rPr>
  </w:style>
  <w:style w:type="paragraph" w:styleId="BalloonText">
    <w:name w:val="Balloon Text"/>
    <w:basedOn w:val="Normal"/>
    <w:link w:val="BalloonTextChar"/>
    <w:uiPriority w:val="99"/>
    <w:semiHidden/>
    <w:unhideWhenUsed/>
    <w:rsid w:val="007F61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137"/>
    <w:rPr>
      <w:rFonts w:ascii="Segoe UI" w:hAnsi="Segoe UI" w:cs="Segoe UI"/>
      <w:sz w:val="18"/>
      <w:szCs w:val="18"/>
    </w:rPr>
  </w:style>
  <w:style w:type="character" w:styleId="Strong">
    <w:name w:val="Strong"/>
    <w:basedOn w:val="DefaultParagraphFont"/>
    <w:uiPriority w:val="22"/>
    <w:qFormat/>
    <w:rsid w:val="00E86338"/>
    <w:rPr>
      <w:b/>
      <w:bCs/>
    </w:rPr>
  </w:style>
  <w:style w:type="character" w:styleId="UnresolvedMention">
    <w:name w:val="Unresolved Mention"/>
    <w:basedOn w:val="DefaultParagraphFont"/>
    <w:uiPriority w:val="99"/>
    <w:semiHidden/>
    <w:unhideWhenUsed/>
    <w:rsid w:val="008E7030"/>
    <w:rPr>
      <w:color w:val="605E5C"/>
      <w:shd w:val="clear" w:color="auto" w:fill="E1DFDD"/>
    </w:rPr>
  </w:style>
  <w:style w:type="paragraph" w:customStyle="1" w:styleId="pf0">
    <w:name w:val="pf0"/>
    <w:basedOn w:val="Normal"/>
    <w:rsid w:val="00432F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432FE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189">
      <w:bodyDiv w:val="1"/>
      <w:marLeft w:val="0"/>
      <w:marRight w:val="0"/>
      <w:marTop w:val="0"/>
      <w:marBottom w:val="0"/>
      <w:divBdr>
        <w:top w:val="none" w:sz="0" w:space="0" w:color="auto"/>
        <w:left w:val="none" w:sz="0" w:space="0" w:color="auto"/>
        <w:bottom w:val="none" w:sz="0" w:space="0" w:color="auto"/>
        <w:right w:val="none" w:sz="0" w:space="0" w:color="auto"/>
      </w:divBdr>
      <w:divsChild>
        <w:div w:id="1339582403">
          <w:marLeft w:val="640"/>
          <w:marRight w:val="0"/>
          <w:marTop w:val="0"/>
          <w:marBottom w:val="0"/>
          <w:divBdr>
            <w:top w:val="none" w:sz="0" w:space="0" w:color="auto"/>
            <w:left w:val="none" w:sz="0" w:space="0" w:color="auto"/>
            <w:bottom w:val="none" w:sz="0" w:space="0" w:color="auto"/>
            <w:right w:val="none" w:sz="0" w:space="0" w:color="auto"/>
          </w:divBdr>
        </w:div>
        <w:div w:id="251551407">
          <w:marLeft w:val="640"/>
          <w:marRight w:val="0"/>
          <w:marTop w:val="0"/>
          <w:marBottom w:val="0"/>
          <w:divBdr>
            <w:top w:val="none" w:sz="0" w:space="0" w:color="auto"/>
            <w:left w:val="none" w:sz="0" w:space="0" w:color="auto"/>
            <w:bottom w:val="none" w:sz="0" w:space="0" w:color="auto"/>
            <w:right w:val="none" w:sz="0" w:space="0" w:color="auto"/>
          </w:divBdr>
        </w:div>
        <w:div w:id="321852259">
          <w:marLeft w:val="640"/>
          <w:marRight w:val="0"/>
          <w:marTop w:val="0"/>
          <w:marBottom w:val="0"/>
          <w:divBdr>
            <w:top w:val="none" w:sz="0" w:space="0" w:color="auto"/>
            <w:left w:val="none" w:sz="0" w:space="0" w:color="auto"/>
            <w:bottom w:val="none" w:sz="0" w:space="0" w:color="auto"/>
            <w:right w:val="none" w:sz="0" w:space="0" w:color="auto"/>
          </w:divBdr>
        </w:div>
        <w:div w:id="586617777">
          <w:marLeft w:val="640"/>
          <w:marRight w:val="0"/>
          <w:marTop w:val="0"/>
          <w:marBottom w:val="0"/>
          <w:divBdr>
            <w:top w:val="none" w:sz="0" w:space="0" w:color="auto"/>
            <w:left w:val="none" w:sz="0" w:space="0" w:color="auto"/>
            <w:bottom w:val="none" w:sz="0" w:space="0" w:color="auto"/>
            <w:right w:val="none" w:sz="0" w:space="0" w:color="auto"/>
          </w:divBdr>
        </w:div>
        <w:div w:id="482434755">
          <w:marLeft w:val="640"/>
          <w:marRight w:val="0"/>
          <w:marTop w:val="0"/>
          <w:marBottom w:val="0"/>
          <w:divBdr>
            <w:top w:val="none" w:sz="0" w:space="0" w:color="auto"/>
            <w:left w:val="none" w:sz="0" w:space="0" w:color="auto"/>
            <w:bottom w:val="none" w:sz="0" w:space="0" w:color="auto"/>
            <w:right w:val="none" w:sz="0" w:space="0" w:color="auto"/>
          </w:divBdr>
        </w:div>
        <w:div w:id="1266379064">
          <w:marLeft w:val="640"/>
          <w:marRight w:val="0"/>
          <w:marTop w:val="0"/>
          <w:marBottom w:val="0"/>
          <w:divBdr>
            <w:top w:val="none" w:sz="0" w:space="0" w:color="auto"/>
            <w:left w:val="none" w:sz="0" w:space="0" w:color="auto"/>
            <w:bottom w:val="none" w:sz="0" w:space="0" w:color="auto"/>
            <w:right w:val="none" w:sz="0" w:space="0" w:color="auto"/>
          </w:divBdr>
        </w:div>
        <w:div w:id="142476381">
          <w:marLeft w:val="640"/>
          <w:marRight w:val="0"/>
          <w:marTop w:val="0"/>
          <w:marBottom w:val="0"/>
          <w:divBdr>
            <w:top w:val="none" w:sz="0" w:space="0" w:color="auto"/>
            <w:left w:val="none" w:sz="0" w:space="0" w:color="auto"/>
            <w:bottom w:val="none" w:sz="0" w:space="0" w:color="auto"/>
            <w:right w:val="none" w:sz="0" w:space="0" w:color="auto"/>
          </w:divBdr>
        </w:div>
        <w:div w:id="190194572">
          <w:marLeft w:val="640"/>
          <w:marRight w:val="0"/>
          <w:marTop w:val="0"/>
          <w:marBottom w:val="0"/>
          <w:divBdr>
            <w:top w:val="none" w:sz="0" w:space="0" w:color="auto"/>
            <w:left w:val="none" w:sz="0" w:space="0" w:color="auto"/>
            <w:bottom w:val="none" w:sz="0" w:space="0" w:color="auto"/>
            <w:right w:val="none" w:sz="0" w:space="0" w:color="auto"/>
          </w:divBdr>
        </w:div>
        <w:div w:id="1101683376">
          <w:marLeft w:val="640"/>
          <w:marRight w:val="0"/>
          <w:marTop w:val="0"/>
          <w:marBottom w:val="0"/>
          <w:divBdr>
            <w:top w:val="none" w:sz="0" w:space="0" w:color="auto"/>
            <w:left w:val="none" w:sz="0" w:space="0" w:color="auto"/>
            <w:bottom w:val="none" w:sz="0" w:space="0" w:color="auto"/>
            <w:right w:val="none" w:sz="0" w:space="0" w:color="auto"/>
          </w:divBdr>
        </w:div>
        <w:div w:id="1238710344">
          <w:marLeft w:val="640"/>
          <w:marRight w:val="0"/>
          <w:marTop w:val="0"/>
          <w:marBottom w:val="0"/>
          <w:divBdr>
            <w:top w:val="none" w:sz="0" w:space="0" w:color="auto"/>
            <w:left w:val="none" w:sz="0" w:space="0" w:color="auto"/>
            <w:bottom w:val="none" w:sz="0" w:space="0" w:color="auto"/>
            <w:right w:val="none" w:sz="0" w:space="0" w:color="auto"/>
          </w:divBdr>
        </w:div>
        <w:div w:id="1035543294">
          <w:marLeft w:val="640"/>
          <w:marRight w:val="0"/>
          <w:marTop w:val="0"/>
          <w:marBottom w:val="0"/>
          <w:divBdr>
            <w:top w:val="none" w:sz="0" w:space="0" w:color="auto"/>
            <w:left w:val="none" w:sz="0" w:space="0" w:color="auto"/>
            <w:bottom w:val="none" w:sz="0" w:space="0" w:color="auto"/>
            <w:right w:val="none" w:sz="0" w:space="0" w:color="auto"/>
          </w:divBdr>
        </w:div>
        <w:div w:id="1246187031">
          <w:marLeft w:val="640"/>
          <w:marRight w:val="0"/>
          <w:marTop w:val="0"/>
          <w:marBottom w:val="0"/>
          <w:divBdr>
            <w:top w:val="none" w:sz="0" w:space="0" w:color="auto"/>
            <w:left w:val="none" w:sz="0" w:space="0" w:color="auto"/>
            <w:bottom w:val="none" w:sz="0" w:space="0" w:color="auto"/>
            <w:right w:val="none" w:sz="0" w:space="0" w:color="auto"/>
          </w:divBdr>
        </w:div>
        <w:div w:id="1694726552">
          <w:marLeft w:val="640"/>
          <w:marRight w:val="0"/>
          <w:marTop w:val="0"/>
          <w:marBottom w:val="0"/>
          <w:divBdr>
            <w:top w:val="none" w:sz="0" w:space="0" w:color="auto"/>
            <w:left w:val="none" w:sz="0" w:space="0" w:color="auto"/>
            <w:bottom w:val="none" w:sz="0" w:space="0" w:color="auto"/>
            <w:right w:val="none" w:sz="0" w:space="0" w:color="auto"/>
          </w:divBdr>
        </w:div>
        <w:div w:id="300506696">
          <w:marLeft w:val="640"/>
          <w:marRight w:val="0"/>
          <w:marTop w:val="0"/>
          <w:marBottom w:val="0"/>
          <w:divBdr>
            <w:top w:val="none" w:sz="0" w:space="0" w:color="auto"/>
            <w:left w:val="none" w:sz="0" w:space="0" w:color="auto"/>
            <w:bottom w:val="none" w:sz="0" w:space="0" w:color="auto"/>
            <w:right w:val="none" w:sz="0" w:space="0" w:color="auto"/>
          </w:divBdr>
        </w:div>
        <w:div w:id="547567749">
          <w:marLeft w:val="640"/>
          <w:marRight w:val="0"/>
          <w:marTop w:val="0"/>
          <w:marBottom w:val="0"/>
          <w:divBdr>
            <w:top w:val="none" w:sz="0" w:space="0" w:color="auto"/>
            <w:left w:val="none" w:sz="0" w:space="0" w:color="auto"/>
            <w:bottom w:val="none" w:sz="0" w:space="0" w:color="auto"/>
            <w:right w:val="none" w:sz="0" w:space="0" w:color="auto"/>
          </w:divBdr>
        </w:div>
        <w:div w:id="22246694">
          <w:marLeft w:val="640"/>
          <w:marRight w:val="0"/>
          <w:marTop w:val="0"/>
          <w:marBottom w:val="0"/>
          <w:divBdr>
            <w:top w:val="none" w:sz="0" w:space="0" w:color="auto"/>
            <w:left w:val="none" w:sz="0" w:space="0" w:color="auto"/>
            <w:bottom w:val="none" w:sz="0" w:space="0" w:color="auto"/>
            <w:right w:val="none" w:sz="0" w:space="0" w:color="auto"/>
          </w:divBdr>
        </w:div>
        <w:div w:id="1167095251">
          <w:marLeft w:val="640"/>
          <w:marRight w:val="0"/>
          <w:marTop w:val="0"/>
          <w:marBottom w:val="0"/>
          <w:divBdr>
            <w:top w:val="none" w:sz="0" w:space="0" w:color="auto"/>
            <w:left w:val="none" w:sz="0" w:space="0" w:color="auto"/>
            <w:bottom w:val="none" w:sz="0" w:space="0" w:color="auto"/>
            <w:right w:val="none" w:sz="0" w:space="0" w:color="auto"/>
          </w:divBdr>
        </w:div>
        <w:div w:id="1401362324">
          <w:marLeft w:val="640"/>
          <w:marRight w:val="0"/>
          <w:marTop w:val="0"/>
          <w:marBottom w:val="0"/>
          <w:divBdr>
            <w:top w:val="none" w:sz="0" w:space="0" w:color="auto"/>
            <w:left w:val="none" w:sz="0" w:space="0" w:color="auto"/>
            <w:bottom w:val="none" w:sz="0" w:space="0" w:color="auto"/>
            <w:right w:val="none" w:sz="0" w:space="0" w:color="auto"/>
          </w:divBdr>
        </w:div>
      </w:divsChild>
    </w:div>
    <w:div w:id="27143340">
      <w:bodyDiv w:val="1"/>
      <w:marLeft w:val="0"/>
      <w:marRight w:val="0"/>
      <w:marTop w:val="0"/>
      <w:marBottom w:val="0"/>
      <w:divBdr>
        <w:top w:val="none" w:sz="0" w:space="0" w:color="auto"/>
        <w:left w:val="none" w:sz="0" w:space="0" w:color="auto"/>
        <w:bottom w:val="none" w:sz="0" w:space="0" w:color="auto"/>
        <w:right w:val="none" w:sz="0" w:space="0" w:color="auto"/>
      </w:divBdr>
      <w:divsChild>
        <w:div w:id="1875730253">
          <w:marLeft w:val="640"/>
          <w:marRight w:val="0"/>
          <w:marTop w:val="0"/>
          <w:marBottom w:val="0"/>
          <w:divBdr>
            <w:top w:val="none" w:sz="0" w:space="0" w:color="auto"/>
            <w:left w:val="none" w:sz="0" w:space="0" w:color="auto"/>
            <w:bottom w:val="none" w:sz="0" w:space="0" w:color="auto"/>
            <w:right w:val="none" w:sz="0" w:space="0" w:color="auto"/>
          </w:divBdr>
        </w:div>
        <w:div w:id="313140548">
          <w:marLeft w:val="640"/>
          <w:marRight w:val="0"/>
          <w:marTop w:val="0"/>
          <w:marBottom w:val="0"/>
          <w:divBdr>
            <w:top w:val="none" w:sz="0" w:space="0" w:color="auto"/>
            <w:left w:val="none" w:sz="0" w:space="0" w:color="auto"/>
            <w:bottom w:val="none" w:sz="0" w:space="0" w:color="auto"/>
            <w:right w:val="none" w:sz="0" w:space="0" w:color="auto"/>
          </w:divBdr>
        </w:div>
        <w:div w:id="600529732">
          <w:marLeft w:val="640"/>
          <w:marRight w:val="0"/>
          <w:marTop w:val="0"/>
          <w:marBottom w:val="0"/>
          <w:divBdr>
            <w:top w:val="none" w:sz="0" w:space="0" w:color="auto"/>
            <w:left w:val="none" w:sz="0" w:space="0" w:color="auto"/>
            <w:bottom w:val="none" w:sz="0" w:space="0" w:color="auto"/>
            <w:right w:val="none" w:sz="0" w:space="0" w:color="auto"/>
          </w:divBdr>
        </w:div>
        <w:div w:id="2105375286">
          <w:marLeft w:val="640"/>
          <w:marRight w:val="0"/>
          <w:marTop w:val="0"/>
          <w:marBottom w:val="0"/>
          <w:divBdr>
            <w:top w:val="none" w:sz="0" w:space="0" w:color="auto"/>
            <w:left w:val="none" w:sz="0" w:space="0" w:color="auto"/>
            <w:bottom w:val="none" w:sz="0" w:space="0" w:color="auto"/>
            <w:right w:val="none" w:sz="0" w:space="0" w:color="auto"/>
          </w:divBdr>
        </w:div>
        <w:div w:id="394358068">
          <w:marLeft w:val="640"/>
          <w:marRight w:val="0"/>
          <w:marTop w:val="0"/>
          <w:marBottom w:val="0"/>
          <w:divBdr>
            <w:top w:val="none" w:sz="0" w:space="0" w:color="auto"/>
            <w:left w:val="none" w:sz="0" w:space="0" w:color="auto"/>
            <w:bottom w:val="none" w:sz="0" w:space="0" w:color="auto"/>
            <w:right w:val="none" w:sz="0" w:space="0" w:color="auto"/>
          </w:divBdr>
        </w:div>
        <w:div w:id="2014071075">
          <w:marLeft w:val="640"/>
          <w:marRight w:val="0"/>
          <w:marTop w:val="0"/>
          <w:marBottom w:val="0"/>
          <w:divBdr>
            <w:top w:val="none" w:sz="0" w:space="0" w:color="auto"/>
            <w:left w:val="none" w:sz="0" w:space="0" w:color="auto"/>
            <w:bottom w:val="none" w:sz="0" w:space="0" w:color="auto"/>
            <w:right w:val="none" w:sz="0" w:space="0" w:color="auto"/>
          </w:divBdr>
        </w:div>
        <w:div w:id="456025491">
          <w:marLeft w:val="640"/>
          <w:marRight w:val="0"/>
          <w:marTop w:val="0"/>
          <w:marBottom w:val="0"/>
          <w:divBdr>
            <w:top w:val="none" w:sz="0" w:space="0" w:color="auto"/>
            <w:left w:val="none" w:sz="0" w:space="0" w:color="auto"/>
            <w:bottom w:val="none" w:sz="0" w:space="0" w:color="auto"/>
            <w:right w:val="none" w:sz="0" w:space="0" w:color="auto"/>
          </w:divBdr>
        </w:div>
        <w:div w:id="1642075253">
          <w:marLeft w:val="640"/>
          <w:marRight w:val="0"/>
          <w:marTop w:val="0"/>
          <w:marBottom w:val="0"/>
          <w:divBdr>
            <w:top w:val="none" w:sz="0" w:space="0" w:color="auto"/>
            <w:left w:val="none" w:sz="0" w:space="0" w:color="auto"/>
            <w:bottom w:val="none" w:sz="0" w:space="0" w:color="auto"/>
            <w:right w:val="none" w:sz="0" w:space="0" w:color="auto"/>
          </w:divBdr>
        </w:div>
        <w:div w:id="922950569">
          <w:marLeft w:val="640"/>
          <w:marRight w:val="0"/>
          <w:marTop w:val="0"/>
          <w:marBottom w:val="0"/>
          <w:divBdr>
            <w:top w:val="none" w:sz="0" w:space="0" w:color="auto"/>
            <w:left w:val="none" w:sz="0" w:space="0" w:color="auto"/>
            <w:bottom w:val="none" w:sz="0" w:space="0" w:color="auto"/>
            <w:right w:val="none" w:sz="0" w:space="0" w:color="auto"/>
          </w:divBdr>
        </w:div>
        <w:div w:id="714623300">
          <w:marLeft w:val="640"/>
          <w:marRight w:val="0"/>
          <w:marTop w:val="0"/>
          <w:marBottom w:val="0"/>
          <w:divBdr>
            <w:top w:val="none" w:sz="0" w:space="0" w:color="auto"/>
            <w:left w:val="none" w:sz="0" w:space="0" w:color="auto"/>
            <w:bottom w:val="none" w:sz="0" w:space="0" w:color="auto"/>
            <w:right w:val="none" w:sz="0" w:space="0" w:color="auto"/>
          </w:divBdr>
        </w:div>
        <w:div w:id="963265672">
          <w:marLeft w:val="640"/>
          <w:marRight w:val="0"/>
          <w:marTop w:val="0"/>
          <w:marBottom w:val="0"/>
          <w:divBdr>
            <w:top w:val="none" w:sz="0" w:space="0" w:color="auto"/>
            <w:left w:val="none" w:sz="0" w:space="0" w:color="auto"/>
            <w:bottom w:val="none" w:sz="0" w:space="0" w:color="auto"/>
            <w:right w:val="none" w:sz="0" w:space="0" w:color="auto"/>
          </w:divBdr>
        </w:div>
        <w:div w:id="583881566">
          <w:marLeft w:val="640"/>
          <w:marRight w:val="0"/>
          <w:marTop w:val="0"/>
          <w:marBottom w:val="0"/>
          <w:divBdr>
            <w:top w:val="none" w:sz="0" w:space="0" w:color="auto"/>
            <w:left w:val="none" w:sz="0" w:space="0" w:color="auto"/>
            <w:bottom w:val="none" w:sz="0" w:space="0" w:color="auto"/>
            <w:right w:val="none" w:sz="0" w:space="0" w:color="auto"/>
          </w:divBdr>
        </w:div>
        <w:div w:id="1232694672">
          <w:marLeft w:val="640"/>
          <w:marRight w:val="0"/>
          <w:marTop w:val="0"/>
          <w:marBottom w:val="0"/>
          <w:divBdr>
            <w:top w:val="none" w:sz="0" w:space="0" w:color="auto"/>
            <w:left w:val="none" w:sz="0" w:space="0" w:color="auto"/>
            <w:bottom w:val="none" w:sz="0" w:space="0" w:color="auto"/>
            <w:right w:val="none" w:sz="0" w:space="0" w:color="auto"/>
          </w:divBdr>
        </w:div>
        <w:div w:id="2058773244">
          <w:marLeft w:val="640"/>
          <w:marRight w:val="0"/>
          <w:marTop w:val="0"/>
          <w:marBottom w:val="0"/>
          <w:divBdr>
            <w:top w:val="none" w:sz="0" w:space="0" w:color="auto"/>
            <w:left w:val="none" w:sz="0" w:space="0" w:color="auto"/>
            <w:bottom w:val="none" w:sz="0" w:space="0" w:color="auto"/>
            <w:right w:val="none" w:sz="0" w:space="0" w:color="auto"/>
          </w:divBdr>
        </w:div>
        <w:div w:id="308050832">
          <w:marLeft w:val="640"/>
          <w:marRight w:val="0"/>
          <w:marTop w:val="0"/>
          <w:marBottom w:val="0"/>
          <w:divBdr>
            <w:top w:val="none" w:sz="0" w:space="0" w:color="auto"/>
            <w:left w:val="none" w:sz="0" w:space="0" w:color="auto"/>
            <w:bottom w:val="none" w:sz="0" w:space="0" w:color="auto"/>
            <w:right w:val="none" w:sz="0" w:space="0" w:color="auto"/>
          </w:divBdr>
        </w:div>
        <w:div w:id="1444114629">
          <w:marLeft w:val="640"/>
          <w:marRight w:val="0"/>
          <w:marTop w:val="0"/>
          <w:marBottom w:val="0"/>
          <w:divBdr>
            <w:top w:val="none" w:sz="0" w:space="0" w:color="auto"/>
            <w:left w:val="none" w:sz="0" w:space="0" w:color="auto"/>
            <w:bottom w:val="none" w:sz="0" w:space="0" w:color="auto"/>
            <w:right w:val="none" w:sz="0" w:space="0" w:color="auto"/>
          </w:divBdr>
        </w:div>
        <w:div w:id="1698845410">
          <w:marLeft w:val="640"/>
          <w:marRight w:val="0"/>
          <w:marTop w:val="0"/>
          <w:marBottom w:val="0"/>
          <w:divBdr>
            <w:top w:val="none" w:sz="0" w:space="0" w:color="auto"/>
            <w:left w:val="none" w:sz="0" w:space="0" w:color="auto"/>
            <w:bottom w:val="none" w:sz="0" w:space="0" w:color="auto"/>
            <w:right w:val="none" w:sz="0" w:space="0" w:color="auto"/>
          </w:divBdr>
        </w:div>
        <w:div w:id="1977644377">
          <w:marLeft w:val="640"/>
          <w:marRight w:val="0"/>
          <w:marTop w:val="0"/>
          <w:marBottom w:val="0"/>
          <w:divBdr>
            <w:top w:val="none" w:sz="0" w:space="0" w:color="auto"/>
            <w:left w:val="none" w:sz="0" w:space="0" w:color="auto"/>
            <w:bottom w:val="none" w:sz="0" w:space="0" w:color="auto"/>
            <w:right w:val="none" w:sz="0" w:space="0" w:color="auto"/>
          </w:divBdr>
        </w:div>
        <w:div w:id="930746415">
          <w:marLeft w:val="640"/>
          <w:marRight w:val="0"/>
          <w:marTop w:val="0"/>
          <w:marBottom w:val="0"/>
          <w:divBdr>
            <w:top w:val="none" w:sz="0" w:space="0" w:color="auto"/>
            <w:left w:val="none" w:sz="0" w:space="0" w:color="auto"/>
            <w:bottom w:val="none" w:sz="0" w:space="0" w:color="auto"/>
            <w:right w:val="none" w:sz="0" w:space="0" w:color="auto"/>
          </w:divBdr>
        </w:div>
        <w:div w:id="392895760">
          <w:marLeft w:val="640"/>
          <w:marRight w:val="0"/>
          <w:marTop w:val="0"/>
          <w:marBottom w:val="0"/>
          <w:divBdr>
            <w:top w:val="none" w:sz="0" w:space="0" w:color="auto"/>
            <w:left w:val="none" w:sz="0" w:space="0" w:color="auto"/>
            <w:bottom w:val="none" w:sz="0" w:space="0" w:color="auto"/>
            <w:right w:val="none" w:sz="0" w:space="0" w:color="auto"/>
          </w:divBdr>
        </w:div>
        <w:div w:id="538206529">
          <w:marLeft w:val="640"/>
          <w:marRight w:val="0"/>
          <w:marTop w:val="0"/>
          <w:marBottom w:val="0"/>
          <w:divBdr>
            <w:top w:val="none" w:sz="0" w:space="0" w:color="auto"/>
            <w:left w:val="none" w:sz="0" w:space="0" w:color="auto"/>
            <w:bottom w:val="none" w:sz="0" w:space="0" w:color="auto"/>
            <w:right w:val="none" w:sz="0" w:space="0" w:color="auto"/>
          </w:divBdr>
        </w:div>
        <w:div w:id="252789863">
          <w:marLeft w:val="640"/>
          <w:marRight w:val="0"/>
          <w:marTop w:val="0"/>
          <w:marBottom w:val="0"/>
          <w:divBdr>
            <w:top w:val="none" w:sz="0" w:space="0" w:color="auto"/>
            <w:left w:val="none" w:sz="0" w:space="0" w:color="auto"/>
            <w:bottom w:val="none" w:sz="0" w:space="0" w:color="auto"/>
            <w:right w:val="none" w:sz="0" w:space="0" w:color="auto"/>
          </w:divBdr>
        </w:div>
      </w:divsChild>
    </w:div>
    <w:div w:id="40902781">
      <w:bodyDiv w:val="1"/>
      <w:marLeft w:val="0"/>
      <w:marRight w:val="0"/>
      <w:marTop w:val="0"/>
      <w:marBottom w:val="0"/>
      <w:divBdr>
        <w:top w:val="none" w:sz="0" w:space="0" w:color="auto"/>
        <w:left w:val="none" w:sz="0" w:space="0" w:color="auto"/>
        <w:bottom w:val="none" w:sz="0" w:space="0" w:color="auto"/>
        <w:right w:val="none" w:sz="0" w:space="0" w:color="auto"/>
      </w:divBdr>
      <w:divsChild>
        <w:div w:id="641933102">
          <w:marLeft w:val="640"/>
          <w:marRight w:val="0"/>
          <w:marTop w:val="0"/>
          <w:marBottom w:val="0"/>
          <w:divBdr>
            <w:top w:val="none" w:sz="0" w:space="0" w:color="auto"/>
            <w:left w:val="none" w:sz="0" w:space="0" w:color="auto"/>
            <w:bottom w:val="none" w:sz="0" w:space="0" w:color="auto"/>
            <w:right w:val="none" w:sz="0" w:space="0" w:color="auto"/>
          </w:divBdr>
        </w:div>
        <w:div w:id="1570119397">
          <w:marLeft w:val="640"/>
          <w:marRight w:val="0"/>
          <w:marTop w:val="0"/>
          <w:marBottom w:val="0"/>
          <w:divBdr>
            <w:top w:val="none" w:sz="0" w:space="0" w:color="auto"/>
            <w:left w:val="none" w:sz="0" w:space="0" w:color="auto"/>
            <w:bottom w:val="none" w:sz="0" w:space="0" w:color="auto"/>
            <w:right w:val="none" w:sz="0" w:space="0" w:color="auto"/>
          </w:divBdr>
        </w:div>
        <w:div w:id="616449762">
          <w:marLeft w:val="640"/>
          <w:marRight w:val="0"/>
          <w:marTop w:val="0"/>
          <w:marBottom w:val="0"/>
          <w:divBdr>
            <w:top w:val="none" w:sz="0" w:space="0" w:color="auto"/>
            <w:left w:val="none" w:sz="0" w:space="0" w:color="auto"/>
            <w:bottom w:val="none" w:sz="0" w:space="0" w:color="auto"/>
            <w:right w:val="none" w:sz="0" w:space="0" w:color="auto"/>
          </w:divBdr>
        </w:div>
        <w:div w:id="659578420">
          <w:marLeft w:val="640"/>
          <w:marRight w:val="0"/>
          <w:marTop w:val="0"/>
          <w:marBottom w:val="0"/>
          <w:divBdr>
            <w:top w:val="none" w:sz="0" w:space="0" w:color="auto"/>
            <w:left w:val="none" w:sz="0" w:space="0" w:color="auto"/>
            <w:bottom w:val="none" w:sz="0" w:space="0" w:color="auto"/>
            <w:right w:val="none" w:sz="0" w:space="0" w:color="auto"/>
          </w:divBdr>
        </w:div>
        <w:div w:id="603924416">
          <w:marLeft w:val="640"/>
          <w:marRight w:val="0"/>
          <w:marTop w:val="0"/>
          <w:marBottom w:val="0"/>
          <w:divBdr>
            <w:top w:val="none" w:sz="0" w:space="0" w:color="auto"/>
            <w:left w:val="none" w:sz="0" w:space="0" w:color="auto"/>
            <w:bottom w:val="none" w:sz="0" w:space="0" w:color="auto"/>
            <w:right w:val="none" w:sz="0" w:space="0" w:color="auto"/>
          </w:divBdr>
        </w:div>
        <w:div w:id="1910341270">
          <w:marLeft w:val="640"/>
          <w:marRight w:val="0"/>
          <w:marTop w:val="0"/>
          <w:marBottom w:val="0"/>
          <w:divBdr>
            <w:top w:val="none" w:sz="0" w:space="0" w:color="auto"/>
            <w:left w:val="none" w:sz="0" w:space="0" w:color="auto"/>
            <w:bottom w:val="none" w:sz="0" w:space="0" w:color="auto"/>
            <w:right w:val="none" w:sz="0" w:space="0" w:color="auto"/>
          </w:divBdr>
        </w:div>
        <w:div w:id="1561286141">
          <w:marLeft w:val="640"/>
          <w:marRight w:val="0"/>
          <w:marTop w:val="0"/>
          <w:marBottom w:val="0"/>
          <w:divBdr>
            <w:top w:val="none" w:sz="0" w:space="0" w:color="auto"/>
            <w:left w:val="none" w:sz="0" w:space="0" w:color="auto"/>
            <w:bottom w:val="none" w:sz="0" w:space="0" w:color="auto"/>
            <w:right w:val="none" w:sz="0" w:space="0" w:color="auto"/>
          </w:divBdr>
        </w:div>
        <w:div w:id="910427821">
          <w:marLeft w:val="640"/>
          <w:marRight w:val="0"/>
          <w:marTop w:val="0"/>
          <w:marBottom w:val="0"/>
          <w:divBdr>
            <w:top w:val="none" w:sz="0" w:space="0" w:color="auto"/>
            <w:left w:val="none" w:sz="0" w:space="0" w:color="auto"/>
            <w:bottom w:val="none" w:sz="0" w:space="0" w:color="auto"/>
            <w:right w:val="none" w:sz="0" w:space="0" w:color="auto"/>
          </w:divBdr>
        </w:div>
        <w:div w:id="53818991">
          <w:marLeft w:val="640"/>
          <w:marRight w:val="0"/>
          <w:marTop w:val="0"/>
          <w:marBottom w:val="0"/>
          <w:divBdr>
            <w:top w:val="none" w:sz="0" w:space="0" w:color="auto"/>
            <w:left w:val="none" w:sz="0" w:space="0" w:color="auto"/>
            <w:bottom w:val="none" w:sz="0" w:space="0" w:color="auto"/>
            <w:right w:val="none" w:sz="0" w:space="0" w:color="auto"/>
          </w:divBdr>
        </w:div>
        <w:div w:id="1020278100">
          <w:marLeft w:val="640"/>
          <w:marRight w:val="0"/>
          <w:marTop w:val="0"/>
          <w:marBottom w:val="0"/>
          <w:divBdr>
            <w:top w:val="none" w:sz="0" w:space="0" w:color="auto"/>
            <w:left w:val="none" w:sz="0" w:space="0" w:color="auto"/>
            <w:bottom w:val="none" w:sz="0" w:space="0" w:color="auto"/>
            <w:right w:val="none" w:sz="0" w:space="0" w:color="auto"/>
          </w:divBdr>
        </w:div>
        <w:div w:id="1786466482">
          <w:marLeft w:val="640"/>
          <w:marRight w:val="0"/>
          <w:marTop w:val="0"/>
          <w:marBottom w:val="0"/>
          <w:divBdr>
            <w:top w:val="none" w:sz="0" w:space="0" w:color="auto"/>
            <w:left w:val="none" w:sz="0" w:space="0" w:color="auto"/>
            <w:bottom w:val="none" w:sz="0" w:space="0" w:color="auto"/>
            <w:right w:val="none" w:sz="0" w:space="0" w:color="auto"/>
          </w:divBdr>
        </w:div>
        <w:div w:id="1873613980">
          <w:marLeft w:val="640"/>
          <w:marRight w:val="0"/>
          <w:marTop w:val="0"/>
          <w:marBottom w:val="0"/>
          <w:divBdr>
            <w:top w:val="none" w:sz="0" w:space="0" w:color="auto"/>
            <w:left w:val="none" w:sz="0" w:space="0" w:color="auto"/>
            <w:bottom w:val="none" w:sz="0" w:space="0" w:color="auto"/>
            <w:right w:val="none" w:sz="0" w:space="0" w:color="auto"/>
          </w:divBdr>
        </w:div>
        <w:div w:id="562106507">
          <w:marLeft w:val="640"/>
          <w:marRight w:val="0"/>
          <w:marTop w:val="0"/>
          <w:marBottom w:val="0"/>
          <w:divBdr>
            <w:top w:val="none" w:sz="0" w:space="0" w:color="auto"/>
            <w:left w:val="none" w:sz="0" w:space="0" w:color="auto"/>
            <w:bottom w:val="none" w:sz="0" w:space="0" w:color="auto"/>
            <w:right w:val="none" w:sz="0" w:space="0" w:color="auto"/>
          </w:divBdr>
        </w:div>
        <w:div w:id="851991289">
          <w:marLeft w:val="640"/>
          <w:marRight w:val="0"/>
          <w:marTop w:val="0"/>
          <w:marBottom w:val="0"/>
          <w:divBdr>
            <w:top w:val="none" w:sz="0" w:space="0" w:color="auto"/>
            <w:left w:val="none" w:sz="0" w:space="0" w:color="auto"/>
            <w:bottom w:val="none" w:sz="0" w:space="0" w:color="auto"/>
            <w:right w:val="none" w:sz="0" w:space="0" w:color="auto"/>
          </w:divBdr>
        </w:div>
        <w:div w:id="523517574">
          <w:marLeft w:val="640"/>
          <w:marRight w:val="0"/>
          <w:marTop w:val="0"/>
          <w:marBottom w:val="0"/>
          <w:divBdr>
            <w:top w:val="none" w:sz="0" w:space="0" w:color="auto"/>
            <w:left w:val="none" w:sz="0" w:space="0" w:color="auto"/>
            <w:bottom w:val="none" w:sz="0" w:space="0" w:color="auto"/>
            <w:right w:val="none" w:sz="0" w:space="0" w:color="auto"/>
          </w:divBdr>
        </w:div>
        <w:div w:id="990015325">
          <w:marLeft w:val="640"/>
          <w:marRight w:val="0"/>
          <w:marTop w:val="0"/>
          <w:marBottom w:val="0"/>
          <w:divBdr>
            <w:top w:val="none" w:sz="0" w:space="0" w:color="auto"/>
            <w:left w:val="none" w:sz="0" w:space="0" w:color="auto"/>
            <w:bottom w:val="none" w:sz="0" w:space="0" w:color="auto"/>
            <w:right w:val="none" w:sz="0" w:space="0" w:color="auto"/>
          </w:divBdr>
        </w:div>
        <w:div w:id="1408068421">
          <w:marLeft w:val="640"/>
          <w:marRight w:val="0"/>
          <w:marTop w:val="0"/>
          <w:marBottom w:val="0"/>
          <w:divBdr>
            <w:top w:val="none" w:sz="0" w:space="0" w:color="auto"/>
            <w:left w:val="none" w:sz="0" w:space="0" w:color="auto"/>
            <w:bottom w:val="none" w:sz="0" w:space="0" w:color="auto"/>
            <w:right w:val="none" w:sz="0" w:space="0" w:color="auto"/>
          </w:divBdr>
        </w:div>
        <w:div w:id="750002796">
          <w:marLeft w:val="640"/>
          <w:marRight w:val="0"/>
          <w:marTop w:val="0"/>
          <w:marBottom w:val="0"/>
          <w:divBdr>
            <w:top w:val="none" w:sz="0" w:space="0" w:color="auto"/>
            <w:left w:val="none" w:sz="0" w:space="0" w:color="auto"/>
            <w:bottom w:val="none" w:sz="0" w:space="0" w:color="auto"/>
            <w:right w:val="none" w:sz="0" w:space="0" w:color="auto"/>
          </w:divBdr>
        </w:div>
      </w:divsChild>
    </w:div>
    <w:div w:id="70978306">
      <w:bodyDiv w:val="1"/>
      <w:marLeft w:val="0"/>
      <w:marRight w:val="0"/>
      <w:marTop w:val="0"/>
      <w:marBottom w:val="0"/>
      <w:divBdr>
        <w:top w:val="none" w:sz="0" w:space="0" w:color="auto"/>
        <w:left w:val="none" w:sz="0" w:space="0" w:color="auto"/>
        <w:bottom w:val="none" w:sz="0" w:space="0" w:color="auto"/>
        <w:right w:val="none" w:sz="0" w:space="0" w:color="auto"/>
      </w:divBdr>
      <w:divsChild>
        <w:div w:id="528226249">
          <w:marLeft w:val="640"/>
          <w:marRight w:val="0"/>
          <w:marTop w:val="0"/>
          <w:marBottom w:val="0"/>
          <w:divBdr>
            <w:top w:val="none" w:sz="0" w:space="0" w:color="auto"/>
            <w:left w:val="none" w:sz="0" w:space="0" w:color="auto"/>
            <w:bottom w:val="none" w:sz="0" w:space="0" w:color="auto"/>
            <w:right w:val="none" w:sz="0" w:space="0" w:color="auto"/>
          </w:divBdr>
        </w:div>
        <w:div w:id="1790970348">
          <w:marLeft w:val="640"/>
          <w:marRight w:val="0"/>
          <w:marTop w:val="0"/>
          <w:marBottom w:val="0"/>
          <w:divBdr>
            <w:top w:val="none" w:sz="0" w:space="0" w:color="auto"/>
            <w:left w:val="none" w:sz="0" w:space="0" w:color="auto"/>
            <w:bottom w:val="none" w:sz="0" w:space="0" w:color="auto"/>
            <w:right w:val="none" w:sz="0" w:space="0" w:color="auto"/>
          </w:divBdr>
        </w:div>
        <w:div w:id="855273745">
          <w:marLeft w:val="640"/>
          <w:marRight w:val="0"/>
          <w:marTop w:val="0"/>
          <w:marBottom w:val="0"/>
          <w:divBdr>
            <w:top w:val="none" w:sz="0" w:space="0" w:color="auto"/>
            <w:left w:val="none" w:sz="0" w:space="0" w:color="auto"/>
            <w:bottom w:val="none" w:sz="0" w:space="0" w:color="auto"/>
            <w:right w:val="none" w:sz="0" w:space="0" w:color="auto"/>
          </w:divBdr>
        </w:div>
        <w:div w:id="481387778">
          <w:marLeft w:val="640"/>
          <w:marRight w:val="0"/>
          <w:marTop w:val="0"/>
          <w:marBottom w:val="0"/>
          <w:divBdr>
            <w:top w:val="none" w:sz="0" w:space="0" w:color="auto"/>
            <w:left w:val="none" w:sz="0" w:space="0" w:color="auto"/>
            <w:bottom w:val="none" w:sz="0" w:space="0" w:color="auto"/>
            <w:right w:val="none" w:sz="0" w:space="0" w:color="auto"/>
          </w:divBdr>
        </w:div>
        <w:div w:id="770244647">
          <w:marLeft w:val="640"/>
          <w:marRight w:val="0"/>
          <w:marTop w:val="0"/>
          <w:marBottom w:val="0"/>
          <w:divBdr>
            <w:top w:val="none" w:sz="0" w:space="0" w:color="auto"/>
            <w:left w:val="none" w:sz="0" w:space="0" w:color="auto"/>
            <w:bottom w:val="none" w:sz="0" w:space="0" w:color="auto"/>
            <w:right w:val="none" w:sz="0" w:space="0" w:color="auto"/>
          </w:divBdr>
        </w:div>
        <w:div w:id="11958938">
          <w:marLeft w:val="640"/>
          <w:marRight w:val="0"/>
          <w:marTop w:val="0"/>
          <w:marBottom w:val="0"/>
          <w:divBdr>
            <w:top w:val="none" w:sz="0" w:space="0" w:color="auto"/>
            <w:left w:val="none" w:sz="0" w:space="0" w:color="auto"/>
            <w:bottom w:val="none" w:sz="0" w:space="0" w:color="auto"/>
            <w:right w:val="none" w:sz="0" w:space="0" w:color="auto"/>
          </w:divBdr>
        </w:div>
        <w:div w:id="973561535">
          <w:marLeft w:val="640"/>
          <w:marRight w:val="0"/>
          <w:marTop w:val="0"/>
          <w:marBottom w:val="0"/>
          <w:divBdr>
            <w:top w:val="none" w:sz="0" w:space="0" w:color="auto"/>
            <w:left w:val="none" w:sz="0" w:space="0" w:color="auto"/>
            <w:bottom w:val="none" w:sz="0" w:space="0" w:color="auto"/>
            <w:right w:val="none" w:sz="0" w:space="0" w:color="auto"/>
          </w:divBdr>
        </w:div>
        <w:div w:id="868369531">
          <w:marLeft w:val="640"/>
          <w:marRight w:val="0"/>
          <w:marTop w:val="0"/>
          <w:marBottom w:val="0"/>
          <w:divBdr>
            <w:top w:val="none" w:sz="0" w:space="0" w:color="auto"/>
            <w:left w:val="none" w:sz="0" w:space="0" w:color="auto"/>
            <w:bottom w:val="none" w:sz="0" w:space="0" w:color="auto"/>
            <w:right w:val="none" w:sz="0" w:space="0" w:color="auto"/>
          </w:divBdr>
        </w:div>
        <w:div w:id="1798596437">
          <w:marLeft w:val="640"/>
          <w:marRight w:val="0"/>
          <w:marTop w:val="0"/>
          <w:marBottom w:val="0"/>
          <w:divBdr>
            <w:top w:val="none" w:sz="0" w:space="0" w:color="auto"/>
            <w:left w:val="none" w:sz="0" w:space="0" w:color="auto"/>
            <w:bottom w:val="none" w:sz="0" w:space="0" w:color="auto"/>
            <w:right w:val="none" w:sz="0" w:space="0" w:color="auto"/>
          </w:divBdr>
        </w:div>
        <w:div w:id="1405645600">
          <w:marLeft w:val="640"/>
          <w:marRight w:val="0"/>
          <w:marTop w:val="0"/>
          <w:marBottom w:val="0"/>
          <w:divBdr>
            <w:top w:val="none" w:sz="0" w:space="0" w:color="auto"/>
            <w:left w:val="none" w:sz="0" w:space="0" w:color="auto"/>
            <w:bottom w:val="none" w:sz="0" w:space="0" w:color="auto"/>
            <w:right w:val="none" w:sz="0" w:space="0" w:color="auto"/>
          </w:divBdr>
        </w:div>
        <w:div w:id="1388265582">
          <w:marLeft w:val="640"/>
          <w:marRight w:val="0"/>
          <w:marTop w:val="0"/>
          <w:marBottom w:val="0"/>
          <w:divBdr>
            <w:top w:val="none" w:sz="0" w:space="0" w:color="auto"/>
            <w:left w:val="none" w:sz="0" w:space="0" w:color="auto"/>
            <w:bottom w:val="none" w:sz="0" w:space="0" w:color="auto"/>
            <w:right w:val="none" w:sz="0" w:space="0" w:color="auto"/>
          </w:divBdr>
        </w:div>
        <w:div w:id="585695459">
          <w:marLeft w:val="640"/>
          <w:marRight w:val="0"/>
          <w:marTop w:val="0"/>
          <w:marBottom w:val="0"/>
          <w:divBdr>
            <w:top w:val="none" w:sz="0" w:space="0" w:color="auto"/>
            <w:left w:val="none" w:sz="0" w:space="0" w:color="auto"/>
            <w:bottom w:val="none" w:sz="0" w:space="0" w:color="auto"/>
            <w:right w:val="none" w:sz="0" w:space="0" w:color="auto"/>
          </w:divBdr>
        </w:div>
        <w:div w:id="707683503">
          <w:marLeft w:val="640"/>
          <w:marRight w:val="0"/>
          <w:marTop w:val="0"/>
          <w:marBottom w:val="0"/>
          <w:divBdr>
            <w:top w:val="none" w:sz="0" w:space="0" w:color="auto"/>
            <w:left w:val="none" w:sz="0" w:space="0" w:color="auto"/>
            <w:bottom w:val="none" w:sz="0" w:space="0" w:color="auto"/>
            <w:right w:val="none" w:sz="0" w:space="0" w:color="auto"/>
          </w:divBdr>
        </w:div>
        <w:div w:id="1676764652">
          <w:marLeft w:val="640"/>
          <w:marRight w:val="0"/>
          <w:marTop w:val="0"/>
          <w:marBottom w:val="0"/>
          <w:divBdr>
            <w:top w:val="none" w:sz="0" w:space="0" w:color="auto"/>
            <w:left w:val="none" w:sz="0" w:space="0" w:color="auto"/>
            <w:bottom w:val="none" w:sz="0" w:space="0" w:color="auto"/>
            <w:right w:val="none" w:sz="0" w:space="0" w:color="auto"/>
          </w:divBdr>
        </w:div>
        <w:div w:id="1244489563">
          <w:marLeft w:val="640"/>
          <w:marRight w:val="0"/>
          <w:marTop w:val="0"/>
          <w:marBottom w:val="0"/>
          <w:divBdr>
            <w:top w:val="none" w:sz="0" w:space="0" w:color="auto"/>
            <w:left w:val="none" w:sz="0" w:space="0" w:color="auto"/>
            <w:bottom w:val="none" w:sz="0" w:space="0" w:color="auto"/>
            <w:right w:val="none" w:sz="0" w:space="0" w:color="auto"/>
          </w:divBdr>
        </w:div>
        <w:div w:id="880869543">
          <w:marLeft w:val="640"/>
          <w:marRight w:val="0"/>
          <w:marTop w:val="0"/>
          <w:marBottom w:val="0"/>
          <w:divBdr>
            <w:top w:val="none" w:sz="0" w:space="0" w:color="auto"/>
            <w:left w:val="none" w:sz="0" w:space="0" w:color="auto"/>
            <w:bottom w:val="none" w:sz="0" w:space="0" w:color="auto"/>
            <w:right w:val="none" w:sz="0" w:space="0" w:color="auto"/>
          </w:divBdr>
        </w:div>
        <w:div w:id="389421920">
          <w:marLeft w:val="640"/>
          <w:marRight w:val="0"/>
          <w:marTop w:val="0"/>
          <w:marBottom w:val="0"/>
          <w:divBdr>
            <w:top w:val="none" w:sz="0" w:space="0" w:color="auto"/>
            <w:left w:val="none" w:sz="0" w:space="0" w:color="auto"/>
            <w:bottom w:val="none" w:sz="0" w:space="0" w:color="auto"/>
            <w:right w:val="none" w:sz="0" w:space="0" w:color="auto"/>
          </w:divBdr>
        </w:div>
        <w:div w:id="2071733538">
          <w:marLeft w:val="640"/>
          <w:marRight w:val="0"/>
          <w:marTop w:val="0"/>
          <w:marBottom w:val="0"/>
          <w:divBdr>
            <w:top w:val="none" w:sz="0" w:space="0" w:color="auto"/>
            <w:left w:val="none" w:sz="0" w:space="0" w:color="auto"/>
            <w:bottom w:val="none" w:sz="0" w:space="0" w:color="auto"/>
            <w:right w:val="none" w:sz="0" w:space="0" w:color="auto"/>
          </w:divBdr>
        </w:div>
      </w:divsChild>
    </w:div>
    <w:div w:id="117604337">
      <w:bodyDiv w:val="1"/>
      <w:marLeft w:val="0"/>
      <w:marRight w:val="0"/>
      <w:marTop w:val="0"/>
      <w:marBottom w:val="0"/>
      <w:divBdr>
        <w:top w:val="none" w:sz="0" w:space="0" w:color="auto"/>
        <w:left w:val="none" w:sz="0" w:space="0" w:color="auto"/>
        <w:bottom w:val="none" w:sz="0" w:space="0" w:color="auto"/>
        <w:right w:val="none" w:sz="0" w:space="0" w:color="auto"/>
      </w:divBdr>
      <w:divsChild>
        <w:div w:id="754016506">
          <w:marLeft w:val="640"/>
          <w:marRight w:val="0"/>
          <w:marTop w:val="0"/>
          <w:marBottom w:val="0"/>
          <w:divBdr>
            <w:top w:val="none" w:sz="0" w:space="0" w:color="auto"/>
            <w:left w:val="none" w:sz="0" w:space="0" w:color="auto"/>
            <w:bottom w:val="none" w:sz="0" w:space="0" w:color="auto"/>
            <w:right w:val="none" w:sz="0" w:space="0" w:color="auto"/>
          </w:divBdr>
        </w:div>
        <w:div w:id="623728774">
          <w:marLeft w:val="640"/>
          <w:marRight w:val="0"/>
          <w:marTop w:val="0"/>
          <w:marBottom w:val="0"/>
          <w:divBdr>
            <w:top w:val="none" w:sz="0" w:space="0" w:color="auto"/>
            <w:left w:val="none" w:sz="0" w:space="0" w:color="auto"/>
            <w:bottom w:val="none" w:sz="0" w:space="0" w:color="auto"/>
            <w:right w:val="none" w:sz="0" w:space="0" w:color="auto"/>
          </w:divBdr>
        </w:div>
        <w:div w:id="471292420">
          <w:marLeft w:val="640"/>
          <w:marRight w:val="0"/>
          <w:marTop w:val="0"/>
          <w:marBottom w:val="0"/>
          <w:divBdr>
            <w:top w:val="none" w:sz="0" w:space="0" w:color="auto"/>
            <w:left w:val="none" w:sz="0" w:space="0" w:color="auto"/>
            <w:bottom w:val="none" w:sz="0" w:space="0" w:color="auto"/>
            <w:right w:val="none" w:sz="0" w:space="0" w:color="auto"/>
          </w:divBdr>
        </w:div>
        <w:div w:id="1754084633">
          <w:marLeft w:val="640"/>
          <w:marRight w:val="0"/>
          <w:marTop w:val="0"/>
          <w:marBottom w:val="0"/>
          <w:divBdr>
            <w:top w:val="none" w:sz="0" w:space="0" w:color="auto"/>
            <w:left w:val="none" w:sz="0" w:space="0" w:color="auto"/>
            <w:bottom w:val="none" w:sz="0" w:space="0" w:color="auto"/>
            <w:right w:val="none" w:sz="0" w:space="0" w:color="auto"/>
          </w:divBdr>
        </w:div>
        <w:div w:id="1178075841">
          <w:marLeft w:val="640"/>
          <w:marRight w:val="0"/>
          <w:marTop w:val="0"/>
          <w:marBottom w:val="0"/>
          <w:divBdr>
            <w:top w:val="none" w:sz="0" w:space="0" w:color="auto"/>
            <w:left w:val="none" w:sz="0" w:space="0" w:color="auto"/>
            <w:bottom w:val="none" w:sz="0" w:space="0" w:color="auto"/>
            <w:right w:val="none" w:sz="0" w:space="0" w:color="auto"/>
          </w:divBdr>
        </w:div>
        <w:div w:id="390620486">
          <w:marLeft w:val="640"/>
          <w:marRight w:val="0"/>
          <w:marTop w:val="0"/>
          <w:marBottom w:val="0"/>
          <w:divBdr>
            <w:top w:val="none" w:sz="0" w:space="0" w:color="auto"/>
            <w:left w:val="none" w:sz="0" w:space="0" w:color="auto"/>
            <w:bottom w:val="none" w:sz="0" w:space="0" w:color="auto"/>
            <w:right w:val="none" w:sz="0" w:space="0" w:color="auto"/>
          </w:divBdr>
        </w:div>
        <w:div w:id="351928796">
          <w:marLeft w:val="640"/>
          <w:marRight w:val="0"/>
          <w:marTop w:val="0"/>
          <w:marBottom w:val="0"/>
          <w:divBdr>
            <w:top w:val="none" w:sz="0" w:space="0" w:color="auto"/>
            <w:left w:val="none" w:sz="0" w:space="0" w:color="auto"/>
            <w:bottom w:val="none" w:sz="0" w:space="0" w:color="auto"/>
            <w:right w:val="none" w:sz="0" w:space="0" w:color="auto"/>
          </w:divBdr>
        </w:div>
        <w:div w:id="1196501822">
          <w:marLeft w:val="640"/>
          <w:marRight w:val="0"/>
          <w:marTop w:val="0"/>
          <w:marBottom w:val="0"/>
          <w:divBdr>
            <w:top w:val="none" w:sz="0" w:space="0" w:color="auto"/>
            <w:left w:val="none" w:sz="0" w:space="0" w:color="auto"/>
            <w:bottom w:val="none" w:sz="0" w:space="0" w:color="auto"/>
            <w:right w:val="none" w:sz="0" w:space="0" w:color="auto"/>
          </w:divBdr>
        </w:div>
        <w:div w:id="654335445">
          <w:marLeft w:val="640"/>
          <w:marRight w:val="0"/>
          <w:marTop w:val="0"/>
          <w:marBottom w:val="0"/>
          <w:divBdr>
            <w:top w:val="none" w:sz="0" w:space="0" w:color="auto"/>
            <w:left w:val="none" w:sz="0" w:space="0" w:color="auto"/>
            <w:bottom w:val="none" w:sz="0" w:space="0" w:color="auto"/>
            <w:right w:val="none" w:sz="0" w:space="0" w:color="auto"/>
          </w:divBdr>
        </w:div>
        <w:div w:id="1461802724">
          <w:marLeft w:val="640"/>
          <w:marRight w:val="0"/>
          <w:marTop w:val="0"/>
          <w:marBottom w:val="0"/>
          <w:divBdr>
            <w:top w:val="none" w:sz="0" w:space="0" w:color="auto"/>
            <w:left w:val="none" w:sz="0" w:space="0" w:color="auto"/>
            <w:bottom w:val="none" w:sz="0" w:space="0" w:color="auto"/>
            <w:right w:val="none" w:sz="0" w:space="0" w:color="auto"/>
          </w:divBdr>
        </w:div>
        <w:div w:id="473176743">
          <w:marLeft w:val="640"/>
          <w:marRight w:val="0"/>
          <w:marTop w:val="0"/>
          <w:marBottom w:val="0"/>
          <w:divBdr>
            <w:top w:val="none" w:sz="0" w:space="0" w:color="auto"/>
            <w:left w:val="none" w:sz="0" w:space="0" w:color="auto"/>
            <w:bottom w:val="none" w:sz="0" w:space="0" w:color="auto"/>
            <w:right w:val="none" w:sz="0" w:space="0" w:color="auto"/>
          </w:divBdr>
        </w:div>
        <w:div w:id="1587810051">
          <w:marLeft w:val="640"/>
          <w:marRight w:val="0"/>
          <w:marTop w:val="0"/>
          <w:marBottom w:val="0"/>
          <w:divBdr>
            <w:top w:val="none" w:sz="0" w:space="0" w:color="auto"/>
            <w:left w:val="none" w:sz="0" w:space="0" w:color="auto"/>
            <w:bottom w:val="none" w:sz="0" w:space="0" w:color="auto"/>
            <w:right w:val="none" w:sz="0" w:space="0" w:color="auto"/>
          </w:divBdr>
        </w:div>
        <w:div w:id="713887593">
          <w:marLeft w:val="640"/>
          <w:marRight w:val="0"/>
          <w:marTop w:val="0"/>
          <w:marBottom w:val="0"/>
          <w:divBdr>
            <w:top w:val="none" w:sz="0" w:space="0" w:color="auto"/>
            <w:left w:val="none" w:sz="0" w:space="0" w:color="auto"/>
            <w:bottom w:val="none" w:sz="0" w:space="0" w:color="auto"/>
            <w:right w:val="none" w:sz="0" w:space="0" w:color="auto"/>
          </w:divBdr>
        </w:div>
        <w:div w:id="1437477587">
          <w:marLeft w:val="640"/>
          <w:marRight w:val="0"/>
          <w:marTop w:val="0"/>
          <w:marBottom w:val="0"/>
          <w:divBdr>
            <w:top w:val="none" w:sz="0" w:space="0" w:color="auto"/>
            <w:left w:val="none" w:sz="0" w:space="0" w:color="auto"/>
            <w:bottom w:val="none" w:sz="0" w:space="0" w:color="auto"/>
            <w:right w:val="none" w:sz="0" w:space="0" w:color="auto"/>
          </w:divBdr>
        </w:div>
        <w:div w:id="563611056">
          <w:marLeft w:val="640"/>
          <w:marRight w:val="0"/>
          <w:marTop w:val="0"/>
          <w:marBottom w:val="0"/>
          <w:divBdr>
            <w:top w:val="none" w:sz="0" w:space="0" w:color="auto"/>
            <w:left w:val="none" w:sz="0" w:space="0" w:color="auto"/>
            <w:bottom w:val="none" w:sz="0" w:space="0" w:color="auto"/>
            <w:right w:val="none" w:sz="0" w:space="0" w:color="auto"/>
          </w:divBdr>
        </w:div>
        <w:div w:id="225653970">
          <w:marLeft w:val="640"/>
          <w:marRight w:val="0"/>
          <w:marTop w:val="0"/>
          <w:marBottom w:val="0"/>
          <w:divBdr>
            <w:top w:val="none" w:sz="0" w:space="0" w:color="auto"/>
            <w:left w:val="none" w:sz="0" w:space="0" w:color="auto"/>
            <w:bottom w:val="none" w:sz="0" w:space="0" w:color="auto"/>
            <w:right w:val="none" w:sz="0" w:space="0" w:color="auto"/>
          </w:divBdr>
        </w:div>
        <w:div w:id="519272987">
          <w:marLeft w:val="640"/>
          <w:marRight w:val="0"/>
          <w:marTop w:val="0"/>
          <w:marBottom w:val="0"/>
          <w:divBdr>
            <w:top w:val="none" w:sz="0" w:space="0" w:color="auto"/>
            <w:left w:val="none" w:sz="0" w:space="0" w:color="auto"/>
            <w:bottom w:val="none" w:sz="0" w:space="0" w:color="auto"/>
            <w:right w:val="none" w:sz="0" w:space="0" w:color="auto"/>
          </w:divBdr>
        </w:div>
        <w:div w:id="396901219">
          <w:marLeft w:val="640"/>
          <w:marRight w:val="0"/>
          <w:marTop w:val="0"/>
          <w:marBottom w:val="0"/>
          <w:divBdr>
            <w:top w:val="none" w:sz="0" w:space="0" w:color="auto"/>
            <w:left w:val="none" w:sz="0" w:space="0" w:color="auto"/>
            <w:bottom w:val="none" w:sz="0" w:space="0" w:color="auto"/>
            <w:right w:val="none" w:sz="0" w:space="0" w:color="auto"/>
          </w:divBdr>
        </w:div>
      </w:divsChild>
    </w:div>
    <w:div w:id="143669950">
      <w:bodyDiv w:val="1"/>
      <w:marLeft w:val="0"/>
      <w:marRight w:val="0"/>
      <w:marTop w:val="0"/>
      <w:marBottom w:val="0"/>
      <w:divBdr>
        <w:top w:val="none" w:sz="0" w:space="0" w:color="auto"/>
        <w:left w:val="none" w:sz="0" w:space="0" w:color="auto"/>
        <w:bottom w:val="none" w:sz="0" w:space="0" w:color="auto"/>
        <w:right w:val="none" w:sz="0" w:space="0" w:color="auto"/>
      </w:divBdr>
      <w:divsChild>
        <w:div w:id="2030254276">
          <w:marLeft w:val="640"/>
          <w:marRight w:val="0"/>
          <w:marTop w:val="0"/>
          <w:marBottom w:val="0"/>
          <w:divBdr>
            <w:top w:val="none" w:sz="0" w:space="0" w:color="auto"/>
            <w:left w:val="none" w:sz="0" w:space="0" w:color="auto"/>
            <w:bottom w:val="none" w:sz="0" w:space="0" w:color="auto"/>
            <w:right w:val="none" w:sz="0" w:space="0" w:color="auto"/>
          </w:divBdr>
        </w:div>
        <w:div w:id="309680377">
          <w:marLeft w:val="640"/>
          <w:marRight w:val="0"/>
          <w:marTop w:val="0"/>
          <w:marBottom w:val="0"/>
          <w:divBdr>
            <w:top w:val="none" w:sz="0" w:space="0" w:color="auto"/>
            <w:left w:val="none" w:sz="0" w:space="0" w:color="auto"/>
            <w:bottom w:val="none" w:sz="0" w:space="0" w:color="auto"/>
            <w:right w:val="none" w:sz="0" w:space="0" w:color="auto"/>
          </w:divBdr>
        </w:div>
        <w:div w:id="2131049828">
          <w:marLeft w:val="640"/>
          <w:marRight w:val="0"/>
          <w:marTop w:val="0"/>
          <w:marBottom w:val="0"/>
          <w:divBdr>
            <w:top w:val="none" w:sz="0" w:space="0" w:color="auto"/>
            <w:left w:val="none" w:sz="0" w:space="0" w:color="auto"/>
            <w:bottom w:val="none" w:sz="0" w:space="0" w:color="auto"/>
            <w:right w:val="none" w:sz="0" w:space="0" w:color="auto"/>
          </w:divBdr>
        </w:div>
        <w:div w:id="1897549235">
          <w:marLeft w:val="640"/>
          <w:marRight w:val="0"/>
          <w:marTop w:val="0"/>
          <w:marBottom w:val="0"/>
          <w:divBdr>
            <w:top w:val="none" w:sz="0" w:space="0" w:color="auto"/>
            <w:left w:val="none" w:sz="0" w:space="0" w:color="auto"/>
            <w:bottom w:val="none" w:sz="0" w:space="0" w:color="auto"/>
            <w:right w:val="none" w:sz="0" w:space="0" w:color="auto"/>
          </w:divBdr>
        </w:div>
        <w:div w:id="1766611740">
          <w:marLeft w:val="640"/>
          <w:marRight w:val="0"/>
          <w:marTop w:val="0"/>
          <w:marBottom w:val="0"/>
          <w:divBdr>
            <w:top w:val="none" w:sz="0" w:space="0" w:color="auto"/>
            <w:left w:val="none" w:sz="0" w:space="0" w:color="auto"/>
            <w:bottom w:val="none" w:sz="0" w:space="0" w:color="auto"/>
            <w:right w:val="none" w:sz="0" w:space="0" w:color="auto"/>
          </w:divBdr>
        </w:div>
        <w:div w:id="678779952">
          <w:marLeft w:val="640"/>
          <w:marRight w:val="0"/>
          <w:marTop w:val="0"/>
          <w:marBottom w:val="0"/>
          <w:divBdr>
            <w:top w:val="none" w:sz="0" w:space="0" w:color="auto"/>
            <w:left w:val="none" w:sz="0" w:space="0" w:color="auto"/>
            <w:bottom w:val="none" w:sz="0" w:space="0" w:color="auto"/>
            <w:right w:val="none" w:sz="0" w:space="0" w:color="auto"/>
          </w:divBdr>
        </w:div>
        <w:div w:id="231160929">
          <w:marLeft w:val="640"/>
          <w:marRight w:val="0"/>
          <w:marTop w:val="0"/>
          <w:marBottom w:val="0"/>
          <w:divBdr>
            <w:top w:val="none" w:sz="0" w:space="0" w:color="auto"/>
            <w:left w:val="none" w:sz="0" w:space="0" w:color="auto"/>
            <w:bottom w:val="none" w:sz="0" w:space="0" w:color="auto"/>
            <w:right w:val="none" w:sz="0" w:space="0" w:color="auto"/>
          </w:divBdr>
        </w:div>
        <w:div w:id="1037505328">
          <w:marLeft w:val="640"/>
          <w:marRight w:val="0"/>
          <w:marTop w:val="0"/>
          <w:marBottom w:val="0"/>
          <w:divBdr>
            <w:top w:val="none" w:sz="0" w:space="0" w:color="auto"/>
            <w:left w:val="none" w:sz="0" w:space="0" w:color="auto"/>
            <w:bottom w:val="none" w:sz="0" w:space="0" w:color="auto"/>
            <w:right w:val="none" w:sz="0" w:space="0" w:color="auto"/>
          </w:divBdr>
        </w:div>
        <w:div w:id="1123380792">
          <w:marLeft w:val="640"/>
          <w:marRight w:val="0"/>
          <w:marTop w:val="0"/>
          <w:marBottom w:val="0"/>
          <w:divBdr>
            <w:top w:val="none" w:sz="0" w:space="0" w:color="auto"/>
            <w:left w:val="none" w:sz="0" w:space="0" w:color="auto"/>
            <w:bottom w:val="none" w:sz="0" w:space="0" w:color="auto"/>
            <w:right w:val="none" w:sz="0" w:space="0" w:color="auto"/>
          </w:divBdr>
        </w:div>
        <w:div w:id="632372737">
          <w:marLeft w:val="640"/>
          <w:marRight w:val="0"/>
          <w:marTop w:val="0"/>
          <w:marBottom w:val="0"/>
          <w:divBdr>
            <w:top w:val="none" w:sz="0" w:space="0" w:color="auto"/>
            <w:left w:val="none" w:sz="0" w:space="0" w:color="auto"/>
            <w:bottom w:val="none" w:sz="0" w:space="0" w:color="auto"/>
            <w:right w:val="none" w:sz="0" w:space="0" w:color="auto"/>
          </w:divBdr>
        </w:div>
        <w:div w:id="1253709701">
          <w:marLeft w:val="640"/>
          <w:marRight w:val="0"/>
          <w:marTop w:val="0"/>
          <w:marBottom w:val="0"/>
          <w:divBdr>
            <w:top w:val="none" w:sz="0" w:space="0" w:color="auto"/>
            <w:left w:val="none" w:sz="0" w:space="0" w:color="auto"/>
            <w:bottom w:val="none" w:sz="0" w:space="0" w:color="auto"/>
            <w:right w:val="none" w:sz="0" w:space="0" w:color="auto"/>
          </w:divBdr>
        </w:div>
        <w:div w:id="1196190907">
          <w:marLeft w:val="640"/>
          <w:marRight w:val="0"/>
          <w:marTop w:val="0"/>
          <w:marBottom w:val="0"/>
          <w:divBdr>
            <w:top w:val="none" w:sz="0" w:space="0" w:color="auto"/>
            <w:left w:val="none" w:sz="0" w:space="0" w:color="auto"/>
            <w:bottom w:val="none" w:sz="0" w:space="0" w:color="auto"/>
            <w:right w:val="none" w:sz="0" w:space="0" w:color="auto"/>
          </w:divBdr>
        </w:div>
        <w:div w:id="1882940403">
          <w:marLeft w:val="640"/>
          <w:marRight w:val="0"/>
          <w:marTop w:val="0"/>
          <w:marBottom w:val="0"/>
          <w:divBdr>
            <w:top w:val="none" w:sz="0" w:space="0" w:color="auto"/>
            <w:left w:val="none" w:sz="0" w:space="0" w:color="auto"/>
            <w:bottom w:val="none" w:sz="0" w:space="0" w:color="auto"/>
            <w:right w:val="none" w:sz="0" w:space="0" w:color="auto"/>
          </w:divBdr>
        </w:div>
        <w:div w:id="1485124596">
          <w:marLeft w:val="640"/>
          <w:marRight w:val="0"/>
          <w:marTop w:val="0"/>
          <w:marBottom w:val="0"/>
          <w:divBdr>
            <w:top w:val="none" w:sz="0" w:space="0" w:color="auto"/>
            <w:left w:val="none" w:sz="0" w:space="0" w:color="auto"/>
            <w:bottom w:val="none" w:sz="0" w:space="0" w:color="auto"/>
            <w:right w:val="none" w:sz="0" w:space="0" w:color="auto"/>
          </w:divBdr>
        </w:div>
        <w:div w:id="952636036">
          <w:marLeft w:val="640"/>
          <w:marRight w:val="0"/>
          <w:marTop w:val="0"/>
          <w:marBottom w:val="0"/>
          <w:divBdr>
            <w:top w:val="none" w:sz="0" w:space="0" w:color="auto"/>
            <w:left w:val="none" w:sz="0" w:space="0" w:color="auto"/>
            <w:bottom w:val="none" w:sz="0" w:space="0" w:color="auto"/>
            <w:right w:val="none" w:sz="0" w:space="0" w:color="auto"/>
          </w:divBdr>
        </w:div>
        <w:div w:id="624586103">
          <w:marLeft w:val="640"/>
          <w:marRight w:val="0"/>
          <w:marTop w:val="0"/>
          <w:marBottom w:val="0"/>
          <w:divBdr>
            <w:top w:val="none" w:sz="0" w:space="0" w:color="auto"/>
            <w:left w:val="none" w:sz="0" w:space="0" w:color="auto"/>
            <w:bottom w:val="none" w:sz="0" w:space="0" w:color="auto"/>
            <w:right w:val="none" w:sz="0" w:space="0" w:color="auto"/>
          </w:divBdr>
        </w:div>
        <w:div w:id="2013219512">
          <w:marLeft w:val="640"/>
          <w:marRight w:val="0"/>
          <w:marTop w:val="0"/>
          <w:marBottom w:val="0"/>
          <w:divBdr>
            <w:top w:val="none" w:sz="0" w:space="0" w:color="auto"/>
            <w:left w:val="none" w:sz="0" w:space="0" w:color="auto"/>
            <w:bottom w:val="none" w:sz="0" w:space="0" w:color="auto"/>
            <w:right w:val="none" w:sz="0" w:space="0" w:color="auto"/>
          </w:divBdr>
        </w:div>
        <w:div w:id="1358047890">
          <w:marLeft w:val="640"/>
          <w:marRight w:val="0"/>
          <w:marTop w:val="0"/>
          <w:marBottom w:val="0"/>
          <w:divBdr>
            <w:top w:val="none" w:sz="0" w:space="0" w:color="auto"/>
            <w:left w:val="none" w:sz="0" w:space="0" w:color="auto"/>
            <w:bottom w:val="none" w:sz="0" w:space="0" w:color="auto"/>
            <w:right w:val="none" w:sz="0" w:space="0" w:color="auto"/>
          </w:divBdr>
        </w:div>
      </w:divsChild>
    </w:div>
    <w:div w:id="150946352">
      <w:bodyDiv w:val="1"/>
      <w:marLeft w:val="0"/>
      <w:marRight w:val="0"/>
      <w:marTop w:val="0"/>
      <w:marBottom w:val="0"/>
      <w:divBdr>
        <w:top w:val="none" w:sz="0" w:space="0" w:color="auto"/>
        <w:left w:val="none" w:sz="0" w:space="0" w:color="auto"/>
        <w:bottom w:val="none" w:sz="0" w:space="0" w:color="auto"/>
        <w:right w:val="none" w:sz="0" w:space="0" w:color="auto"/>
      </w:divBdr>
      <w:divsChild>
        <w:div w:id="782456250">
          <w:marLeft w:val="640"/>
          <w:marRight w:val="0"/>
          <w:marTop w:val="0"/>
          <w:marBottom w:val="0"/>
          <w:divBdr>
            <w:top w:val="none" w:sz="0" w:space="0" w:color="auto"/>
            <w:left w:val="none" w:sz="0" w:space="0" w:color="auto"/>
            <w:bottom w:val="none" w:sz="0" w:space="0" w:color="auto"/>
            <w:right w:val="none" w:sz="0" w:space="0" w:color="auto"/>
          </w:divBdr>
        </w:div>
        <w:div w:id="567155199">
          <w:marLeft w:val="640"/>
          <w:marRight w:val="0"/>
          <w:marTop w:val="0"/>
          <w:marBottom w:val="0"/>
          <w:divBdr>
            <w:top w:val="none" w:sz="0" w:space="0" w:color="auto"/>
            <w:left w:val="none" w:sz="0" w:space="0" w:color="auto"/>
            <w:bottom w:val="none" w:sz="0" w:space="0" w:color="auto"/>
            <w:right w:val="none" w:sz="0" w:space="0" w:color="auto"/>
          </w:divBdr>
        </w:div>
        <w:div w:id="1264538339">
          <w:marLeft w:val="640"/>
          <w:marRight w:val="0"/>
          <w:marTop w:val="0"/>
          <w:marBottom w:val="0"/>
          <w:divBdr>
            <w:top w:val="none" w:sz="0" w:space="0" w:color="auto"/>
            <w:left w:val="none" w:sz="0" w:space="0" w:color="auto"/>
            <w:bottom w:val="none" w:sz="0" w:space="0" w:color="auto"/>
            <w:right w:val="none" w:sz="0" w:space="0" w:color="auto"/>
          </w:divBdr>
        </w:div>
        <w:div w:id="694622779">
          <w:marLeft w:val="640"/>
          <w:marRight w:val="0"/>
          <w:marTop w:val="0"/>
          <w:marBottom w:val="0"/>
          <w:divBdr>
            <w:top w:val="none" w:sz="0" w:space="0" w:color="auto"/>
            <w:left w:val="none" w:sz="0" w:space="0" w:color="auto"/>
            <w:bottom w:val="none" w:sz="0" w:space="0" w:color="auto"/>
            <w:right w:val="none" w:sz="0" w:space="0" w:color="auto"/>
          </w:divBdr>
        </w:div>
        <w:div w:id="2115588065">
          <w:marLeft w:val="640"/>
          <w:marRight w:val="0"/>
          <w:marTop w:val="0"/>
          <w:marBottom w:val="0"/>
          <w:divBdr>
            <w:top w:val="none" w:sz="0" w:space="0" w:color="auto"/>
            <w:left w:val="none" w:sz="0" w:space="0" w:color="auto"/>
            <w:bottom w:val="none" w:sz="0" w:space="0" w:color="auto"/>
            <w:right w:val="none" w:sz="0" w:space="0" w:color="auto"/>
          </w:divBdr>
        </w:div>
        <w:div w:id="457064703">
          <w:marLeft w:val="640"/>
          <w:marRight w:val="0"/>
          <w:marTop w:val="0"/>
          <w:marBottom w:val="0"/>
          <w:divBdr>
            <w:top w:val="none" w:sz="0" w:space="0" w:color="auto"/>
            <w:left w:val="none" w:sz="0" w:space="0" w:color="auto"/>
            <w:bottom w:val="none" w:sz="0" w:space="0" w:color="auto"/>
            <w:right w:val="none" w:sz="0" w:space="0" w:color="auto"/>
          </w:divBdr>
        </w:div>
        <w:div w:id="1292786967">
          <w:marLeft w:val="640"/>
          <w:marRight w:val="0"/>
          <w:marTop w:val="0"/>
          <w:marBottom w:val="0"/>
          <w:divBdr>
            <w:top w:val="none" w:sz="0" w:space="0" w:color="auto"/>
            <w:left w:val="none" w:sz="0" w:space="0" w:color="auto"/>
            <w:bottom w:val="none" w:sz="0" w:space="0" w:color="auto"/>
            <w:right w:val="none" w:sz="0" w:space="0" w:color="auto"/>
          </w:divBdr>
        </w:div>
        <w:div w:id="2003854352">
          <w:marLeft w:val="640"/>
          <w:marRight w:val="0"/>
          <w:marTop w:val="0"/>
          <w:marBottom w:val="0"/>
          <w:divBdr>
            <w:top w:val="none" w:sz="0" w:space="0" w:color="auto"/>
            <w:left w:val="none" w:sz="0" w:space="0" w:color="auto"/>
            <w:bottom w:val="none" w:sz="0" w:space="0" w:color="auto"/>
            <w:right w:val="none" w:sz="0" w:space="0" w:color="auto"/>
          </w:divBdr>
        </w:div>
        <w:div w:id="1457602647">
          <w:marLeft w:val="640"/>
          <w:marRight w:val="0"/>
          <w:marTop w:val="0"/>
          <w:marBottom w:val="0"/>
          <w:divBdr>
            <w:top w:val="none" w:sz="0" w:space="0" w:color="auto"/>
            <w:left w:val="none" w:sz="0" w:space="0" w:color="auto"/>
            <w:bottom w:val="none" w:sz="0" w:space="0" w:color="auto"/>
            <w:right w:val="none" w:sz="0" w:space="0" w:color="auto"/>
          </w:divBdr>
        </w:div>
        <w:div w:id="1263487729">
          <w:marLeft w:val="640"/>
          <w:marRight w:val="0"/>
          <w:marTop w:val="0"/>
          <w:marBottom w:val="0"/>
          <w:divBdr>
            <w:top w:val="none" w:sz="0" w:space="0" w:color="auto"/>
            <w:left w:val="none" w:sz="0" w:space="0" w:color="auto"/>
            <w:bottom w:val="none" w:sz="0" w:space="0" w:color="auto"/>
            <w:right w:val="none" w:sz="0" w:space="0" w:color="auto"/>
          </w:divBdr>
        </w:div>
        <w:div w:id="159926981">
          <w:marLeft w:val="640"/>
          <w:marRight w:val="0"/>
          <w:marTop w:val="0"/>
          <w:marBottom w:val="0"/>
          <w:divBdr>
            <w:top w:val="none" w:sz="0" w:space="0" w:color="auto"/>
            <w:left w:val="none" w:sz="0" w:space="0" w:color="auto"/>
            <w:bottom w:val="none" w:sz="0" w:space="0" w:color="auto"/>
            <w:right w:val="none" w:sz="0" w:space="0" w:color="auto"/>
          </w:divBdr>
        </w:div>
        <w:div w:id="1497723318">
          <w:marLeft w:val="640"/>
          <w:marRight w:val="0"/>
          <w:marTop w:val="0"/>
          <w:marBottom w:val="0"/>
          <w:divBdr>
            <w:top w:val="none" w:sz="0" w:space="0" w:color="auto"/>
            <w:left w:val="none" w:sz="0" w:space="0" w:color="auto"/>
            <w:bottom w:val="none" w:sz="0" w:space="0" w:color="auto"/>
            <w:right w:val="none" w:sz="0" w:space="0" w:color="auto"/>
          </w:divBdr>
        </w:div>
        <w:div w:id="1408574993">
          <w:marLeft w:val="640"/>
          <w:marRight w:val="0"/>
          <w:marTop w:val="0"/>
          <w:marBottom w:val="0"/>
          <w:divBdr>
            <w:top w:val="none" w:sz="0" w:space="0" w:color="auto"/>
            <w:left w:val="none" w:sz="0" w:space="0" w:color="auto"/>
            <w:bottom w:val="none" w:sz="0" w:space="0" w:color="auto"/>
            <w:right w:val="none" w:sz="0" w:space="0" w:color="auto"/>
          </w:divBdr>
        </w:div>
        <w:div w:id="184026736">
          <w:marLeft w:val="640"/>
          <w:marRight w:val="0"/>
          <w:marTop w:val="0"/>
          <w:marBottom w:val="0"/>
          <w:divBdr>
            <w:top w:val="none" w:sz="0" w:space="0" w:color="auto"/>
            <w:left w:val="none" w:sz="0" w:space="0" w:color="auto"/>
            <w:bottom w:val="none" w:sz="0" w:space="0" w:color="auto"/>
            <w:right w:val="none" w:sz="0" w:space="0" w:color="auto"/>
          </w:divBdr>
        </w:div>
        <w:div w:id="977806779">
          <w:marLeft w:val="640"/>
          <w:marRight w:val="0"/>
          <w:marTop w:val="0"/>
          <w:marBottom w:val="0"/>
          <w:divBdr>
            <w:top w:val="none" w:sz="0" w:space="0" w:color="auto"/>
            <w:left w:val="none" w:sz="0" w:space="0" w:color="auto"/>
            <w:bottom w:val="none" w:sz="0" w:space="0" w:color="auto"/>
            <w:right w:val="none" w:sz="0" w:space="0" w:color="auto"/>
          </w:divBdr>
        </w:div>
        <w:div w:id="43867475">
          <w:marLeft w:val="640"/>
          <w:marRight w:val="0"/>
          <w:marTop w:val="0"/>
          <w:marBottom w:val="0"/>
          <w:divBdr>
            <w:top w:val="none" w:sz="0" w:space="0" w:color="auto"/>
            <w:left w:val="none" w:sz="0" w:space="0" w:color="auto"/>
            <w:bottom w:val="none" w:sz="0" w:space="0" w:color="auto"/>
            <w:right w:val="none" w:sz="0" w:space="0" w:color="auto"/>
          </w:divBdr>
        </w:div>
        <w:div w:id="1101335498">
          <w:marLeft w:val="640"/>
          <w:marRight w:val="0"/>
          <w:marTop w:val="0"/>
          <w:marBottom w:val="0"/>
          <w:divBdr>
            <w:top w:val="none" w:sz="0" w:space="0" w:color="auto"/>
            <w:left w:val="none" w:sz="0" w:space="0" w:color="auto"/>
            <w:bottom w:val="none" w:sz="0" w:space="0" w:color="auto"/>
            <w:right w:val="none" w:sz="0" w:space="0" w:color="auto"/>
          </w:divBdr>
        </w:div>
        <w:div w:id="412629701">
          <w:marLeft w:val="640"/>
          <w:marRight w:val="0"/>
          <w:marTop w:val="0"/>
          <w:marBottom w:val="0"/>
          <w:divBdr>
            <w:top w:val="none" w:sz="0" w:space="0" w:color="auto"/>
            <w:left w:val="none" w:sz="0" w:space="0" w:color="auto"/>
            <w:bottom w:val="none" w:sz="0" w:space="0" w:color="auto"/>
            <w:right w:val="none" w:sz="0" w:space="0" w:color="auto"/>
          </w:divBdr>
        </w:div>
        <w:div w:id="667950530">
          <w:marLeft w:val="640"/>
          <w:marRight w:val="0"/>
          <w:marTop w:val="0"/>
          <w:marBottom w:val="0"/>
          <w:divBdr>
            <w:top w:val="none" w:sz="0" w:space="0" w:color="auto"/>
            <w:left w:val="none" w:sz="0" w:space="0" w:color="auto"/>
            <w:bottom w:val="none" w:sz="0" w:space="0" w:color="auto"/>
            <w:right w:val="none" w:sz="0" w:space="0" w:color="auto"/>
          </w:divBdr>
        </w:div>
        <w:div w:id="170150337">
          <w:marLeft w:val="640"/>
          <w:marRight w:val="0"/>
          <w:marTop w:val="0"/>
          <w:marBottom w:val="0"/>
          <w:divBdr>
            <w:top w:val="none" w:sz="0" w:space="0" w:color="auto"/>
            <w:left w:val="none" w:sz="0" w:space="0" w:color="auto"/>
            <w:bottom w:val="none" w:sz="0" w:space="0" w:color="auto"/>
            <w:right w:val="none" w:sz="0" w:space="0" w:color="auto"/>
          </w:divBdr>
        </w:div>
      </w:divsChild>
    </w:div>
    <w:div w:id="193345099">
      <w:bodyDiv w:val="1"/>
      <w:marLeft w:val="0"/>
      <w:marRight w:val="0"/>
      <w:marTop w:val="0"/>
      <w:marBottom w:val="0"/>
      <w:divBdr>
        <w:top w:val="none" w:sz="0" w:space="0" w:color="auto"/>
        <w:left w:val="none" w:sz="0" w:space="0" w:color="auto"/>
        <w:bottom w:val="none" w:sz="0" w:space="0" w:color="auto"/>
        <w:right w:val="none" w:sz="0" w:space="0" w:color="auto"/>
      </w:divBdr>
      <w:divsChild>
        <w:div w:id="876313741">
          <w:marLeft w:val="640"/>
          <w:marRight w:val="0"/>
          <w:marTop w:val="0"/>
          <w:marBottom w:val="0"/>
          <w:divBdr>
            <w:top w:val="none" w:sz="0" w:space="0" w:color="auto"/>
            <w:left w:val="none" w:sz="0" w:space="0" w:color="auto"/>
            <w:bottom w:val="none" w:sz="0" w:space="0" w:color="auto"/>
            <w:right w:val="none" w:sz="0" w:space="0" w:color="auto"/>
          </w:divBdr>
        </w:div>
        <w:div w:id="727917813">
          <w:marLeft w:val="640"/>
          <w:marRight w:val="0"/>
          <w:marTop w:val="0"/>
          <w:marBottom w:val="0"/>
          <w:divBdr>
            <w:top w:val="none" w:sz="0" w:space="0" w:color="auto"/>
            <w:left w:val="none" w:sz="0" w:space="0" w:color="auto"/>
            <w:bottom w:val="none" w:sz="0" w:space="0" w:color="auto"/>
            <w:right w:val="none" w:sz="0" w:space="0" w:color="auto"/>
          </w:divBdr>
        </w:div>
        <w:div w:id="777456864">
          <w:marLeft w:val="640"/>
          <w:marRight w:val="0"/>
          <w:marTop w:val="0"/>
          <w:marBottom w:val="0"/>
          <w:divBdr>
            <w:top w:val="none" w:sz="0" w:space="0" w:color="auto"/>
            <w:left w:val="none" w:sz="0" w:space="0" w:color="auto"/>
            <w:bottom w:val="none" w:sz="0" w:space="0" w:color="auto"/>
            <w:right w:val="none" w:sz="0" w:space="0" w:color="auto"/>
          </w:divBdr>
        </w:div>
        <w:div w:id="382338868">
          <w:marLeft w:val="640"/>
          <w:marRight w:val="0"/>
          <w:marTop w:val="0"/>
          <w:marBottom w:val="0"/>
          <w:divBdr>
            <w:top w:val="none" w:sz="0" w:space="0" w:color="auto"/>
            <w:left w:val="none" w:sz="0" w:space="0" w:color="auto"/>
            <w:bottom w:val="none" w:sz="0" w:space="0" w:color="auto"/>
            <w:right w:val="none" w:sz="0" w:space="0" w:color="auto"/>
          </w:divBdr>
        </w:div>
        <w:div w:id="232009279">
          <w:marLeft w:val="640"/>
          <w:marRight w:val="0"/>
          <w:marTop w:val="0"/>
          <w:marBottom w:val="0"/>
          <w:divBdr>
            <w:top w:val="none" w:sz="0" w:space="0" w:color="auto"/>
            <w:left w:val="none" w:sz="0" w:space="0" w:color="auto"/>
            <w:bottom w:val="none" w:sz="0" w:space="0" w:color="auto"/>
            <w:right w:val="none" w:sz="0" w:space="0" w:color="auto"/>
          </w:divBdr>
        </w:div>
        <w:div w:id="1643585397">
          <w:marLeft w:val="640"/>
          <w:marRight w:val="0"/>
          <w:marTop w:val="0"/>
          <w:marBottom w:val="0"/>
          <w:divBdr>
            <w:top w:val="none" w:sz="0" w:space="0" w:color="auto"/>
            <w:left w:val="none" w:sz="0" w:space="0" w:color="auto"/>
            <w:bottom w:val="none" w:sz="0" w:space="0" w:color="auto"/>
            <w:right w:val="none" w:sz="0" w:space="0" w:color="auto"/>
          </w:divBdr>
        </w:div>
        <w:div w:id="97603772">
          <w:marLeft w:val="640"/>
          <w:marRight w:val="0"/>
          <w:marTop w:val="0"/>
          <w:marBottom w:val="0"/>
          <w:divBdr>
            <w:top w:val="none" w:sz="0" w:space="0" w:color="auto"/>
            <w:left w:val="none" w:sz="0" w:space="0" w:color="auto"/>
            <w:bottom w:val="none" w:sz="0" w:space="0" w:color="auto"/>
            <w:right w:val="none" w:sz="0" w:space="0" w:color="auto"/>
          </w:divBdr>
        </w:div>
        <w:div w:id="129057550">
          <w:marLeft w:val="640"/>
          <w:marRight w:val="0"/>
          <w:marTop w:val="0"/>
          <w:marBottom w:val="0"/>
          <w:divBdr>
            <w:top w:val="none" w:sz="0" w:space="0" w:color="auto"/>
            <w:left w:val="none" w:sz="0" w:space="0" w:color="auto"/>
            <w:bottom w:val="none" w:sz="0" w:space="0" w:color="auto"/>
            <w:right w:val="none" w:sz="0" w:space="0" w:color="auto"/>
          </w:divBdr>
        </w:div>
        <w:div w:id="2072804003">
          <w:marLeft w:val="640"/>
          <w:marRight w:val="0"/>
          <w:marTop w:val="0"/>
          <w:marBottom w:val="0"/>
          <w:divBdr>
            <w:top w:val="none" w:sz="0" w:space="0" w:color="auto"/>
            <w:left w:val="none" w:sz="0" w:space="0" w:color="auto"/>
            <w:bottom w:val="none" w:sz="0" w:space="0" w:color="auto"/>
            <w:right w:val="none" w:sz="0" w:space="0" w:color="auto"/>
          </w:divBdr>
        </w:div>
        <w:div w:id="949970675">
          <w:marLeft w:val="640"/>
          <w:marRight w:val="0"/>
          <w:marTop w:val="0"/>
          <w:marBottom w:val="0"/>
          <w:divBdr>
            <w:top w:val="none" w:sz="0" w:space="0" w:color="auto"/>
            <w:left w:val="none" w:sz="0" w:space="0" w:color="auto"/>
            <w:bottom w:val="none" w:sz="0" w:space="0" w:color="auto"/>
            <w:right w:val="none" w:sz="0" w:space="0" w:color="auto"/>
          </w:divBdr>
        </w:div>
        <w:div w:id="360863045">
          <w:marLeft w:val="640"/>
          <w:marRight w:val="0"/>
          <w:marTop w:val="0"/>
          <w:marBottom w:val="0"/>
          <w:divBdr>
            <w:top w:val="none" w:sz="0" w:space="0" w:color="auto"/>
            <w:left w:val="none" w:sz="0" w:space="0" w:color="auto"/>
            <w:bottom w:val="none" w:sz="0" w:space="0" w:color="auto"/>
            <w:right w:val="none" w:sz="0" w:space="0" w:color="auto"/>
          </w:divBdr>
        </w:div>
        <w:div w:id="58483233">
          <w:marLeft w:val="640"/>
          <w:marRight w:val="0"/>
          <w:marTop w:val="0"/>
          <w:marBottom w:val="0"/>
          <w:divBdr>
            <w:top w:val="none" w:sz="0" w:space="0" w:color="auto"/>
            <w:left w:val="none" w:sz="0" w:space="0" w:color="auto"/>
            <w:bottom w:val="none" w:sz="0" w:space="0" w:color="auto"/>
            <w:right w:val="none" w:sz="0" w:space="0" w:color="auto"/>
          </w:divBdr>
        </w:div>
        <w:div w:id="1019238648">
          <w:marLeft w:val="640"/>
          <w:marRight w:val="0"/>
          <w:marTop w:val="0"/>
          <w:marBottom w:val="0"/>
          <w:divBdr>
            <w:top w:val="none" w:sz="0" w:space="0" w:color="auto"/>
            <w:left w:val="none" w:sz="0" w:space="0" w:color="auto"/>
            <w:bottom w:val="none" w:sz="0" w:space="0" w:color="auto"/>
            <w:right w:val="none" w:sz="0" w:space="0" w:color="auto"/>
          </w:divBdr>
        </w:div>
        <w:div w:id="1616718617">
          <w:marLeft w:val="640"/>
          <w:marRight w:val="0"/>
          <w:marTop w:val="0"/>
          <w:marBottom w:val="0"/>
          <w:divBdr>
            <w:top w:val="none" w:sz="0" w:space="0" w:color="auto"/>
            <w:left w:val="none" w:sz="0" w:space="0" w:color="auto"/>
            <w:bottom w:val="none" w:sz="0" w:space="0" w:color="auto"/>
            <w:right w:val="none" w:sz="0" w:space="0" w:color="auto"/>
          </w:divBdr>
        </w:div>
        <w:div w:id="333263386">
          <w:marLeft w:val="640"/>
          <w:marRight w:val="0"/>
          <w:marTop w:val="0"/>
          <w:marBottom w:val="0"/>
          <w:divBdr>
            <w:top w:val="none" w:sz="0" w:space="0" w:color="auto"/>
            <w:left w:val="none" w:sz="0" w:space="0" w:color="auto"/>
            <w:bottom w:val="none" w:sz="0" w:space="0" w:color="auto"/>
            <w:right w:val="none" w:sz="0" w:space="0" w:color="auto"/>
          </w:divBdr>
        </w:div>
        <w:div w:id="1016930263">
          <w:marLeft w:val="640"/>
          <w:marRight w:val="0"/>
          <w:marTop w:val="0"/>
          <w:marBottom w:val="0"/>
          <w:divBdr>
            <w:top w:val="none" w:sz="0" w:space="0" w:color="auto"/>
            <w:left w:val="none" w:sz="0" w:space="0" w:color="auto"/>
            <w:bottom w:val="none" w:sz="0" w:space="0" w:color="auto"/>
            <w:right w:val="none" w:sz="0" w:space="0" w:color="auto"/>
          </w:divBdr>
        </w:div>
        <w:div w:id="321470174">
          <w:marLeft w:val="640"/>
          <w:marRight w:val="0"/>
          <w:marTop w:val="0"/>
          <w:marBottom w:val="0"/>
          <w:divBdr>
            <w:top w:val="none" w:sz="0" w:space="0" w:color="auto"/>
            <w:left w:val="none" w:sz="0" w:space="0" w:color="auto"/>
            <w:bottom w:val="none" w:sz="0" w:space="0" w:color="auto"/>
            <w:right w:val="none" w:sz="0" w:space="0" w:color="auto"/>
          </w:divBdr>
        </w:div>
        <w:div w:id="178011889">
          <w:marLeft w:val="640"/>
          <w:marRight w:val="0"/>
          <w:marTop w:val="0"/>
          <w:marBottom w:val="0"/>
          <w:divBdr>
            <w:top w:val="none" w:sz="0" w:space="0" w:color="auto"/>
            <w:left w:val="none" w:sz="0" w:space="0" w:color="auto"/>
            <w:bottom w:val="none" w:sz="0" w:space="0" w:color="auto"/>
            <w:right w:val="none" w:sz="0" w:space="0" w:color="auto"/>
          </w:divBdr>
        </w:div>
      </w:divsChild>
    </w:div>
    <w:div w:id="203104670">
      <w:bodyDiv w:val="1"/>
      <w:marLeft w:val="0"/>
      <w:marRight w:val="0"/>
      <w:marTop w:val="0"/>
      <w:marBottom w:val="0"/>
      <w:divBdr>
        <w:top w:val="none" w:sz="0" w:space="0" w:color="auto"/>
        <w:left w:val="none" w:sz="0" w:space="0" w:color="auto"/>
        <w:bottom w:val="none" w:sz="0" w:space="0" w:color="auto"/>
        <w:right w:val="none" w:sz="0" w:space="0" w:color="auto"/>
      </w:divBdr>
      <w:divsChild>
        <w:div w:id="1992362913">
          <w:marLeft w:val="640"/>
          <w:marRight w:val="0"/>
          <w:marTop w:val="0"/>
          <w:marBottom w:val="0"/>
          <w:divBdr>
            <w:top w:val="none" w:sz="0" w:space="0" w:color="auto"/>
            <w:left w:val="none" w:sz="0" w:space="0" w:color="auto"/>
            <w:bottom w:val="none" w:sz="0" w:space="0" w:color="auto"/>
            <w:right w:val="none" w:sz="0" w:space="0" w:color="auto"/>
          </w:divBdr>
        </w:div>
        <w:div w:id="241256742">
          <w:marLeft w:val="640"/>
          <w:marRight w:val="0"/>
          <w:marTop w:val="0"/>
          <w:marBottom w:val="0"/>
          <w:divBdr>
            <w:top w:val="none" w:sz="0" w:space="0" w:color="auto"/>
            <w:left w:val="none" w:sz="0" w:space="0" w:color="auto"/>
            <w:bottom w:val="none" w:sz="0" w:space="0" w:color="auto"/>
            <w:right w:val="none" w:sz="0" w:space="0" w:color="auto"/>
          </w:divBdr>
        </w:div>
        <w:div w:id="293798966">
          <w:marLeft w:val="640"/>
          <w:marRight w:val="0"/>
          <w:marTop w:val="0"/>
          <w:marBottom w:val="0"/>
          <w:divBdr>
            <w:top w:val="none" w:sz="0" w:space="0" w:color="auto"/>
            <w:left w:val="none" w:sz="0" w:space="0" w:color="auto"/>
            <w:bottom w:val="none" w:sz="0" w:space="0" w:color="auto"/>
            <w:right w:val="none" w:sz="0" w:space="0" w:color="auto"/>
          </w:divBdr>
        </w:div>
        <w:div w:id="1618297809">
          <w:marLeft w:val="640"/>
          <w:marRight w:val="0"/>
          <w:marTop w:val="0"/>
          <w:marBottom w:val="0"/>
          <w:divBdr>
            <w:top w:val="none" w:sz="0" w:space="0" w:color="auto"/>
            <w:left w:val="none" w:sz="0" w:space="0" w:color="auto"/>
            <w:bottom w:val="none" w:sz="0" w:space="0" w:color="auto"/>
            <w:right w:val="none" w:sz="0" w:space="0" w:color="auto"/>
          </w:divBdr>
        </w:div>
        <w:div w:id="1972520429">
          <w:marLeft w:val="640"/>
          <w:marRight w:val="0"/>
          <w:marTop w:val="0"/>
          <w:marBottom w:val="0"/>
          <w:divBdr>
            <w:top w:val="none" w:sz="0" w:space="0" w:color="auto"/>
            <w:left w:val="none" w:sz="0" w:space="0" w:color="auto"/>
            <w:bottom w:val="none" w:sz="0" w:space="0" w:color="auto"/>
            <w:right w:val="none" w:sz="0" w:space="0" w:color="auto"/>
          </w:divBdr>
        </w:div>
        <w:div w:id="1340305578">
          <w:marLeft w:val="640"/>
          <w:marRight w:val="0"/>
          <w:marTop w:val="0"/>
          <w:marBottom w:val="0"/>
          <w:divBdr>
            <w:top w:val="none" w:sz="0" w:space="0" w:color="auto"/>
            <w:left w:val="none" w:sz="0" w:space="0" w:color="auto"/>
            <w:bottom w:val="none" w:sz="0" w:space="0" w:color="auto"/>
            <w:right w:val="none" w:sz="0" w:space="0" w:color="auto"/>
          </w:divBdr>
        </w:div>
        <w:div w:id="10767937">
          <w:marLeft w:val="640"/>
          <w:marRight w:val="0"/>
          <w:marTop w:val="0"/>
          <w:marBottom w:val="0"/>
          <w:divBdr>
            <w:top w:val="none" w:sz="0" w:space="0" w:color="auto"/>
            <w:left w:val="none" w:sz="0" w:space="0" w:color="auto"/>
            <w:bottom w:val="none" w:sz="0" w:space="0" w:color="auto"/>
            <w:right w:val="none" w:sz="0" w:space="0" w:color="auto"/>
          </w:divBdr>
        </w:div>
        <w:div w:id="1476796871">
          <w:marLeft w:val="640"/>
          <w:marRight w:val="0"/>
          <w:marTop w:val="0"/>
          <w:marBottom w:val="0"/>
          <w:divBdr>
            <w:top w:val="none" w:sz="0" w:space="0" w:color="auto"/>
            <w:left w:val="none" w:sz="0" w:space="0" w:color="auto"/>
            <w:bottom w:val="none" w:sz="0" w:space="0" w:color="auto"/>
            <w:right w:val="none" w:sz="0" w:space="0" w:color="auto"/>
          </w:divBdr>
        </w:div>
        <w:div w:id="766924949">
          <w:marLeft w:val="640"/>
          <w:marRight w:val="0"/>
          <w:marTop w:val="0"/>
          <w:marBottom w:val="0"/>
          <w:divBdr>
            <w:top w:val="none" w:sz="0" w:space="0" w:color="auto"/>
            <w:left w:val="none" w:sz="0" w:space="0" w:color="auto"/>
            <w:bottom w:val="none" w:sz="0" w:space="0" w:color="auto"/>
            <w:right w:val="none" w:sz="0" w:space="0" w:color="auto"/>
          </w:divBdr>
        </w:div>
        <w:div w:id="1568498069">
          <w:marLeft w:val="640"/>
          <w:marRight w:val="0"/>
          <w:marTop w:val="0"/>
          <w:marBottom w:val="0"/>
          <w:divBdr>
            <w:top w:val="none" w:sz="0" w:space="0" w:color="auto"/>
            <w:left w:val="none" w:sz="0" w:space="0" w:color="auto"/>
            <w:bottom w:val="none" w:sz="0" w:space="0" w:color="auto"/>
            <w:right w:val="none" w:sz="0" w:space="0" w:color="auto"/>
          </w:divBdr>
        </w:div>
        <w:div w:id="1431003787">
          <w:marLeft w:val="640"/>
          <w:marRight w:val="0"/>
          <w:marTop w:val="0"/>
          <w:marBottom w:val="0"/>
          <w:divBdr>
            <w:top w:val="none" w:sz="0" w:space="0" w:color="auto"/>
            <w:left w:val="none" w:sz="0" w:space="0" w:color="auto"/>
            <w:bottom w:val="none" w:sz="0" w:space="0" w:color="auto"/>
            <w:right w:val="none" w:sz="0" w:space="0" w:color="auto"/>
          </w:divBdr>
        </w:div>
        <w:div w:id="65998581">
          <w:marLeft w:val="640"/>
          <w:marRight w:val="0"/>
          <w:marTop w:val="0"/>
          <w:marBottom w:val="0"/>
          <w:divBdr>
            <w:top w:val="none" w:sz="0" w:space="0" w:color="auto"/>
            <w:left w:val="none" w:sz="0" w:space="0" w:color="auto"/>
            <w:bottom w:val="none" w:sz="0" w:space="0" w:color="auto"/>
            <w:right w:val="none" w:sz="0" w:space="0" w:color="auto"/>
          </w:divBdr>
        </w:div>
        <w:div w:id="409621177">
          <w:marLeft w:val="640"/>
          <w:marRight w:val="0"/>
          <w:marTop w:val="0"/>
          <w:marBottom w:val="0"/>
          <w:divBdr>
            <w:top w:val="none" w:sz="0" w:space="0" w:color="auto"/>
            <w:left w:val="none" w:sz="0" w:space="0" w:color="auto"/>
            <w:bottom w:val="none" w:sz="0" w:space="0" w:color="auto"/>
            <w:right w:val="none" w:sz="0" w:space="0" w:color="auto"/>
          </w:divBdr>
        </w:div>
        <w:div w:id="2026637652">
          <w:marLeft w:val="640"/>
          <w:marRight w:val="0"/>
          <w:marTop w:val="0"/>
          <w:marBottom w:val="0"/>
          <w:divBdr>
            <w:top w:val="none" w:sz="0" w:space="0" w:color="auto"/>
            <w:left w:val="none" w:sz="0" w:space="0" w:color="auto"/>
            <w:bottom w:val="none" w:sz="0" w:space="0" w:color="auto"/>
            <w:right w:val="none" w:sz="0" w:space="0" w:color="auto"/>
          </w:divBdr>
        </w:div>
        <w:div w:id="1654412837">
          <w:marLeft w:val="640"/>
          <w:marRight w:val="0"/>
          <w:marTop w:val="0"/>
          <w:marBottom w:val="0"/>
          <w:divBdr>
            <w:top w:val="none" w:sz="0" w:space="0" w:color="auto"/>
            <w:left w:val="none" w:sz="0" w:space="0" w:color="auto"/>
            <w:bottom w:val="none" w:sz="0" w:space="0" w:color="auto"/>
            <w:right w:val="none" w:sz="0" w:space="0" w:color="auto"/>
          </w:divBdr>
        </w:div>
        <w:div w:id="1253976434">
          <w:marLeft w:val="640"/>
          <w:marRight w:val="0"/>
          <w:marTop w:val="0"/>
          <w:marBottom w:val="0"/>
          <w:divBdr>
            <w:top w:val="none" w:sz="0" w:space="0" w:color="auto"/>
            <w:left w:val="none" w:sz="0" w:space="0" w:color="auto"/>
            <w:bottom w:val="none" w:sz="0" w:space="0" w:color="auto"/>
            <w:right w:val="none" w:sz="0" w:space="0" w:color="auto"/>
          </w:divBdr>
        </w:div>
        <w:div w:id="793983134">
          <w:marLeft w:val="640"/>
          <w:marRight w:val="0"/>
          <w:marTop w:val="0"/>
          <w:marBottom w:val="0"/>
          <w:divBdr>
            <w:top w:val="none" w:sz="0" w:space="0" w:color="auto"/>
            <w:left w:val="none" w:sz="0" w:space="0" w:color="auto"/>
            <w:bottom w:val="none" w:sz="0" w:space="0" w:color="auto"/>
            <w:right w:val="none" w:sz="0" w:space="0" w:color="auto"/>
          </w:divBdr>
        </w:div>
        <w:div w:id="939676815">
          <w:marLeft w:val="640"/>
          <w:marRight w:val="0"/>
          <w:marTop w:val="0"/>
          <w:marBottom w:val="0"/>
          <w:divBdr>
            <w:top w:val="none" w:sz="0" w:space="0" w:color="auto"/>
            <w:left w:val="none" w:sz="0" w:space="0" w:color="auto"/>
            <w:bottom w:val="none" w:sz="0" w:space="0" w:color="auto"/>
            <w:right w:val="none" w:sz="0" w:space="0" w:color="auto"/>
          </w:divBdr>
        </w:div>
      </w:divsChild>
    </w:div>
    <w:div w:id="216934151">
      <w:bodyDiv w:val="1"/>
      <w:marLeft w:val="0"/>
      <w:marRight w:val="0"/>
      <w:marTop w:val="0"/>
      <w:marBottom w:val="0"/>
      <w:divBdr>
        <w:top w:val="none" w:sz="0" w:space="0" w:color="auto"/>
        <w:left w:val="none" w:sz="0" w:space="0" w:color="auto"/>
        <w:bottom w:val="none" w:sz="0" w:space="0" w:color="auto"/>
        <w:right w:val="none" w:sz="0" w:space="0" w:color="auto"/>
      </w:divBdr>
      <w:divsChild>
        <w:div w:id="380401122">
          <w:marLeft w:val="640"/>
          <w:marRight w:val="0"/>
          <w:marTop w:val="0"/>
          <w:marBottom w:val="0"/>
          <w:divBdr>
            <w:top w:val="none" w:sz="0" w:space="0" w:color="auto"/>
            <w:left w:val="none" w:sz="0" w:space="0" w:color="auto"/>
            <w:bottom w:val="none" w:sz="0" w:space="0" w:color="auto"/>
            <w:right w:val="none" w:sz="0" w:space="0" w:color="auto"/>
          </w:divBdr>
        </w:div>
        <w:div w:id="1662662561">
          <w:marLeft w:val="640"/>
          <w:marRight w:val="0"/>
          <w:marTop w:val="0"/>
          <w:marBottom w:val="0"/>
          <w:divBdr>
            <w:top w:val="none" w:sz="0" w:space="0" w:color="auto"/>
            <w:left w:val="none" w:sz="0" w:space="0" w:color="auto"/>
            <w:bottom w:val="none" w:sz="0" w:space="0" w:color="auto"/>
            <w:right w:val="none" w:sz="0" w:space="0" w:color="auto"/>
          </w:divBdr>
        </w:div>
      </w:divsChild>
    </w:div>
    <w:div w:id="220822762">
      <w:bodyDiv w:val="1"/>
      <w:marLeft w:val="0"/>
      <w:marRight w:val="0"/>
      <w:marTop w:val="0"/>
      <w:marBottom w:val="0"/>
      <w:divBdr>
        <w:top w:val="none" w:sz="0" w:space="0" w:color="auto"/>
        <w:left w:val="none" w:sz="0" w:space="0" w:color="auto"/>
        <w:bottom w:val="none" w:sz="0" w:space="0" w:color="auto"/>
        <w:right w:val="none" w:sz="0" w:space="0" w:color="auto"/>
      </w:divBdr>
      <w:divsChild>
        <w:div w:id="1883513811">
          <w:marLeft w:val="640"/>
          <w:marRight w:val="0"/>
          <w:marTop w:val="0"/>
          <w:marBottom w:val="0"/>
          <w:divBdr>
            <w:top w:val="none" w:sz="0" w:space="0" w:color="auto"/>
            <w:left w:val="none" w:sz="0" w:space="0" w:color="auto"/>
            <w:bottom w:val="none" w:sz="0" w:space="0" w:color="auto"/>
            <w:right w:val="none" w:sz="0" w:space="0" w:color="auto"/>
          </w:divBdr>
        </w:div>
        <w:div w:id="1184443500">
          <w:marLeft w:val="640"/>
          <w:marRight w:val="0"/>
          <w:marTop w:val="0"/>
          <w:marBottom w:val="0"/>
          <w:divBdr>
            <w:top w:val="none" w:sz="0" w:space="0" w:color="auto"/>
            <w:left w:val="none" w:sz="0" w:space="0" w:color="auto"/>
            <w:bottom w:val="none" w:sz="0" w:space="0" w:color="auto"/>
            <w:right w:val="none" w:sz="0" w:space="0" w:color="auto"/>
          </w:divBdr>
        </w:div>
        <w:div w:id="952399325">
          <w:marLeft w:val="640"/>
          <w:marRight w:val="0"/>
          <w:marTop w:val="0"/>
          <w:marBottom w:val="0"/>
          <w:divBdr>
            <w:top w:val="none" w:sz="0" w:space="0" w:color="auto"/>
            <w:left w:val="none" w:sz="0" w:space="0" w:color="auto"/>
            <w:bottom w:val="none" w:sz="0" w:space="0" w:color="auto"/>
            <w:right w:val="none" w:sz="0" w:space="0" w:color="auto"/>
          </w:divBdr>
        </w:div>
        <w:div w:id="1224177112">
          <w:marLeft w:val="640"/>
          <w:marRight w:val="0"/>
          <w:marTop w:val="0"/>
          <w:marBottom w:val="0"/>
          <w:divBdr>
            <w:top w:val="none" w:sz="0" w:space="0" w:color="auto"/>
            <w:left w:val="none" w:sz="0" w:space="0" w:color="auto"/>
            <w:bottom w:val="none" w:sz="0" w:space="0" w:color="auto"/>
            <w:right w:val="none" w:sz="0" w:space="0" w:color="auto"/>
          </w:divBdr>
        </w:div>
        <w:div w:id="1587154797">
          <w:marLeft w:val="640"/>
          <w:marRight w:val="0"/>
          <w:marTop w:val="0"/>
          <w:marBottom w:val="0"/>
          <w:divBdr>
            <w:top w:val="none" w:sz="0" w:space="0" w:color="auto"/>
            <w:left w:val="none" w:sz="0" w:space="0" w:color="auto"/>
            <w:bottom w:val="none" w:sz="0" w:space="0" w:color="auto"/>
            <w:right w:val="none" w:sz="0" w:space="0" w:color="auto"/>
          </w:divBdr>
        </w:div>
        <w:div w:id="983585424">
          <w:marLeft w:val="640"/>
          <w:marRight w:val="0"/>
          <w:marTop w:val="0"/>
          <w:marBottom w:val="0"/>
          <w:divBdr>
            <w:top w:val="none" w:sz="0" w:space="0" w:color="auto"/>
            <w:left w:val="none" w:sz="0" w:space="0" w:color="auto"/>
            <w:bottom w:val="none" w:sz="0" w:space="0" w:color="auto"/>
            <w:right w:val="none" w:sz="0" w:space="0" w:color="auto"/>
          </w:divBdr>
        </w:div>
        <w:div w:id="1932273451">
          <w:marLeft w:val="640"/>
          <w:marRight w:val="0"/>
          <w:marTop w:val="0"/>
          <w:marBottom w:val="0"/>
          <w:divBdr>
            <w:top w:val="none" w:sz="0" w:space="0" w:color="auto"/>
            <w:left w:val="none" w:sz="0" w:space="0" w:color="auto"/>
            <w:bottom w:val="none" w:sz="0" w:space="0" w:color="auto"/>
            <w:right w:val="none" w:sz="0" w:space="0" w:color="auto"/>
          </w:divBdr>
        </w:div>
        <w:div w:id="1570799335">
          <w:marLeft w:val="640"/>
          <w:marRight w:val="0"/>
          <w:marTop w:val="0"/>
          <w:marBottom w:val="0"/>
          <w:divBdr>
            <w:top w:val="none" w:sz="0" w:space="0" w:color="auto"/>
            <w:left w:val="none" w:sz="0" w:space="0" w:color="auto"/>
            <w:bottom w:val="none" w:sz="0" w:space="0" w:color="auto"/>
            <w:right w:val="none" w:sz="0" w:space="0" w:color="auto"/>
          </w:divBdr>
        </w:div>
        <w:div w:id="1122919399">
          <w:marLeft w:val="640"/>
          <w:marRight w:val="0"/>
          <w:marTop w:val="0"/>
          <w:marBottom w:val="0"/>
          <w:divBdr>
            <w:top w:val="none" w:sz="0" w:space="0" w:color="auto"/>
            <w:left w:val="none" w:sz="0" w:space="0" w:color="auto"/>
            <w:bottom w:val="none" w:sz="0" w:space="0" w:color="auto"/>
            <w:right w:val="none" w:sz="0" w:space="0" w:color="auto"/>
          </w:divBdr>
        </w:div>
        <w:div w:id="640621789">
          <w:marLeft w:val="640"/>
          <w:marRight w:val="0"/>
          <w:marTop w:val="0"/>
          <w:marBottom w:val="0"/>
          <w:divBdr>
            <w:top w:val="none" w:sz="0" w:space="0" w:color="auto"/>
            <w:left w:val="none" w:sz="0" w:space="0" w:color="auto"/>
            <w:bottom w:val="none" w:sz="0" w:space="0" w:color="auto"/>
            <w:right w:val="none" w:sz="0" w:space="0" w:color="auto"/>
          </w:divBdr>
        </w:div>
        <w:div w:id="137498677">
          <w:marLeft w:val="640"/>
          <w:marRight w:val="0"/>
          <w:marTop w:val="0"/>
          <w:marBottom w:val="0"/>
          <w:divBdr>
            <w:top w:val="none" w:sz="0" w:space="0" w:color="auto"/>
            <w:left w:val="none" w:sz="0" w:space="0" w:color="auto"/>
            <w:bottom w:val="none" w:sz="0" w:space="0" w:color="auto"/>
            <w:right w:val="none" w:sz="0" w:space="0" w:color="auto"/>
          </w:divBdr>
        </w:div>
        <w:div w:id="54359840">
          <w:marLeft w:val="640"/>
          <w:marRight w:val="0"/>
          <w:marTop w:val="0"/>
          <w:marBottom w:val="0"/>
          <w:divBdr>
            <w:top w:val="none" w:sz="0" w:space="0" w:color="auto"/>
            <w:left w:val="none" w:sz="0" w:space="0" w:color="auto"/>
            <w:bottom w:val="none" w:sz="0" w:space="0" w:color="auto"/>
            <w:right w:val="none" w:sz="0" w:space="0" w:color="auto"/>
          </w:divBdr>
        </w:div>
        <w:div w:id="319893226">
          <w:marLeft w:val="640"/>
          <w:marRight w:val="0"/>
          <w:marTop w:val="0"/>
          <w:marBottom w:val="0"/>
          <w:divBdr>
            <w:top w:val="none" w:sz="0" w:space="0" w:color="auto"/>
            <w:left w:val="none" w:sz="0" w:space="0" w:color="auto"/>
            <w:bottom w:val="none" w:sz="0" w:space="0" w:color="auto"/>
            <w:right w:val="none" w:sz="0" w:space="0" w:color="auto"/>
          </w:divBdr>
        </w:div>
        <w:div w:id="392310750">
          <w:marLeft w:val="640"/>
          <w:marRight w:val="0"/>
          <w:marTop w:val="0"/>
          <w:marBottom w:val="0"/>
          <w:divBdr>
            <w:top w:val="none" w:sz="0" w:space="0" w:color="auto"/>
            <w:left w:val="none" w:sz="0" w:space="0" w:color="auto"/>
            <w:bottom w:val="none" w:sz="0" w:space="0" w:color="auto"/>
            <w:right w:val="none" w:sz="0" w:space="0" w:color="auto"/>
          </w:divBdr>
        </w:div>
        <w:div w:id="878662331">
          <w:marLeft w:val="640"/>
          <w:marRight w:val="0"/>
          <w:marTop w:val="0"/>
          <w:marBottom w:val="0"/>
          <w:divBdr>
            <w:top w:val="none" w:sz="0" w:space="0" w:color="auto"/>
            <w:left w:val="none" w:sz="0" w:space="0" w:color="auto"/>
            <w:bottom w:val="none" w:sz="0" w:space="0" w:color="auto"/>
            <w:right w:val="none" w:sz="0" w:space="0" w:color="auto"/>
          </w:divBdr>
        </w:div>
        <w:div w:id="1378118197">
          <w:marLeft w:val="640"/>
          <w:marRight w:val="0"/>
          <w:marTop w:val="0"/>
          <w:marBottom w:val="0"/>
          <w:divBdr>
            <w:top w:val="none" w:sz="0" w:space="0" w:color="auto"/>
            <w:left w:val="none" w:sz="0" w:space="0" w:color="auto"/>
            <w:bottom w:val="none" w:sz="0" w:space="0" w:color="auto"/>
            <w:right w:val="none" w:sz="0" w:space="0" w:color="auto"/>
          </w:divBdr>
        </w:div>
        <w:div w:id="443503603">
          <w:marLeft w:val="640"/>
          <w:marRight w:val="0"/>
          <w:marTop w:val="0"/>
          <w:marBottom w:val="0"/>
          <w:divBdr>
            <w:top w:val="none" w:sz="0" w:space="0" w:color="auto"/>
            <w:left w:val="none" w:sz="0" w:space="0" w:color="auto"/>
            <w:bottom w:val="none" w:sz="0" w:space="0" w:color="auto"/>
            <w:right w:val="none" w:sz="0" w:space="0" w:color="auto"/>
          </w:divBdr>
        </w:div>
        <w:div w:id="528958710">
          <w:marLeft w:val="640"/>
          <w:marRight w:val="0"/>
          <w:marTop w:val="0"/>
          <w:marBottom w:val="0"/>
          <w:divBdr>
            <w:top w:val="none" w:sz="0" w:space="0" w:color="auto"/>
            <w:left w:val="none" w:sz="0" w:space="0" w:color="auto"/>
            <w:bottom w:val="none" w:sz="0" w:space="0" w:color="auto"/>
            <w:right w:val="none" w:sz="0" w:space="0" w:color="auto"/>
          </w:divBdr>
        </w:div>
      </w:divsChild>
    </w:div>
    <w:div w:id="262806580">
      <w:bodyDiv w:val="1"/>
      <w:marLeft w:val="0"/>
      <w:marRight w:val="0"/>
      <w:marTop w:val="0"/>
      <w:marBottom w:val="0"/>
      <w:divBdr>
        <w:top w:val="none" w:sz="0" w:space="0" w:color="auto"/>
        <w:left w:val="none" w:sz="0" w:space="0" w:color="auto"/>
        <w:bottom w:val="none" w:sz="0" w:space="0" w:color="auto"/>
        <w:right w:val="none" w:sz="0" w:space="0" w:color="auto"/>
      </w:divBdr>
      <w:divsChild>
        <w:div w:id="1947737481">
          <w:marLeft w:val="640"/>
          <w:marRight w:val="0"/>
          <w:marTop w:val="0"/>
          <w:marBottom w:val="0"/>
          <w:divBdr>
            <w:top w:val="none" w:sz="0" w:space="0" w:color="auto"/>
            <w:left w:val="none" w:sz="0" w:space="0" w:color="auto"/>
            <w:bottom w:val="none" w:sz="0" w:space="0" w:color="auto"/>
            <w:right w:val="none" w:sz="0" w:space="0" w:color="auto"/>
          </w:divBdr>
        </w:div>
      </w:divsChild>
    </w:div>
    <w:div w:id="280309848">
      <w:bodyDiv w:val="1"/>
      <w:marLeft w:val="0"/>
      <w:marRight w:val="0"/>
      <w:marTop w:val="0"/>
      <w:marBottom w:val="0"/>
      <w:divBdr>
        <w:top w:val="none" w:sz="0" w:space="0" w:color="auto"/>
        <w:left w:val="none" w:sz="0" w:space="0" w:color="auto"/>
        <w:bottom w:val="none" w:sz="0" w:space="0" w:color="auto"/>
        <w:right w:val="none" w:sz="0" w:space="0" w:color="auto"/>
      </w:divBdr>
      <w:divsChild>
        <w:div w:id="97409596">
          <w:marLeft w:val="640"/>
          <w:marRight w:val="0"/>
          <w:marTop w:val="0"/>
          <w:marBottom w:val="0"/>
          <w:divBdr>
            <w:top w:val="none" w:sz="0" w:space="0" w:color="auto"/>
            <w:left w:val="none" w:sz="0" w:space="0" w:color="auto"/>
            <w:bottom w:val="none" w:sz="0" w:space="0" w:color="auto"/>
            <w:right w:val="none" w:sz="0" w:space="0" w:color="auto"/>
          </w:divBdr>
        </w:div>
        <w:div w:id="583035594">
          <w:marLeft w:val="640"/>
          <w:marRight w:val="0"/>
          <w:marTop w:val="0"/>
          <w:marBottom w:val="0"/>
          <w:divBdr>
            <w:top w:val="none" w:sz="0" w:space="0" w:color="auto"/>
            <w:left w:val="none" w:sz="0" w:space="0" w:color="auto"/>
            <w:bottom w:val="none" w:sz="0" w:space="0" w:color="auto"/>
            <w:right w:val="none" w:sz="0" w:space="0" w:color="auto"/>
          </w:divBdr>
        </w:div>
        <w:div w:id="835992749">
          <w:marLeft w:val="640"/>
          <w:marRight w:val="0"/>
          <w:marTop w:val="0"/>
          <w:marBottom w:val="0"/>
          <w:divBdr>
            <w:top w:val="none" w:sz="0" w:space="0" w:color="auto"/>
            <w:left w:val="none" w:sz="0" w:space="0" w:color="auto"/>
            <w:bottom w:val="none" w:sz="0" w:space="0" w:color="auto"/>
            <w:right w:val="none" w:sz="0" w:space="0" w:color="auto"/>
          </w:divBdr>
        </w:div>
        <w:div w:id="121851322">
          <w:marLeft w:val="640"/>
          <w:marRight w:val="0"/>
          <w:marTop w:val="0"/>
          <w:marBottom w:val="0"/>
          <w:divBdr>
            <w:top w:val="none" w:sz="0" w:space="0" w:color="auto"/>
            <w:left w:val="none" w:sz="0" w:space="0" w:color="auto"/>
            <w:bottom w:val="none" w:sz="0" w:space="0" w:color="auto"/>
            <w:right w:val="none" w:sz="0" w:space="0" w:color="auto"/>
          </w:divBdr>
        </w:div>
        <w:div w:id="789666916">
          <w:marLeft w:val="640"/>
          <w:marRight w:val="0"/>
          <w:marTop w:val="0"/>
          <w:marBottom w:val="0"/>
          <w:divBdr>
            <w:top w:val="none" w:sz="0" w:space="0" w:color="auto"/>
            <w:left w:val="none" w:sz="0" w:space="0" w:color="auto"/>
            <w:bottom w:val="none" w:sz="0" w:space="0" w:color="auto"/>
            <w:right w:val="none" w:sz="0" w:space="0" w:color="auto"/>
          </w:divBdr>
        </w:div>
        <w:div w:id="334305949">
          <w:marLeft w:val="640"/>
          <w:marRight w:val="0"/>
          <w:marTop w:val="0"/>
          <w:marBottom w:val="0"/>
          <w:divBdr>
            <w:top w:val="none" w:sz="0" w:space="0" w:color="auto"/>
            <w:left w:val="none" w:sz="0" w:space="0" w:color="auto"/>
            <w:bottom w:val="none" w:sz="0" w:space="0" w:color="auto"/>
            <w:right w:val="none" w:sz="0" w:space="0" w:color="auto"/>
          </w:divBdr>
        </w:div>
        <w:div w:id="409816555">
          <w:marLeft w:val="640"/>
          <w:marRight w:val="0"/>
          <w:marTop w:val="0"/>
          <w:marBottom w:val="0"/>
          <w:divBdr>
            <w:top w:val="none" w:sz="0" w:space="0" w:color="auto"/>
            <w:left w:val="none" w:sz="0" w:space="0" w:color="auto"/>
            <w:bottom w:val="none" w:sz="0" w:space="0" w:color="auto"/>
            <w:right w:val="none" w:sz="0" w:space="0" w:color="auto"/>
          </w:divBdr>
        </w:div>
        <w:div w:id="136652117">
          <w:marLeft w:val="640"/>
          <w:marRight w:val="0"/>
          <w:marTop w:val="0"/>
          <w:marBottom w:val="0"/>
          <w:divBdr>
            <w:top w:val="none" w:sz="0" w:space="0" w:color="auto"/>
            <w:left w:val="none" w:sz="0" w:space="0" w:color="auto"/>
            <w:bottom w:val="none" w:sz="0" w:space="0" w:color="auto"/>
            <w:right w:val="none" w:sz="0" w:space="0" w:color="auto"/>
          </w:divBdr>
        </w:div>
        <w:div w:id="620527383">
          <w:marLeft w:val="640"/>
          <w:marRight w:val="0"/>
          <w:marTop w:val="0"/>
          <w:marBottom w:val="0"/>
          <w:divBdr>
            <w:top w:val="none" w:sz="0" w:space="0" w:color="auto"/>
            <w:left w:val="none" w:sz="0" w:space="0" w:color="auto"/>
            <w:bottom w:val="none" w:sz="0" w:space="0" w:color="auto"/>
            <w:right w:val="none" w:sz="0" w:space="0" w:color="auto"/>
          </w:divBdr>
        </w:div>
        <w:div w:id="1448087531">
          <w:marLeft w:val="640"/>
          <w:marRight w:val="0"/>
          <w:marTop w:val="0"/>
          <w:marBottom w:val="0"/>
          <w:divBdr>
            <w:top w:val="none" w:sz="0" w:space="0" w:color="auto"/>
            <w:left w:val="none" w:sz="0" w:space="0" w:color="auto"/>
            <w:bottom w:val="none" w:sz="0" w:space="0" w:color="auto"/>
            <w:right w:val="none" w:sz="0" w:space="0" w:color="auto"/>
          </w:divBdr>
        </w:div>
        <w:div w:id="210113816">
          <w:marLeft w:val="640"/>
          <w:marRight w:val="0"/>
          <w:marTop w:val="0"/>
          <w:marBottom w:val="0"/>
          <w:divBdr>
            <w:top w:val="none" w:sz="0" w:space="0" w:color="auto"/>
            <w:left w:val="none" w:sz="0" w:space="0" w:color="auto"/>
            <w:bottom w:val="none" w:sz="0" w:space="0" w:color="auto"/>
            <w:right w:val="none" w:sz="0" w:space="0" w:color="auto"/>
          </w:divBdr>
        </w:div>
        <w:div w:id="1440029098">
          <w:marLeft w:val="640"/>
          <w:marRight w:val="0"/>
          <w:marTop w:val="0"/>
          <w:marBottom w:val="0"/>
          <w:divBdr>
            <w:top w:val="none" w:sz="0" w:space="0" w:color="auto"/>
            <w:left w:val="none" w:sz="0" w:space="0" w:color="auto"/>
            <w:bottom w:val="none" w:sz="0" w:space="0" w:color="auto"/>
            <w:right w:val="none" w:sz="0" w:space="0" w:color="auto"/>
          </w:divBdr>
        </w:div>
        <w:div w:id="1266226143">
          <w:marLeft w:val="640"/>
          <w:marRight w:val="0"/>
          <w:marTop w:val="0"/>
          <w:marBottom w:val="0"/>
          <w:divBdr>
            <w:top w:val="none" w:sz="0" w:space="0" w:color="auto"/>
            <w:left w:val="none" w:sz="0" w:space="0" w:color="auto"/>
            <w:bottom w:val="none" w:sz="0" w:space="0" w:color="auto"/>
            <w:right w:val="none" w:sz="0" w:space="0" w:color="auto"/>
          </w:divBdr>
        </w:div>
        <w:div w:id="619383085">
          <w:marLeft w:val="640"/>
          <w:marRight w:val="0"/>
          <w:marTop w:val="0"/>
          <w:marBottom w:val="0"/>
          <w:divBdr>
            <w:top w:val="none" w:sz="0" w:space="0" w:color="auto"/>
            <w:left w:val="none" w:sz="0" w:space="0" w:color="auto"/>
            <w:bottom w:val="none" w:sz="0" w:space="0" w:color="auto"/>
            <w:right w:val="none" w:sz="0" w:space="0" w:color="auto"/>
          </w:divBdr>
        </w:div>
        <w:div w:id="1209224303">
          <w:marLeft w:val="640"/>
          <w:marRight w:val="0"/>
          <w:marTop w:val="0"/>
          <w:marBottom w:val="0"/>
          <w:divBdr>
            <w:top w:val="none" w:sz="0" w:space="0" w:color="auto"/>
            <w:left w:val="none" w:sz="0" w:space="0" w:color="auto"/>
            <w:bottom w:val="none" w:sz="0" w:space="0" w:color="auto"/>
            <w:right w:val="none" w:sz="0" w:space="0" w:color="auto"/>
          </w:divBdr>
        </w:div>
        <w:div w:id="607467405">
          <w:marLeft w:val="640"/>
          <w:marRight w:val="0"/>
          <w:marTop w:val="0"/>
          <w:marBottom w:val="0"/>
          <w:divBdr>
            <w:top w:val="none" w:sz="0" w:space="0" w:color="auto"/>
            <w:left w:val="none" w:sz="0" w:space="0" w:color="auto"/>
            <w:bottom w:val="none" w:sz="0" w:space="0" w:color="auto"/>
            <w:right w:val="none" w:sz="0" w:space="0" w:color="auto"/>
          </w:divBdr>
        </w:div>
        <w:div w:id="102649084">
          <w:marLeft w:val="640"/>
          <w:marRight w:val="0"/>
          <w:marTop w:val="0"/>
          <w:marBottom w:val="0"/>
          <w:divBdr>
            <w:top w:val="none" w:sz="0" w:space="0" w:color="auto"/>
            <w:left w:val="none" w:sz="0" w:space="0" w:color="auto"/>
            <w:bottom w:val="none" w:sz="0" w:space="0" w:color="auto"/>
            <w:right w:val="none" w:sz="0" w:space="0" w:color="auto"/>
          </w:divBdr>
        </w:div>
        <w:div w:id="751851041">
          <w:marLeft w:val="640"/>
          <w:marRight w:val="0"/>
          <w:marTop w:val="0"/>
          <w:marBottom w:val="0"/>
          <w:divBdr>
            <w:top w:val="none" w:sz="0" w:space="0" w:color="auto"/>
            <w:left w:val="none" w:sz="0" w:space="0" w:color="auto"/>
            <w:bottom w:val="none" w:sz="0" w:space="0" w:color="auto"/>
            <w:right w:val="none" w:sz="0" w:space="0" w:color="auto"/>
          </w:divBdr>
        </w:div>
      </w:divsChild>
    </w:div>
    <w:div w:id="283119555">
      <w:bodyDiv w:val="1"/>
      <w:marLeft w:val="0"/>
      <w:marRight w:val="0"/>
      <w:marTop w:val="0"/>
      <w:marBottom w:val="0"/>
      <w:divBdr>
        <w:top w:val="none" w:sz="0" w:space="0" w:color="auto"/>
        <w:left w:val="none" w:sz="0" w:space="0" w:color="auto"/>
        <w:bottom w:val="none" w:sz="0" w:space="0" w:color="auto"/>
        <w:right w:val="none" w:sz="0" w:space="0" w:color="auto"/>
      </w:divBdr>
      <w:divsChild>
        <w:div w:id="390618726">
          <w:marLeft w:val="640"/>
          <w:marRight w:val="0"/>
          <w:marTop w:val="0"/>
          <w:marBottom w:val="0"/>
          <w:divBdr>
            <w:top w:val="none" w:sz="0" w:space="0" w:color="auto"/>
            <w:left w:val="none" w:sz="0" w:space="0" w:color="auto"/>
            <w:bottom w:val="none" w:sz="0" w:space="0" w:color="auto"/>
            <w:right w:val="none" w:sz="0" w:space="0" w:color="auto"/>
          </w:divBdr>
        </w:div>
        <w:div w:id="309597925">
          <w:marLeft w:val="640"/>
          <w:marRight w:val="0"/>
          <w:marTop w:val="0"/>
          <w:marBottom w:val="0"/>
          <w:divBdr>
            <w:top w:val="none" w:sz="0" w:space="0" w:color="auto"/>
            <w:left w:val="none" w:sz="0" w:space="0" w:color="auto"/>
            <w:bottom w:val="none" w:sz="0" w:space="0" w:color="auto"/>
            <w:right w:val="none" w:sz="0" w:space="0" w:color="auto"/>
          </w:divBdr>
        </w:div>
        <w:div w:id="1166088133">
          <w:marLeft w:val="640"/>
          <w:marRight w:val="0"/>
          <w:marTop w:val="0"/>
          <w:marBottom w:val="0"/>
          <w:divBdr>
            <w:top w:val="none" w:sz="0" w:space="0" w:color="auto"/>
            <w:left w:val="none" w:sz="0" w:space="0" w:color="auto"/>
            <w:bottom w:val="none" w:sz="0" w:space="0" w:color="auto"/>
            <w:right w:val="none" w:sz="0" w:space="0" w:color="auto"/>
          </w:divBdr>
        </w:div>
        <w:div w:id="1171870790">
          <w:marLeft w:val="640"/>
          <w:marRight w:val="0"/>
          <w:marTop w:val="0"/>
          <w:marBottom w:val="0"/>
          <w:divBdr>
            <w:top w:val="none" w:sz="0" w:space="0" w:color="auto"/>
            <w:left w:val="none" w:sz="0" w:space="0" w:color="auto"/>
            <w:bottom w:val="none" w:sz="0" w:space="0" w:color="auto"/>
            <w:right w:val="none" w:sz="0" w:space="0" w:color="auto"/>
          </w:divBdr>
        </w:div>
        <w:div w:id="88550095">
          <w:marLeft w:val="640"/>
          <w:marRight w:val="0"/>
          <w:marTop w:val="0"/>
          <w:marBottom w:val="0"/>
          <w:divBdr>
            <w:top w:val="none" w:sz="0" w:space="0" w:color="auto"/>
            <w:left w:val="none" w:sz="0" w:space="0" w:color="auto"/>
            <w:bottom w:val="none" w:sz="0" w:space="0" w:color="auto"/>
            <w:right w:val="none" w:sz="0" w:space="0" w:color="auto"/>
          </w:divBdr>
        </w:div>
        <w:div w:id="436758280">
          <w:marLeft w:val="640"/>
          <w:marRight w:val="0"/>
          <w:marTop w:val="0"/>
          <w:marBottom w:val="0"/>
          <w:divBdr>
            <w:top w:val="none" w:sz="0" w:space="0" w:color="auto"/>
            <w:left w:val="none" w:sz="0" w:space="0" w:color="auto"/>
            <w:bottom w:val="none" w:sz="0" w:space="0" w:color="auto"/>
            <w:right w:val="none" w:sz="0" w:space="0" w:color="auto"/>
          </w:divBdr>
        </w:div>
        <w:div w:id="1681926622">
          <w:marLeft w:val="640"/>
          <w:marRight w:val="0"/>
          <w:marTop w:val="0"/>
          <w:marBottom w:val="0"/>
          <w:divBdr>
            <w:top w:val="none" w:sz="0" w:space="0" w:color="auto"/>
            <w:left w:val="none" w:sz="0" w:space="0" w:color="auto"/>
            <w:bottom w:val="none" w:sz="0" w:space="0" w:color="auto"/>
            <w:right w:val="none" w:sz="0" w:space="0" w:color="auto"/>
          </w:divBdr>
        </w:div>
        <w:div w:id="798106508">
          <w:marLeft w:val="640"/>
          <w:marRight w:val="0"/>
          <w:marTop w:val="0"/>
          <w:marBottom w:val="0"/>
          <w:divBdr>
            <w:top w:val="none" w:sz="0" w:space="0" w:color="auto"/>
            <w:left w:val="none" w:sz="0" w:space="0" w:color="auto"/>
            <w:bottom w:val="none" w:sz="0" w:space="0" w:color="auto"/>
            <w:right w:val="none" w:sz="0" w:space="0" w:color="auto"/>
          </w:divBdr>
        </w:div>
        <w:div w:id="225575108">
          <w:marLeft w:val="640"/>
          <w:marRight w:val="0"/>
          <w:marTop w:val="0"/>
          <w:marBottom w:val="0"/>
          <w:divBdr>
            <w:top w:val="none" w:sz="0" w:space="0" w:color="auto"/>
            <w:left w:val="none" w:sz="0" w:space="0" w:color="auto"/>
            <w:bottom w:val="none" w:sz="0" w:space="0" w:color="auto"/>
            <w:right w:val="none" w:sz="0" w:space="0" w:color="auto"/>
          </w:divBdr>
        </w:div>
        <w:div w:id="2046787337">
          <w:marLeft w:val="640"/>
          <w:marRight w:val="0"/>
          <w:marTop w:val="0"/>
          <w:marBottom w:val="0"/>
          <w:divBdr>
            <w:top w:val="none" w:sz="0" w:space="0" w:color="auto"/>
            <w:left w:val="none" w:sz="0" w:space="0" w:color="auto"/>
            <w:bottom w:val="none" w:sz="0" w:space="0" w:color="auto"/>
            <w:right w:val="none" w:sz="0" w:space="0" w:color="auto"/>
          </w:divBdr>
        </w:div>
        <w:div w:id="2033803189">
          <w:marLeft w:val="640"/>
          <w:marRight w:val="0"/>
          <w:marTop w:val="0"/>
          <w:marBottom w:val="0"/>
          <w:divBdr>
            <w:top w:val="none" w:sz="0" w:space="0" w:color="auto"/>
            <w:left w:val="none" w:sz="0" w:space="0" w:color="auto"/>
            <w:bottom w:val="none" w:sz="0" w:space="0" w:color="auto"/>
            <w:right w:val="none" w:sz="0" w:space="0" w:color="auto"/>
          </w:divBdr>
        </w:div>
        <w:div w:id="2015106226">
          <w:marLeft w:val="640"/>
          <w:marRight w:val="0"/>
          <w:marTop w:val="0"/>
          <w:marBottom w:val="0"/>
          <w:divBdr>
            <w:top w:val="none" w:sz="0" w:space="0" w:color="auto"/>
            <w:left w:val="none" w:sz="0" w:space="0" w:color="auto"/>
            <w:bottom w:val="none" w:sz="0" w:space="0" w:color="auto"/>
            <w:right w:val="none" w:sz="0" w:space="0" w:color="auto"/>
          </w:divBdr>
        </w:div>
        <w:div w:id="1537891082">
          <w:marLeft w:val="640"/>
          <w:marRight w:val="0"/>
          <w:marTop w:val="0"/>
          <w:marBottom w:val="0"/>
          <w:divBdr>
            <w:top w:val="none" w:sz="0" w:space="0" w:color="auto"/>
            <w:left w:val="none" w:sz="0" w:space="0" w:color="auto"/>
            <w:bottom w:val="none" w:sz="0" w:space="0" w:color="auto"/>
            <w:right w:val="none" w:sz="0" w:space="0" w:color="auto"/>
          </w:divBdr>
        </w:div>
        <w:div w:id="814416747">
          <w:marLeft w:val="640"/>
          <w:marRight w:val="0"/>
          <w:marTop w:val="0"/>
          <w:marBottom w:val="0"/>
          <w:divBdr>
            <w:top w:val="none" w:sz="0" w:space="0" w:color="auto"/>
            <w:left w:val="none" w:sz="0" w:space="0" w:color="auto"/>
            <w:bottom w:val="none" w:sz="0" w:space="0" w:color="auto"/>
            <w:right w:val="none" w:sz="0" w:space="0" w:color="auto"/>
          </w:divBdr>
        </w:div>
        <w:div w:id="337730185">
          <w:marLeft w:val="640"/>
          <w:marRight w:val="0"/>
          <w:marTop w:val="0"/>
          <w:marBottom w:val="0"/>
          <w:divBdr>
            <w:top w:val="none" w:sz="0" w:space="0" w:color="auto"/>
            <w:left w:val="none" w:sz="0" w:space="0" w:color="auto"/>
            <w:bottom w:val="none" w:sz="0" w:space="0" w:color="auto"/>
            <w:right w:val="none" w:sz="0" w:space="0" w:color="auto"/>
          </w:divBdr>
        </w:div>
        <w:div w:id="1468627410">
          <w:marLeft w:val="640"/>
          <w:marRight w:val="0"/>
          <w:marTop w:val="0"/>
          <w:marBottom w:val="0"/>
          <w:divBdr>
            <w:top w:val="none" w:sz="0" w:space="0" w:color="auto"/>
            <w:left w:val="none" w:sz="0" w:space="0" w:color="auto"/>
            <w:bottom w:val="none" w:sz="0" w:space="0" w:color="auto"/>
            <w:right w:val="none" w:sz="0" w:space="0" w:color="auto"/>
          </w:divBdr>
        </w:div>
        <w:div w:id="305011954">
          <w:marLeft w:val="640"/>
          <w:marRight w:val="0"/>
          <w:marTop w:val="0"/>
          <w:marBottom w:val="0"/>
          <w:divBdr>
            <w:top w:val="none" w:sz="0" w:space="0" w:color="auto"/>
            <w:left w:val="none" w:sz="0" w:space="0" w:color="auto"/>
            <w:bottom w:val="none" w:sz="0" w:space="0" w:color="auto"/>
            <w:right w:val="none" w:sz="0" w:space="0" w:color="auto"/>
          </w:divBdr>
        </w:div>
        <w:div w:id="1639189363">
          <w:marLeft w:val="640"/>
          <w:marRight w:val="0"/>
          <w:marTop w:val="0"/>
          <w:marBottom w:val="0"/>
          <w:divBdr>
            <w:top w:val="none" w:sz="0" w:space="0" w:color="auto"/>
            <w:left w:val="none" w:sz="0" w:space="0" w:color="auto"/>
            <w:bottom w:val="none" w:sz="0" w:space="0" w:color="auto"/>
            <w:right w:val="none" w:sz="0" w:space="0" w:color="auto"/>
          </w:divBdr>
        </w:div>
      </w:divsChild>
    </w:div>
    <w:div w:id="285160651">
      <w:bodyDiv w:val="1"/>
      <w:marLeft w:val="0"/>
      <w:marRight w:val="0"/>
      <w:marTop w:val="0"/>
      <w:marBottom w:val="0"/>
      <w:divBdr>
        <w:top w:val="none" w:sz="0" w:space="0" w:color="auto"/>
        <w:left w:val="none" w:sz="0" w:space="0" w:color="auto"/>
        <w:bottom w:val="none" w:sz="0" w:space="0" w:color="auto"/>
        <w:right w:val="none" w:sz="0" w:space="0" w:color="auto"/>
      </w:divBdr>
      <w:divsChild>
        <w:div w:id="256721065">
          <w:marLeft w:val="640"/>
          <w:marRight w:val="0"/>
          <w:marTop w:val="0"/>
          <w:marBottom w:val="0"/>
          <w:divBdr>
            <w:top w:val="none" w:sz="0" w:space="0" w:color="auto"/>
            <w:left w:val="none" w:sz="0" w:space="0" w:color="auto"/>
            <w:bottom w:val="none" w:sz="0" w:space="0" w:color="auto"/>
            <w:right w:val="none" w:sz="0" w:space="0" w:color="auto"/>
          </w:divBdr>
        </w:div>
        <w:div w:id="1986926923">
          <w:marLeft w:val="640"/>
          <w:marRight w:val="0"/>
          <w:marTop w:val="0"/>
          <w:marBottom w:val="0"/>
          <w:divBdr>
            <w:top w:val="none" w:sz="0" w:space="0" w:color="auto"/>
            <w:left w:val="none" w:sz="0" w:space="0" w:color="auto"/>
            <w:bottom w:val="none" w:sz="0" w:space="0" w:color="auto"/>
            <w:right w:val="none" w:sz="0" w:space="0" w:color="auto"/>
          </w:divBdr>
        </w:div>
      </w:divsChild>
    </w:div>
    <w:div w:id="304511218">
      <w:bodyDiv w:val="1"/>
      <w:marLeft w:val="0"/>
      <w:marRight w:val="0"/>
      <w:marTop w:val="0"/>
      <w:marBottom w:val="0"/>
      <w:divBdr>
        <w:top w:val="none" w:sz="0" w:space="0" w:color="auto"/>
        <w:left w:val="none" w:sz="0" w:space="0" w:color="auto"/>
        <w:bottom w:val="none" w:sz="0" w:space="0" w:color="auto"/>
        <w:right w:val="none" w:sz="0" w:space="0" w:color="auto"/>
      </w:divBdr>
      <w:divsChild>
        <w:div w:id="626543872">
          <w:marLeft w:val="640"/>
          <w:marRight w:val="0"/>
          <w:marTop w:val="0"/>
          <w:marBottom w:val="0"/>
          <w:divBdr>
            <w:top w:val="none" w:sz="0" w:space="0" w:color="auto"/>
            <w:left w:val="none" w:sz="0" w:space="0" w:color="auto"/>
            <w:bottom w:val="none" w:sz="0" w:space="0" w:color="auto"/>
            <w:right w:val="none" w:sz="0" w:space="0" w:color="auto"/>
          </w:divBdr>
        </w:div>
        <w:div w:id="594048842">
          <w:marLeft w:val="640"/>
          <w:marRight w:val="0"/>
          <w:marTop w:val="0"/>
          <w:marBottom w:val="0"/>
          <w:divBdr>
            <w:top w:val="none" w:sz="0" w:space="0" w:color="auto"/>
            <w:left w:val="none" w:sz="0" w:space="0" w:color="auto"/>
            <w:bottom w:val="none" w:sz="0" w:space="0" w:color="auto"/>
            <w:right w:val="none" w:sz="0" w:space="0" w:color="auto"/>
          </w:divBdr>
        </w:div>
        <w:div w:id="1176073647">
          <w:marLeft w:val="640"/>
          <w:marRight w:val="0"/>
          <w:marTop w:val="0"/>
          <w:marBottom w:val="0"/>
          <w:divBdr>
            <w:top w:val="none" w:sz="0" w:space="0" w:color="auto"/>
            <w:left w:val="none" w:sz="0" w:space="0" w:color="auto"/>
            <w:bottom w:val="none" w:sz="0" w:space="0" w:color="auto"/>
            <w:right w:val="none" w:sz="0" w:space="0" w:color="auto"/>
          </w:divBdr>
        </w:div>
        <w:div w:id="631445283">
          <w:marLeft w:val="640"/>
          <w:marRight w:val="0"/>
          <w:marTop w:val="0"/>
          <w:marBottom w:val="0"/>
          <w:divBdr>
            <w:top w:val="none" w:sz="0" w:space="0" w:color="auto"/>
            <w:left w:val="none" w:sz="0" w:space="0" w:color="auto"/>
            <w:bottom w:val="none" w:sz="0" w:space="0" w:color="auto"/>
            <w:right w:val="none" w:sz="0" w:space="0" w:color="auto"/>
          </w:divBdr>
        </w:div>
        <w:div w:id="1358779115">
          <w:marLeft w:val="640"/>
          <w:marRight w:val="0"/>
          <w:marTop w:val="0"/>
          <w:marBottom w:val="0"/>
          <w:divBdr>
            <w:top w:val="none" w:sz="0" w:space="0" w:color="auto"/>
            <w:left w:val="none" w:sz="0" w:space="0" w:color="auto"/>
            <w:bottom w:val="none" w:sz="0" w:space="0" w:color="auto"/>
            <w:right w:val="none" w:sz="0" w:space="0" w:color="auto"/>
          </w:divBdr>
        </w:div>
        <w:div w:id="2034502141">
          <w:marLeft w:val="640"/>
          <w:marRight w:val="0"/>
          <w:marTop w:val="0"/>
          <w:marBottom w:val="0"/>
          <w:divBdr>
            <w:top w:val="none" w:sz="0" w:space="0" w:color="auto"/>
            <w:left w:val="none" w:sz="0" w:space="0" w:color="auto"/>
            <w:bottom w:val="none" w:sz="0" w:space="0" w:color="auto"/>
            <w:right w:val="none" w:sz="0" w:space="0" w:color="auto"/>
          </w:divBdr>
        </w:div>
        <w:div w:id="2073889994">
          <w:marLeft w:val="640"/>
          <w:marRight w:val="0"/>
          <w:marTop w:val="0"/>
          <w:marBottom w:val="0"/>
          <w:divBdr>
            <w:top w:val="none" w:sz="0" w:space="0" w:color="auto"/>
            <w:left w:val="none" w:sz="0" w:space="0" w:color="auto"/>
            <w:bottom w:val="none" w:sz="0" w:space="0" w:color="auto"/>
            <w:right w:val="none" w:sz="0" w:space="0" w:color="auto"/>
          </w:divBdr>
        </w:div>
        <w:div w:id="1318654058">
          <w:marLeft w:val="640"/>
          <w:marRight w:val="0"/>
          <w:marTop w:val="0"/>
          <w:marBottom w:val="0"/>
          <w:divBdr>
            <w:top w:val="none" w:sz="0" w:space="0" w:color="auto"/>
            <w:left w:val="none" w:sz="0" w:space="0" w:color="auto"/>
            <w:bottom w:val="none" w:sz="0" w:space="0" w:color="auto"/>
            <w:right w:val="none" w:sz="0" w:space="0" w:color="auto"/>
          </w:divBdr>
        </w:div>
        <w:div w:id="1537891765">
          <w:marLeft w:val="640"/>
          <w:marRight w:val="0"/>
          <w:marTop w:val="0"/>
          <w:marBottom w:val="0"/>
          <w:divBdr>
            <w:top w:val="none" w:sz="0" w:space="0" w:color="auto"/>
            <w:left w:val="none" w:sz="0" w:space="0" w:color="auto"/>
            <w:bottom w:val="none" w:sz="0" w:space="0" w:color="auto"/>
            <w:right w:val="none" w:sz="0" w:space="0" w:color="auto"/>
          </w:divBdr>
        </w:div>
        <w:div w:id="430323999">
          <w:marLeft w:val="640"/>
          <w:marRight w:val="0"/>
          <w:marTop w:val="0"/>
          <w:marBottom w:val="0"/>
          <w:divBdr>
            <w:top w:val="none" w:sz="0" w:space="0" w:color="auto"/>
            <w:left w:val="none" w:sz="0" w:space="0" w:color="auto"/>
            <w:bottom w:val="none" w:sz="0" w:space="0" w:color="auto"/>
            <w:right w:val="none" w:sz="0" w:space="0" w:color="auto"/>
          </w:divBdr>
        </w:div>
        <w:div w:id="929890435">
          <w:marLeft w:val="640"/>
          <w:marRight w:val="0"/>
          <w:marTop w:val="0"/>
          <w:marBottom w:val="0"/>
          <w:divBdr>
            <w:top w:val="none" w:sz="0" w:space="0" w:color="auto"/>
            <w:left w:val="none" w:sz="0" w:space="0" w:color="auto"/>
            <w:bottom w:val="none" w:sz="0" w:space="0" w:color="auto"/>
            <w:right w:val="none" w:sz="0" w:space="0" w:color="auto"/>
          </w:divBdr>
        </w:div>
        <w:div w:id="2049530289">
          <w:marLeft w:val="640"/>
          <w:marRight w:val="0"/>
          <w:marTop w:val="0"/>
          <w:marBottom w:val="0"/>
          <w:divBdr>
            <w:top w:val="none" w:sz="0" w:space="0" w:color="auto"/>
            <w:left w:val="none" w:sz="0" w:space="0" w:color="auto"/>
            <w:bottom w:val="none" w:sz="0" w:space="0" w:color="auto"/>
            <w:right w:val="none" w:sz="0" w:space="0" w:color="auto"/>
          </w:divBdr>
        </w:div>
        <w:div w:id="1235428552">
          <w:marLeft w:val="640"/>
          <w:marRight w:val="0"/>
          <w:marTop w:val="0"/>
          <w:marBottom w:val="0"/>
          <w:divBdr>
            <w:top w:val="none" w:sz="0" w:space="0" w:color="auto"/>
            <w:left w:val="none" w:sz="0" w:space="0" w:color="auto"/>
            <w:bottom w:val="none" w:sz="0" w:space="0" w:color="auto"/>
            <w:right w:val="none" w:sz="0" w:space="0" w:color="auto"/>
          </w:divBdr>
        </w:div>
        <w:div w:id="5716519">
          <w:marLeft w:val="640"/>
          <w:marRight w:val="0"/>
          <w:marTop w:val="0"/>
          <w:marBottom w:val="0"/>
          <w:divBdr>
            <w:top w:val="none" w:sz="0" w:space="0" w:color="auto"/>
            <w:left w:val="none" w:sz="0" w:space="0" w:color="auto"/>
            <w:bottom w:val="none" w:sz="0" w:space="0" w:color="auto"/>
            <w:right w:val="none" w:sz="0" w:space="0" w:color="auto"/>
          </w:divBdr>
        </w:div>
        <w:div w:id="1266302384">
          <w:marLeft w:val="640"/>
          <w:marRight w:val="0"/>
          <w:marTop w:val="0"/>
          <w:marBottom w:val="0"/>
          <w:divBdr>
            <w:top w:val="none" w:sz="0" w:space="0" w:color="auto"/>
            <w:left w:val="none" w:sz="0" w:space="0" w:color="auto"/>
            <w:bottom w:val="none" w:sz="0" w:space="0" w:color="auto"/>
            <w:right w:val="none" w:sz="0" w:space="0" w:color="auto"/>
          </w:divBdr>
        </w:div>
        <w:div w:id="645940346">
          <w:marLeft w:val="640"/>
          <w:marRight w:val="0"/>
          <w:marTop w:val="0"/>
          <w:marBottom w:val="0"/>
          <w:divBdr>
            <w:top w:val="none" w:sz="0" w:space="0" w:color="auto"/>
            <w:left w:val="none" w:sz="0" w:space="0" w:color="auto"/>
            <w:bottom w:val="none" w:sz="0" w:space="0" w:color="auto"/>
            <w:right w:val="none" w:sz="0" w:space="0" w:color="auto"/>
          </w:divBdr>
        </w:div>
        <w:div w:id="979336065">
          <w:marLeft w:val="640"/>
          <w:marRight w:val="0"/>
          <w:marTop w:val="0"/>
          <w:marBottom w:val="0"/>
          <w:divBdr>
            <w:top w:val="none" w:sz="0" w:space="0" w:color="auto"/>
            <w:left w:val="none" w:sz="0" w:space="0" w:color="auto"/>
            <w:bottom w:val="none" w:sz="0" w:space="0" w:color="auto"/>
            <w:right w:val="none" w:sz="0" w:space="0" w:color="auto"/>
          </w:divBdr>
        </w:div>
        <w:div w:id="1955670214">
          <w:marLeft w:val="640"/>
          <w:marRight w:val="0"/>
          <w:marTop w:val="0"/>
          <w:marBottom w:val="0"/>
          <w:divBdr>
            <w:top w:val="none" w:sz="0" w:space="0" w:color="auto"/>
            <w:left w:val="none" w:sz="0" w:space="0" w:color="auto"/>
            <w:bottom w:val="none" w:sz="0" w:space="0" w:color="auto"/>
            <w:right w:val="none" w:sz="0" w:space="0" w:color="auto"/>
          </w:divBdr>
        </w:div>
        <w:div w:id="333460226">
          <w:marLeft w:val="640"/>
          <w:marRight w:val="0"/>
          <w:marTop w:val="0"/>
          <w:marBottom w:val="0"/>
          <w:divBdr>
            <w:top w:val="none" w:sz="0" w:space="0" w:color="auto"/>
            <w:left w:val="none" w:sz="0" w:space="0" w:color="auto"/>
            <w:bottom w:val="none" w:sz="0" w:space="0" w:color="auto"/>
            <w:right w:val="none" w:sz="0" w:space="0" w:color="auto"/>
          </w:divBdr>
        </w:div>
        <w:div w:id="257914192">
          <w:marLeft w:val="640"/>
          <w:marRight w:val="0"/>
          <w:marTop w:val="0"/>
          <w:marBottom w:val="0"/>
          <w:divBdr>
            <w:top w:val="none" w:sz="0" w:space="0" w:color="auto"/>
            <w:left w:val="none" w:sz="0" w:space="0" w:color="auto"/>
            <w:bottom w:val="none" w:sz="0" w:space="0" w:color="auto"/>
            <w:right w:val="none" w:sz="0" w:space="0" w:color="auto"/>
          </w:divBdr>
        </w:div>
      </w:divsChild>
    </w:div>
    <w:div w:id="320501166">
      <w:bodyDiv w:val="1"/>
      <w:marLeft w:val="0"/>
      <w:marRight w:val="0"/>
      <w:marTop w:val="0"/>
      <w:marBottom w:val="0"/>
      <w:divBdr>
        <w:top w:val="none" w:sz="0" w:space="0" w:color="auto"/>
        <w:left w:val="none" w:sz="0" w:space="0" w:color="auto"/>
        <w:bottom w:val="none" w:sz="0" w:space="0" w:color="auto"/>
        <w:right w:val="none" w:sz="0" w:space="0" w:color="auto"/>
      </w:divBdr>
      <w:divsChild>
        <w:div w:id="337775518">
          <w:marLeft w:val="640"/>
          <w:marRight w:val="0"/>
          <w:marTop w:val="0"/>
          <w:marBottom w:val="0"/>
          <w:divBdr>
            <w:top w:val="none" w:sz="0" w:space="0" w:color="auto"/>
            <w:left w:val="none" w:sz="0" w:space="0" w:color="auto"/>
            <w:bottom w:val="none" w:sz="0" w:space="0" w:color="auto"/>
            <w:right w:val="none" w:sz="0" w:space="0" w:color="auto"/>
          </w:divBdr>
        </w:div>
        <w:div w:id="84693794">
          <w:marLeft w:val="640"/>
          <w:marRight w:val="0"/>
          <w:marTop w:val="0"/>
          <w:marBottom w:val="0"/>
          <w:divBdr>
            <w:top w:val="none" w:sz="0" w:space="0" w:color="auto"/>
            <w:left w:val="none" w:sz="0" w:space="0" w:color="auto"/>
            <w:bottom w:val="none" w:sz="0" w:space="0" w:color="auto"/>
            <w:right w:val="none" w:sz="0" w:space="0" w:color="auto"/>
          </w:divBdr>
        </w:div>
        <w:div w:id="297684030">
          <w:marLeft w:val="640"/>
          <w:marRight w:val="0"/>
          <w:marTop w:val="0"/>
          <w:marBottom w:val="0"/>
          <w:divBdr>
            <w:top w:val="none" w:sz="0" w:space="0" w:color="auto"/>
            <w:left w:val="none" w:sz="0" w:space="0" w:color="auto"/>
            <w:bottom w:val="none" w:sz="0" w:space="0" w:color="auto"/>
            <w:right w:val="none" w:sz="0" w:space="0" w:color="auto"/>
          </w:divBdr>
        </w:div>
        <w:div w:id="460535737">
          <w:marLeft w:val="640"/>
          <w:marRight w:val="0"/>
          <w:marTop w:val="0"/>
          <w:marBottom w:val="0"/>
          <w:divBdr>
            <w:top w:val="none" w:sz="0" w:space="0" w:color="auto"/>
            <w:left w:val="none" w:sz="0" w:space="0" w:color="auto"/>
            <w:bottom w:val="none" w:sz="0" w:space="0" w:color="auto"/>
            <w:right w:val="none" w:sz="0" w:space="0" w:color="auto"/>
          </w:divBdr>
        </w:div>
        <w:div w:id="136604978">
          <w:marLeft w:val="640"/>
          <w:marRight w:val="0"/>
          <w:marTop w:val="0"/>
          <w:marBottom w:val="0"/>
          <w:divBdr>
            <w:top w:val="none" w:sz="0" w:space="0" w:color="auto"/>
            <w:left w:val="none" w:sz="0" w:space="0" w:color="auto"/>
            <w:bottom w:val="none" w:sz="0" w:space="0" w:color="auto"/>
            <w:right w:val="none" w:sz="0" w:space="0" w:color="auto"/>
          </w:divBdr>
        </w:div>
        <w:div w:id="698241770">
          <w:marLeft w:val="640"/>
          <w:marRight w:val="0"/>
          <w:marTop w:val="0"/>
          <w:marBottom w:val="0"/>
          <w:divBdr>
            <w:top w:val="none" w:sz="0" w:space="0" w:color="auto"/>
            <w:left w:val="none" w:sz="0" w:space="0" w:color="auto"/>
            <w:bottom w:val="none" w:sz="0" w:space="0" w:color="auto"/>
            <w:right w:val="none" w:sz="0" w:space="0" w:color="auto"/>
          </w:divBdr>
        </w:div>
        <w:div w:id="788359488">
          <w:marLeft w:val="640"/>
          <w:marRight w:val="0"/>
          <w:marTop w:val="0"/>
          <w:marBottom w:val="0"/>
          <w:divBdr>
            <w:top w:val="none" w:sz="0" w:space="0" w:color="auto"/>
            <w:left w:val="none" w:sz="0" w:space="0" w:color="auto"/>
            <w:bottom w:val="none" w:sz="0" w:space="0" w:color="auto"/>
            <w:right w:val="none" w:sz="0" w:space="0" w:color="auto"/>
          </w:divBdr>
        </w:div>
        <w:div w:id="1719207871">
          <w:marLeft w:val="640"/>
          <w:marRight w:val="0"/>
          <w:marTop w:val="0"/>
          <w:marBottom w:val="0"/>
          <w:divBdr>
            <w:top w:val="none" w:sz="0" w:space="0" w:color="auto"/>
            <w:left w:val="none" w:sz="0" w:space="0" w:color="auto"/>
            <w:bottom w:val="none" w:sz="0" w:space="0" w:color="auto"/>
            <w:right w:val="none" w:sz="0" w:space="0" w:color="auto"/>
          </w:divBdr>
        </w:div>
        <w:div w:id="1102721712">
          <w:marLeft w:val="640"/>
          <w:marRight w:val="0"/>
          <w:marTop w:val="0"/>
          <w:marBottom w:val="0"/>
          <w:divBdr>
            <w:top w:val="none" w:sz="0" w:space="0" w:color="auto"/>
            <w:left w:val="none" w:sz="0" w:space="0" w:color="auto"/>
            <w:bottom w:val="none" w:sz="0" w:space="0" w:color="auto"/>
            <w:right w:val="none" w:sz="0" w:space="0" w:color="auto"/>
          </w:divBdr>
        </w:div>
        <w:div w:id="446463270">
          <w:marLeft w:val="640"/>
          <w:marRight w:val="0"/>
          <w:marTop w:val="0"/>
          <w:marBottom w:val="0"/>
          <w:divBdr>
            <w:top w:val="none" w:sz="0" w:space="0" w:color="auto"/>
            <w:left w:val="none" w:sz="0" w:space="0" w:color="auto"/>
            <w:bottom w:val="none" w:sz="0" w:space="0" w:color="auto"/>
            <w:right w:val="none" w:sz="0" w:space="0" w:color="auto"/>
          </w:divBdr>
        </w:div>
        <w:div w:id="451437194">
          <w:marLeft w:val="640"/>
          <w:marRight w:val="0"/>
          <w:marTop w:val="0"/>
          <w:marBottom w:val="0"/>
          <w:divBdr>
            <w:top w:val="none" w:sz="0" w:space="0" w:color="auto"/>
            <w:left w:val="none" w:sz="0" w:space="0" w:color="auto"/>
            <w:bottom w:val="none" w:sz="0" w:space="0" w:color="auto"/>
            <w:right w:val="none" w:sz="0" w:space="0" w:color="auto"/>
          </w:divBdr>
        </w:div>
        <w:div w:id="47729286">
          <w:marLeft w:val="640"/>
          <w:marRight w:val="0"/>
          <w:marTop w:val="0"/>
          <w:marBottom w:val="0"/>
          <w:divBdr>
            <w:top w:val="none" w:sz="0" w:space="0" w:color="auto"/>
            <w:left w:val="none" w:sz="0" w:space="0" w:color="auto"/>
            <w:bottom w:val="none" w:sz="0" w:space="0" w:color="auto"/>
            <w:right w:val="none" w:sz="0" w:space="0" w:color="auto"/>
          </w:divBdr>
        </w:div>
        <w:div w:id="710542272">
          <w:marLeft w:val="640"/>
          <w:marRight w:val="0"/>
          <w:marTop w:val="0"/>
          <w:marBottom w:val="0"/>
          <w:divBdr>
            <w:top w:val="none" w:sz="0" w:space="0" w:color="auto"/>
            <w:left w:val="none" w:sz="0" w:space="0" w:color="auto"/>
            <w:bottom w:val="none" w:sz="0" w:space="0" w:color="auto"/>
            <w:right w:val="none" w:sz="0" w:space="0" w:color="auto"/>
          </w:divBdr>
        </w:div>
        <w:div w:id="1102385026">
          <w:marLeft w:val="640"/>
          <w:marRight w:val="0"/>
          <w:marTop w:val="0"/>
          <w:marBottom w:val="0"/>
          <w:divBdr>
            <w:top w:val="none" w:sz="0" w:space="0" w:color="auto"/>
            <w:left w:val="none" w:sz="0" w:space="0" w:color="auto"/>
            <w:bottom w:val="none" w:sz="0" w:space="0" w:color="auto"/>
            <w:right w:val="none" w:sz="0" w:space="0" w:color="auto"/>
          </w:divBdr>
        </w:div>
        <w:div w:id="940382294">
          <w:marLeft w:val="640"/>
          <w:marRight w:val="0"/>
          <w:marTop w:val="0"/>
          <w:marBottom w:val="0"/>
          <w:divBdr>
            <w:top w:val="none" w:sz="0" w:space="0" w:color="auto"/>
            <w:left w:val="none" w:sz="0" w:space="0" w:color="auto"/>
            <w:bottom w:val="none" w:sz="0" w:space="0" w:color="auto"/>
            <w:right w:val="none" w:sz="0" w:space="0" w:color="auto"/>
          </w:divBdr>
        </w:div>
        <w:div w:id="139081722">
          <w:marLeft w:val="640"/>
          <w:marRight w:val="0"/>
          <w:marTop w:val="0"/>
          <w:marBottom w:val="0"/>
          <w:divBdr>
            <w:top w:val="none" w:sz="0" w:space="0" w:color="auto"/>
            <w:left w:val="none" w:sz="0" w:space="0" w:color="auto"/>
            <w:bottom w:val="none" w:sz="0" w:space="0" w:color="auto"/>
            <w:right w:val="none" w:sz="0" w:space="0" w:color="auto"/>
          </w:divBdr>
        </w:div>
        <w:div w:id="1693261635">
          <w:marLeft w:val="640"/>
          <w:marRight w:val="0"/>
          <w:marTop w:val="0"/>
          <w:marBottom w:val="0"/>
          <w:divBdr>
            <w:top w:val="none" w:sz="0" w:space="0" w:color="auto"/>
            <w:left w:val="none" w:sz="0" w:space="0" w:color="auto"/>
            <w:bottom w:val="none" w:sz="0" w:space="0" w:color="auto"/>
            <w:right w:val="none" w:sz="0" w:space="0" w:color="auto"/>
          </w:divBdr>
        </w:div>
        <w:div w:id="1042440023">
          <w:marLeft w:val="640"/>
          <w:marRight w:val="0"/>
          <w:marTop w:val="0"/>
          <w:marBottom w:val="0"/>
          <w:divBdr>
            <w:top w:val="none" w:sz="0" w:space="0" w:color="auto"/>
            <w:left w:val="none" w:sz="0" w:space="0" w:color="auto"/>
            <w:bottom w:val="none" w:sz="0" w:space="0" w:color="auto"/>
            <w:right w:val="none" w:sz="0" w:space="0" w:color="auto"/>
          </w:divBdr>
        </w:div>
      </w:divsChild>
    </w:div>
    <w:div w:id="353043227">
      <w:bodyDiv w:val="1"/>
      <w:marLeft w:val="0"/>
      <w:marRight w:val="0"/>
      <w:marTop w:val="0"/>
      <w:marBottom w:val="0"/>
      <w:divBdr>
        <w:top w:val="none" w:sz="0" w:space="0" w:color="auto"/>
        <w:left w:val="none" w:sz="0" w:space="0" w:color="auto"/>
        <w:bottom w:val="none" w:sz="0" w:space="0" w:color="auto"/>
        <w:right w:val="none" w:sz="0" w:space="0" w:color="auto"/>
      </w:divBdr>
      <w:divsChild>
        <w:div w:id="415974995">
          <w:marLeft w:val="640"/>
          <w:marRight w:val="0"/>
          <w:marTop w:val="0"/>
          <w:marBottom w:val="0"/>
          <w:divBdr>
            <w:top w:val="none" w:sz="0" w:space="0" w:color="auto"/>
            <w:left w:val="none" w:sz="0" w:space="0" w:color="auto"/>
            <w:bottom w:val="none" w:sz="0" w:space="0" w:color="auto"/>
            <w:right w:val="none" w:sz="0" w:space="0" w:color="auto"/>
          </w:divBdr>
        </w:div>
        <w:div w:id="1884176487">
          <w:marLeft w:val="640"/>
          <w:marRight w:val="0"/>
          <w:marTop w:val="0"/>
          <w:marBottom w:val="0"/>
          <w:divBdr>
            <w:top w:val="none" w:sz="0" w:space="0" w:color="auto"/>
            <w:left w:val="none" w:sz="0" w:space="0" w:color="auto"/>
            <w:bottom w:val="none" w:sz="0" w:space="0" w:color="auto"/>
            <w:right w:val="none" w:sz="0" w:space="0" w:color="auto"/>
          </w:divBdr>
        </w:div>
        <w:div w:id="1118374748">
          <w:marLeft w:val="640"/>
          <w:marRight w:val="0"/>
          <w:marTop w:val="0"/>
          <w:marBottom w:val="0"/>
          <w:divBdr>
            <w:top w:val="none" w:sz="0" w:space="0" w:color="auto"/>
            <w:left w:val="none" w:sz="0" w:space="0" w:color="auto"/>
            <w:bottom w:val="none" w:sz="0" w:space="0" w:color="auto"/>
            <w:right w:val="none" w:sz="0" w:space="0" w:color="auto"/>
          </w:divBdr>
        </w:div>
        <w:div w:id="1288777486">
          <w:marLeft w:val="640"/>
          <w:marRight w:val="0"/>
          <w:marTop w:val="0"/>
          <w:marBottom w:val="0"/>
          <w:divBdr>
            <w:top w:val="none" w:sz="0" w:space="0" w:color="auto"/>
            <w:left w:val="none" w:sz="0" w:space="0" w:color="auto"/>
            <w:bottom w:val="none" w:sz="0" w:space="0" w:color="auto"/>
            <w:right w:val="none" w:sz="0" w:space="0" w:color="auto"/>
          </w:divBdr>
        </w:div>
        <w:div w:id="412119428">
          <w:marLeft w:val="640"/>
          <w:marRight w:val="0"/>
          <w:marTop w:val="0"/>
          <w:marBottom w:val="0"/>
          <w:divBdr>
            <w:top w:val="none" w:sz="0" w:space="0" w:color="auto"/>
            <w:left w:val="none" w:sz="0" w:space="0" w:color="auto"/>
            <w:bottom w:val="none" w:sz="0" w:space="0" w:color="auto"/>
            <w:right w:val="none" w:sz="0" w:space="0" w:color="auto"/>
          </w:divBdr>
        </w:div>
        <w:div w:id="437408568">
          <w:marLeft w:val="640"/>
          <w:marRight w:val="0"/>
          <w:marTop w:val="0"/>
          <w:marBottom w:val="0"/>
          <w:divBdr>
            <w:top w:val="none" w:sz="0" w:space="0" w:color="auto"/>
            <w:left w:val="none" w:sz="0" w:space="0" w:color="auto"/>
            <w:bottom w:val="none" w:sz="0" w:space="0" w:color="auto"/>
            <w:right w:val="none" w:sz="0" w:space="0" w:color="auto"/>
          </w:divBdr>
        </w:div>
        <w:div w:id="696810812">
          <w:marLeft w:val="640"/>
          <w:marRight w:val="0"/>
          <w:marTop w:val="0"/>
          <w:marBottom w:val="0"/>
          <w:divBdr>
            <w:top w:val="none" w:sz="0" w:space="0" w:color="auto"/>
            <w:left w:val="none" w:sz="0" w:space="0" w:color="auto"/>
            <w:bottom w:val="none" w:sz="0" w:space="0" w:color="auto"/>
            <w:right w:val="none" w:sz="0" w:space="0" w:color="auto"/>
          </w:divBdr>
        </w:div>
        <w:div w:id="438530394">
          <w:marLeft w:val="640"/>
          <w:marRight w:val="0"/>
          <w:marTop w:val="0"/>
          <w:marBottom w:val="0"/>
          <w:divBdr>
            <w:top w:val="none" w:sz="0" w:space="0" w:color="auto"/>
            <w:left w:val="none" w:sz="0" w:space="0" w:color="auto"/>
            <w:bottom w:val="none" w:sz="0" w:space="0" w:color="auto"/>
            <w:right w:val="none" w:sz="0" w:space="0" w:color="auto"/>
          </w:divBdr>
        </w:div>
        <w:div w:id="1686901170">
          <w:marLeft w:val="640"/>
          <w:marRight w:val="0"/>
          <w:marTop w:val="0"/>
          <w:marBottom w:val="0"/>
          <w:divBdr>
            <w:top w:val="none" w:sz="0" w:space="0" w:color="auto"/>
            <w:left w:val="none" w:sz="0" w:space="0" w:color="auto"/>
            <w:bottom w:val="none" w:sz="0" w:space="0" w:color="auto"/>
            <w:right w:val="none" w:sz="0" w:space="0" w:color="auto"/>
          </w:divBdr>
        </w:div>
        <w:div w:id="623125050">
          <w:marLeft w:val="640"/>
          <w:marRight w:val="0"/>
          <w:marTop w:val="0"/>
          <w:marBottom w:val="0"/>
          <w:divBdr>
            <w:top w:val="none" w:sz="0" w:space="0" w:color="auto"/>
            <w:left w:val="none" w:sz="0" w:space="0" w:color="auto"/>
            <w:bottom w:val="none" w:sz="0" w:space="0" w:color="auto"/>
            <w:right w:val="none" w:sz="0" w:space="0" w:color="auto"/>
          </w:divBdr>
        </w:div>
        <w:div w:id="494885191">
          <w:marLeft w:val="640"/>
          <w:marRight w:val="0"/>
          <w:marTop w:val="0"/>
          <w:marBottom w:val="0"/>
          <w:divBdr>
            <w:top w:val="none" w:sz="0" w:space="0" w:color="auto"/>
            <w:left w:val="none" w:sz="0" w:space="0" w:color="auto"/>
            <w:bottom w:val="none" w:sz="0" w:space="0" w:color="auto"/>
            <w:right w:val="none" w:sz="0" w:space="0" w:color="auto"/>
          </w:divBdr>
        </w:div>
        <w:div w:id="801925797">
          <w:marLeft w:val="640"/>
          <w:marRight w:val="0"/>
          <w:marTop w:val="0"/>
          <w:marBottom w:val="0"/>
          <w:divBdr>
            <w:top w:val="none" w:sz="0" w:space="0" w:color="auto"/>
            <w:left w:val="none" w:sz="0" w:space="0" w:color="auto"/>
            <w:bottom w:val="none" w:sz="0" w:space="0" w:color="auto"/>
            <w:right w:val="none" w:sz="0" w:space="0" w:color="auto"/>
          </w:divBdr>
        </w:div>
        <w:div w:id="1647859325">
          <w:marLeft w:val="640"/>
          <w:marRight w:val="0"/>
          <w:marTop w:val="0"/>
          <w:marBottom w:val="0"/>
          <w:divBdr>
            <w:top w:val="none" w:sz="0" w:space="0" w:color="auto"/>
            <w:left w:val="none" w:sz="0" w:space="0" w:color="auto"/>
            <w:bottom w:val="none" w:sz="0" w:space="0" w:color="auto"/>
            <w:right w:val="none" w:sz="0" w:space="0" w:color="auto"/>
          </w:divBdr>
        </w:div>
        <w:div w:id="1528786423">
          <w:marLeft w:val="640"/>
          <w:marRight w:val="0"/>
          <w:marTop w:val="0"/>
          <w:marBottom w:val="0"/>
          <w:divBdr>
            <w:top w:val="none" w:sz="0" w:space="0" w:color="auto"/>
            <w:left w:val="none" w:sz="0" w:space="0" w:color="auto"/>
            <w:bottom w:val="none" w:sz="0" w:space="0" w:color="auto"/>
            <w:right w:val="none" w:sz="0" w:space="0" w:color="auto"/>
          </w:divBdr>
        </w:div>
        <w:div w:id="1107846244">
          <w:marLeft w:val="640"/>
          <w:marRight w:val="0"/>
          <w:marTop w:val="0"/>
          <w:marBottom w:val="0"/>
          <w:divBdr>
            <w:top w:val="none" w:sz="0" w:space="0" w:color="auto"/>
            <w:left w:val="none" w:sz="0" w:space="0" w:color="auto"/>
            <w:bottom w:val="none" w:sz="0" w:space="0" w:color="auto"/>
            <w:right w:val="none" w:sz="0" w:space="0" w:color="auto"/>
          </w:divBdr>
        </w:div>
        <w:div w:id="365452438">
          <w:marLeft w:val="640"/>
          <w:marRight w:val="0"/>
          <w:marTop w:val="0"/>
          <w:marBottom w:val="0"/>
          <w:divBdr>
            <w:top w:val="none" w:sz="0" w:space="0" w:color="auto"/>
            <w:left w:val="none" w:sz="0" w:space="0" w:color="auto"/>
            <w:bottom w:val="none" w:sz="0" w:space="0" w:color="auto"/>
            <w:right w:val="none" w:sz="0" w:space="0" w:color="auto"/>
          </w:divBdr>
        </w:div>
        <w:div w:id="2018726357">
          <w:marLeft w:val="640"/>
          <w:marRight w:val="0"/>
          <w:marTop w:val="0"/>
          <w:marBottom w:val="0"/>
          <w:divBdr>
            <w:top w:val="none" w:sz="0" w:space="0" w:color="auto"/>
            <w:left w:val="none" w:sz="0" w:space="0" w:color="auto"/>
            <w:bottom w:val="none" w:sz="0" w:space="0" w:color="auto"/>
            <w:right w:val="none" w:sz="0" w:space="0" w:color="auto"/>
          </w:divBdr>
        </w:div>
        <w:div w:id="1942909048">
          <w:marLeft w:val="640"/>
          <w:marRight w:val="0"/>
          <w:marTop w:val="0"/>
          <w:marBottom w:val="0"/>
          <w:divBdr>
            <w:top w:val="none" w:sz="0" w:space="0" w:color="auto"/>
            <w:left w:val="none" w:sz="0" w:space="0" w:color="auto"/>
            <w:bottom w:val="none" w:sz="0" w:space="0" w:color="auto"/>
            <w:right w:val="none" w:sz="0" w:space="0" w:color="auto"/>
          </w:divBdr>
        </w:div>
      </w:divsChild>
    </w:div>
    <w:div w:id="403644305">
      <w:bodyDiv w:val="1"/>
      <w:marLeft w:val="0"/>
      <w:marRight w:val="0"/>
      <w:marTop w:val="0"/>
      <w:marBottom w:val="0"/>
      <w:divBdr>
        <w:top w:val="none" w:sz="0" w:space="0" w:color="auto"/>
        <w:left w:val="none" w:sz="0" w:space="0" w:color="auto"/>
        <w:bottom w:val="none" w:sz="0" w:space="0" w:color="auto"/>
        <w:right w:val="none" w:sz="0" w:space="0" w:color="auto"/>
      </w:divBdr>
      <w:divsChild>
        <w:div w:id="1054500927">
          <w:marLeft w:val="640"/>
          <w:marRight w:val="0"/>
          <w:marTop w:val="0"/>
          <w:marBottom w:val="0"/>
          <w:divBdr>
            <w:top w:val="none" w:sz="0" w:space="0" w:color="auto"/>
            <w:left w:val="none" w:sz="0" w:space="0" w:color="auto"/>
            <w:bottom w:val="none" w:sz="0" w:space="0" w:color="auto"/>
            <w:right w:val="none" w:sz="0" w:space="0" w:color="auto"/>
          </w:divBdr>
        </w:div>
        <w:div w:id="487214023">
          <w:marLeft w:val="640"/>
          <w:marRight w:val="0"/>
          <w:marTop w:val="0"/>
          <w:marBottom w:val="0"/>
          <w:divBdr>
            <w:top w:val="none" w:sz="0" w:space="0" w:color="auto"/>
            <w:left w:val="none" w:sz="0" w:space="0" w:color="auto"/>
            <w:bottom w:val="none" w:sz="0" w:space="0" w:color="auto"/>
            <w:right w:val="none" w:sz="0" w:space="0" w:color="auto"/>
          </w:divBdr>
        </w:div>
        <w:div w:id="1557081485">
          <w:marLeft w:val="640"/>
          <w:marRight w:val="0"/>
          <w:marTop w:val="0"/>
          <w:marBottom w:val="0"/>
          <w:divBdr>
            <w:top w:val="none" w:sz="0" w:space="0" w:color="auto"/>
            <w:left w:val="none" w:sz="0" w:space="0" w:color="auto"/>
            <w:bottom w:val="none" w:sz="0" w:space="0" w:color="auto"/>
            <w:right w:val="none" w:sz="0" w:space="0" w:color="auto"/>
          </w:divBdr>
        </w:div>
        <w:div w:id="962616252">
          <w:marLeft w:val="640"/>
          <w:marRight w:val="0"/>
          <w:marTop w:val="0"/>
          <w:marBottom w:val="0"/>
          <w:divBdr>
            <w:top w:val="none" w:sz="0" w:space="0" w:color="auto"/>
            <w:left w:val="none" w:sz="0" w:space="0" w:color="auto"/>
            <w:bottom w:val="none" w:sz="0" w:space="0" w:color="auto"/>
            <w:right w:val="none" w:sz="0" w:space="0" w:color="auto"/>
          </w:divBdr>
        </w:div>
        <w:div w:id="631406372">
          <w:marLeft w:val="640"/>
          <w:marRight w:val="0"/>
          <w:marTop w:val="0"/>
          <w:marBottom w:val="0"/>
          <w:divBdr>
            <w:top w:val="none" w:sz="0" w:space="0" w:color="auto"/>
            <w:left w:val="none" w:sz="0" w:space="0" w:color="auto"/>
            <w:bottom w:val="none" w:sz="0" w:space="0" w:color="auto"/>
            <w:right w:val="none" w:sz="0" w:space="0" w:color="auto"/>
          </w:divBdr>
        </w:div>
        <w:div w:id="2111272237">
          <w:marLeft w:val="640"/>
          <w:marRight w:val="0"/>
          <w:marTop w:val="0"/>
          <w:marBottom w:val="0"/>
          <w:divBdr>
            <w:top w:val="none" w:sz="0" w:space="0" w:color="auto"/>
            <w:left w:val="none" w:sz="0" w:space="0" w:color="auto"/>
            <w:bottom w:val="none" w:sz="0" w:space="0" w:color="auto"/>
            <w:right w:val="none" w:sz="0" w:space="0" w:color="auto"/>
          </w:divBdr>
        </w:div>
        <w:div w:id="912550919">
          <w:marLeft w:val="640"/>
          <w:marRight w:val="0"/>
          <w:marTop w:val="0"/>
          <w:marBottom w:val="0"/>
          <w:divBdr>
            <w:top w:val="none" w:sz="0" w:space="0" w:color="auto"/>
            <w:left w:val="none" w:sz="0" w:space="0" w:color="auto"/>
            <w:bottom w:val="none" w:sz="0" w:space="0" w:color="auto"/>
            <w:right w:val="none" w:sz="0" w:space="0" w:color="auto"/>
          </w:divBdr>
        </w:div>
        <w:div w:id="2108764490">
          <w:marLeft w:val="640"/>
          <w:marRight w:val="0"/>
          <w:marTop w:val="0"/>
          <w:marBottom w:val="0"/>
          <w:divBdr>
            <w:top w:val="none" w:sz="0" w:space="0" w:color="auto"/>
            <w:left w:val="none" w:sz="0" w:space="0" w:color="auto"/>
            <w:bottom w:val="none" w:sz="0" w:space="0" w:color="auto"/>
            <w:right w:val="none" w:sz="0" w:space="0" w:color="auto"/>
          </w:divBdr>
        </w:div>
        <w:div w:id="113184293">
          <w:marLeft w:val="640"/>
          <w:marRight w:val="0"/>
          <w:marTop w:val="0"/>
          <w:marBottom w:val="0"/>
          <w:divBdr>
            <w:top w:val="none" w:sz="0" w:space="0" w:color="auto"/>
            <w:left w:val="none" w:sz="0" w:space="0" w:color="auto"/>
            <w:bottom w:val="none" w:sz="0" w:space="0" w:color="auto"/>
            <w:right w:val="none" w:sz="0" w:space="0" w:color="auto"/>
          </w:divBdr>
        </w:div>
        <w:div w:id="461003462">
          <w:marLeft w:val="640"/>
          <w:marRight w:val="0"/>
          <w:marTop w:val="0"/>
          <w:marBottom w:val="0"/>
          <w:divBdr>
            <w:top w:val="none" w:sz="0" w:space="0" w:color="auto"/>
            <w:left w:val="none" w:sz="0" w:space="0" w:color="auto"/>
            <w:bottom w:val="none" w:sz="0" w:space="0" w:color="auto"/>
            <w:right w:val="none" w:sz="0" w:space="0" w:color="auto"/>
          </w:divBdr>
        </w:div>
        <w:div w:id="1298727986">
          <w:marLeft w:val="640"/>
          <w:marRight w:val="0"/>
          <w:marTop w:val="0"/>
          <w:marBottom w:val="0"/>
          <w:divBdr>
            <w:top w:val="none" w:sz="0" w:space="0" w:color="auto"/>
            <w:left w:val="none" w:sz="0" w:space="0" w:color="auto"/>
            <w:bottom w:val="none" w:sz="0" w:space="0" w:color="auto"/>
            <w:right w:val="none" w:sz="0" w:space="0" w:color="auto"/>
          </w:divBdr>
        </w:div>
        <w:div w:id="1840534842">
          <w:marLeft w:val="640"/>
          <w:marRight w:val="0"/>
          <w:marTop w:val="0"/>
          <w:marBottom w:val="0"/>
          <w:divBdr>
            <w:top w:val="none" w:sz="0" w:space="0" w:color="auto"/>
            <w:left w:val="none" w:sz="0" w:space="0" w:color="auto"/>
            <w:bottom w:val="none" w:sz="0" w:space="0" w:color="auto"/>
            <w:right w:val="none" w:sz="0" w:space="0" w:color="auto"/>
          </w:divBdr>
        </w:div>
        <w:div w:id="1511067043">
          <w:marLeft w:val="640"/>
          <w:marRight w:val="0"/>
          <w:marTop w:val="0"/>
          <w:marBottom w:val="0"/>
          <w:divBdr>
            <w:top w:val="none" w:sz="0" w:space="0" w:color="auto"/>
            <w:left w:val="none" w:sz="0" w:space="0" w:color="auto"/>
            <w:bottom w:val="none" w:sz="0" w:space="0" w:color="auto"/>
            <w:right w:val="none" w:sz="0" w:space="0" w:color="auto"/>
          </w:divBdr>
        </w:div>
        <w:div w:id="1275020494">
          <w:marLeft w:val="640"/>
          <w:marRight w:val="0"/>
          <w:marTop w:val="0"/>
          <w:marBottom w:val="0"/>
          <w:divBdr>
            <w:top w:val="none" w:sz="0" w:space="0" w:color="auto"/>
            <w:left w:val="none" w:sz="0" w:space="0" w:color="auto"/>
            <w:bottom w:val="none" w:sz="0" w:space="0" w:color="auto"/>
            <w:right w:val="none" w:sz="0" w:space="0" w:color="auto"/>
          </w:divBdr>
        </w:div>
        <w:div w:id="710305735">
          <w:marLeft w:val="640"/>
          <w:marRight w:val="0"/>
          <w:marTop w:val="0"/>
          <w:marBottom w:val="0"/>
          <w:divBdr>
            <w:top w:val="none" w:sz="0" w:space="0" w:color="auto"/>
            <w:left w:val="none" w:sz="0" w:space="0" w:color="auto"/>
            <w:bottom w:val="none" w:sz="0" w:space="0" w:color="auto"/>
            <w:right w:val="none" w:sz="0" w:space="0" w:color="auto"/>
          </w:divBdr>
        </w:div>
        <w:div w:id="811213588">
          <w:marLeft w:val="640"/>
          <w:marRight w:val="0"/>
          <w:marTop w:val="0"/>
          <w:marBottom w:val="0"/>
          <w:divBdr>
            <w:top w:val="none" w:sz="0" w:space="0" w:color="auto"/>
            <w:left w:val="none" w:sz="0" w:space="0" w:color="auto"/>
            <w:bottom w:val="none" w:sz="0" w:space="0" w:color="auto"/>
            <w:right w:val="none" w:sz="0" w:space="0" w:color="auto"/>
          </w:divBdr>
        </w:div>
        <w:div w:id="1594974803">
          <w:marLeft w:val="640"/>
          <w:marRight w:val="0"/>
          <w:marTop w:val="0"/>
          <w:marBottom w:val="0"/>
          <w:divBdr>
            <w:top w:val="none" w:sz="0" w:space="0" w:color="auto"/>
            <w:left w:val="none" w:sz="0" w:space="0" w:color="auto"/>
            <w:bottom w:val="none" w:sz="0" w:space="0" w:color="auto"/>
            <w:right w:val="none" w:sz="0" w:space="0" w:color="auto"/>
          </w:divBdr>
        </w:div>
        <w:div w:id="852912152">
          <w:marLeft w:val="640"/>
          <w:marRight w:val="0"/>
          <w:marTop w:val="0"/>
          <w:marBottom w:val="0"/>
          <w:divBdr>
            <w:top w:val="none" w:sz="0" w:space="0" w:color="auto"/>
            <w:left w:val="none" w:sz="0" w:space="0" w:color="auto"/>
            <w:bottom w:val="none" w:sz="0" w:space="0" w:color="auto"/>
            <w:right w:val="none" w:sz="0" w:space="0" w:color="auto"/>
          </w:divBdr>
        </w:div>
      </w:divsChild>
    </w:div>
    <w:div w:id="449278460">
      <w:bodyDiv w:val="1"/>
      <w:marLeft w:val="0"/>
      <w:marRight w:val="0"/>
      <w:marTop w:val="0"/>
      <w:marBottom w:val="0"/>
      <w:divBdr>
        <w:top w:val="none" w:sz="0" w:space="0" w:color="auto"/>
        <w:left w:val="none" w:sz="0" w:space="0" w:color="auto"/>
        <w:bottom w:val="none" w:sz="0" w:space="0" w:color="auto"/>
        <w:right w:val="none" w:sz="0" w:space="0" w:color="auto"/>
      </w:divBdr>
      <w:divsChild>
        <w:div w:id="710689605">
          <w:marLeft w:val="640"/>
          <w:marRight w:val="0"/>
          <w:marTop w:val="0"/>
          <w:marBottom w:val="0"/>
          <w:divBdr>
            <w:top w:val="none" w:sz="0" w:space="0" w:color="auto"/>
            <w:left w:val="none" w:sz="0" w:space="0" w:color="auto"/>
            <w:bottom w:val="none" w:sz="0" w:space="0" w:color="auto"/>
            <w:right w:val="none" w:sz="0" w:space="0" w:color="auto"/>
          </w:divBdr>
        </w:div>
        <w:div w:id="1525748071">
          <w:marLeft w:val="640"/>
          <w:marRight w:val="0"/>
          <w:marTop w:val="0"/>
          <w:marBottom w:val="0"/>
          <w:divBdr>
            <w:top w:val="none" w:sz="0" w:space="0" w:color="auto"/>
            <w:left w:val="none" w:sz="0" w:space="0" w:color="auto"/>
            <w:bottom w:val="none" w:sz="0" w:space="0" w:color="auto"/>
            <w:right w:val="none" w:sz="0" w:space="0" w:color="auto"/>
          </w:divBdr>
        </w:div>
        <w:div w:id="1818447532">
          <w:marLeft w:val="640"/>
          <w:marRight w:val="0"/>
          <w:marTop w:val="0"/>
          <w:marBottom w:val="0"/>
          <w:divBdr>
            <w:top w:val="none" w:sz="0" w:space="0" w:color="auto"/>
            <w:left w:val="none" w:sz="0" w:space="0" w:color="auto"/>
            <w:bottom w:val="none" w:sz="0" w:space="0" w:color="auto"/>
            <w:right w:val="none" w:sz="0" w:space="0" w:color="auto"/>
          </w:divBdr>
        </w:div>
      </w:divsChild>
    </w:div>
    <w:div w:id="584924829">
      <w:bodyDiv w:val="1"/>
      <w:marLeft w:val="0"/>
      <w:marRight w:val="0"/>
      <w:marTop w:val="0"/>
      <w:marBottom w:val="0"/>
      <w:divBdr>
        <w:top w:val="none" w:sz="0" w:space="0" w:color="auto"/>
        <w:left w:val="none" w:sz="0" w:space="0" w:color="auto"/>
        <w:bottom w:val="none" w:sz="0" w:space="0" w:color="auto"/>
        <w:right w:val="none" w:sz="0" w:space="0" w:color="auto"/>
      </w:divBdr>
      <w:divsChild>
        <w:div w:id="1520776118">
          <w:marLeft w:val="640"/>
          <w:marRight w:val="0"/>
          <w:marTop w:val="0"/>
          <w:marBottom w:val="0"/>
          <w:divBdr>
            <w:top w:val="none" w:sz="0" w:space="0" w:color="auto"/>
            <w:left w:val="none" w:sz="0" w:space="0" w:color="auto"/>
            <w:bottom w:val="none" w:sz="0" w:space="0" w:color="auto"/>
            <w:right w:val="none" w:sz="0" w:space="0" w:color="auto"/>
          </w:divBdr>
        </w:div>
        <w:div w:id="357508469">
          <w:marLeft w:val="640"/>
          <w:marRight w:val="0"/>
          <w:marTop w:val="0"/>
          <w:marBottom w:val="0"/>
          <w:divBdr>
            <w:top w:val="none" w:sz="0" w:space="0" w:color="auto"/>
            <w:left w:val="none" w:sz="0" w:space="0" w:color="auto"/>
            <w:bottom w:val="none" w:sz="0" w:space="0" w:color="auto"/>
            <w:right w:val="none" w:sz="0" w:space="0" w:color="auto"/>
          </w:divBdr>
        </w:div>
        <w:div w:id="1831477900">
          <w:marLeft w:val="640"/>
          <w:marRight w:val="0"/>
          <w:marTop w:val="0"/>
          <w:marBottom w:val="0"/>
          <w:divBdr>
            <w:top w:val="none" w:sz="0" w:space="0" w:color="auto"/>
            <w:left w:val="none" w:sz="0" w:space="0" w:color="auto"/>
            <w:bottom w:val="none" w:sz="0" w:space="0" w:color="auto"/>
            <w:right w:val="none" w:sz="0" w:space="0" w:color="auto"/>
          </w:divBdr>
        </w:div>
        <w:div w:id="1938098700">
          <w:marLeft w:val="640"/>
          <w:marRight w:val="0"/>
          <w:marTop w:val="0"/>
          <w:marBottom w:val="0"/>
          <w:divBdr>
            <w:top w:val="none" w:sz="0" w:space="0" w:color="auto"/>
            <w:left w:val="none" w:sz="0" w:space="0" w:color="auto"/>
            <w:bottom w:val="none" w:sz="0" w:space="0" w:color="auto"/>
            <w:right w:val="none" w:sz="0" w:space="0" w:color="auto"/>
          </w:divBdr>
        </w:div>
        <w:div w:id="29960972">
          <w:marLeft w:val="640"/>
          <w:marRight w:val="0"/>
          <w:marTop w:val="0"/>
          <w:marBottom w:val="0"/>
          <w:divBdr>
            <w:top w:val="none" w:sz="0" w:space="0" w:color="auto"/>
            <w:left w:val="none" w:sz="0" w:space="0" w:color="auto"/>
            <w:bottom w:val="none" w:sz="0" w:space="0" w:color="auto"/>
            <w:right w:val="none" w:sz="0" w:space="0" w:color="auto"/>
          </w:divBdr>
        </w:div>
        <w:div w:id="530799610">
          <w:marLeft w:val="640"/>
          <w:marRight w:val="0"/>
          <w:marTop w:val="0"/>
          <w:marBottom w:val="0"/>
          <w:divBdr>
            <w:top w:val="none" w:sz="0" w:space="0" w:color="auto"/>
            <w:left w:val="none" w:sz="0" w:space="0" w:color="auto"/>
            <w:bottom w:val="none" w:sz="0" w:space="0" w:color="auto"/>
            <w:right w:val="none" w:sz="0" w:space="0" w:color="auto"/>
          </w:divBdr>
        </w:div>
        <w:div w:id="2120374070">
          <w:marLeft w:val="640"/>
          <w:marRight w:val="0"/>
          <w:marTop w:val="0"/>
          <w:marBottom w:val="0"/>
          <w:divBdr>
            <w:top w:val="none" w:sz="0" w:space="0" w:color="auto"/>
            <w:left w:val="none" w:sz="0" w:space="0" w:color="auto"/>
            <w:bottom w:val="none" w:sz="0" w:space="0" w:color="auto"/>
            <w:right w:val="none" w:sz="0" w:space="0" w:color="auto"/>
          </w:divBdr>
        </w:div>
        <w:div w:id="1012225936">
          <w:marLeft w:val="640"/>
          <w:marRight w:val="0"/>
          <w:marTop w:val="0"/>
          <w:marBottom w:val="0"/>
          <w:divBdr>
            <w:top w:val="none" w:sz="0" w:space="0" w:color="auto"/>
            <w:left w:val="none" w:sz="0" w:space="0" w:color="auto"/>
            <w:bottom w:val="none" w:sz="0" w:space="0" w:color="auto"/>
            <w:right w:val="none" w:sz="0" w:space="0" w:color="auto"/>
          </w:divBdr>
        </w:div>
        <w:div w:id="2055301666">
          <w:marLeft w:val="640"/>
          <w:marRight w:val="0"/>
          <w:marTop w:val="0"/>
          <w:marBottom w:val="0"/>
          <w:divBdr>
            <w:top w:val="none" w:sz="0" w:space="0" w:color="auto"/>
            <w:left w:val="none" w:sz="0" w:space="0" w:color="auto"/>
            <w:bottom w:val="none" w:sz="0" w:space="0" w:color="auto"/>
            <w:right w:val="none" w:sz="0" w:space="0" w:color="auto"/>
          </w:divBdr>
        </w:div>
        <w:div w:id="1428191671">
          <w:marLeft w:val="640"/>
          <w:marRight w:val="0"/>
          <w:marTop w:val="0"/>
          <w:marBottom w:val="0"/>
          <w:divBdr>
            <w:top w:val="none" w:sz="0" w:space="0" w:color="auto"/>
            <w:left w:val="none" w:sz="0" w:space="0" w:color="auto"/>
            <w:bottom w:val="none" w:sz="0" w:space="0" w:color="auto"/>
            <w:right w:val="none" w:sz="0" w:space="0" w:color="auto"/>
          </w:divBdr>
        </w:div>
        <w:div w:id="1181697680">
          <w:marLeft w:val="640"/>
          <w:marRight w:val="0"/>
          <w:marTop w:val="0"/>
          <w:marBottom w:val="0"/>
          <w:divBdr>
            <w:top w:val="none" w:sz="0" w:space="0" w:color="auto"/>
            <w:left w:val="none" w:sz="0" w:space="0" w:color="auto"/>
            <w:bottom w:val="none" w:sz="0" w:space="0" w:color="auto"/>
            <w:right w:val="none" w:sz="0" w:space="0" w:color="auto"/>
          </w:divBdr>
        </w:div>
        <w:div w:id="444618848">
          <w:marLeft w:val="640"/>
          <w:marRight w:val="0"/>
          <w:marTop w:val="0"/>
          <w:marBottom w:val="0"/>
          <w:divBdr>
            <w:top w:val="none" w:sz="0" w:space="0" w:color="auto"/>
            <w:left w:val="none" w:sz="0" w:space="0" w:color="auto"/>
            <w:bottom w:val="none" w:sz="0" w:space="0" w:color="auto"/>
            <w:right w:val="none" w:sz="0" w:space="0" w:color="auto"/>
          </w:divBdr>
        </w:div>
        <w:div w:id="2110343374">
          <w:marLeft w:val="640"/>
          <w:marRight w:val="0"/>
          <w:marTop w:val="0"/>
          <w:marBottom w:val="0"/>
          <w:divBdr>
            <w:top w:val="none" w:sz="0" w:space="0" w:color="auto"/>
            <w:left w:val="none" w:sz="0" w:space="0" w:color="auto"/>
            <w:bottom w:val="none" w:sz="0" w:space="0" w:color="auto"/>
            <w:right w:val="none" w:sz="0" w:space="0" w:color="auto"/>
          </w:divBdr>
        </w:div>
        <w:div w:id="1824394925">
          <w:marLeft w:val="640"/>
          <w:marRight w:val="0"/>
          <w:marTop w:val="0"/>
          <w:marBottom w:val="0"/>
          <w:divBdr>
            <w:top w:val="none" w:sz="0" w:space="0" w:color="auto"/>
            <w:left w:val="none" w:sz="0" w:space="0" w:color="auto"/>
            <w:bottom w:val="none" w:sz="0" w:space="0" w:color="auto"/>
            <w:right w:val="none" w:sz="0" w:space="0" w:color="auto"/>
          </w:divBdr>
        </w:div>
        <w:div w:id="977685422">
          <w:marLeft w:val="640"/>
          <w:marRight w:val="0"/>
          <w:marTop w:val="0"/>
          <w:marBottom w:val="0"/>
          <w:divBdr>
            <w:top w:val="none" w:sz="0" w:space="0" w:color="auto"/>
            <w:left w:val="none" w:sz="0" w:space="0" w:color="auto"/>
            <w:bottom w:val="none" w:sz="0" w:space="0" w:color="auto"/>
            <w:right w:val="none" w:sz="0" w:space="0" w:color="auto"/>
          </w:divBdr>
        </w:div>
        <w:div w:id="632684835">
          <w:marLeft w:val="640"/>
          <w:marRight w:val="0"/>
          <w:marTop w:val="0"/>
          <w:marBottom w:val="0"/>
          <w:divBdr>
            <w:top w:val="none" w:sz="0" w:space="0" w:color="auto"/>
            <w:left w:val="none" w:sz="0" w:space="0" w:color="auto"/>
            <w:bottom w:val="none" w:sz="0" w:space="0" w:color="auto"/>
            <w:right w:val="none" w:sz="0" w:space="0" w:color="auto"/>
          </w:divBdr>
        </w:div>
        <w:div w:id="169835808">
          <w:marLeft w:val="640"/>
          <w:marRight w:val="0"/>
          <w:marTop w:val="0"/>
          <w:marBottom w:val="0"/>
          <w:divBdr>
            <w:top w:val="none" w:sz="0" w:space="0" w:color="auto"/>
            <w:left w:val="none" w:sz="0" w:space="0" w:color="auto"/>
            <w:bottom w:val="none" w:sz="0" w:space="0" w:color="auto"/>
            <w:right w:val="none" w:sz="0" w:space="0" w:color="auto"/>
          </w:divBdr>
        </w:div>
        <w:div w:id="1503621801">
          <w:marLeft w:val="640"/>
          <w:marRight w:val="0"/>
          <w:marTop w:val="0"/>
          <w:marBottom w:val="0"/>
          <w:divBdr>
            <w:top w:val="none" w:sz="0" w:space="0" w:color="auto"/>
            <w:left w:val="none" w:sz="0" w:space="0" w:color="auto"/>
            <w:bottom w:val="none" w:sz="0" w:space="0" w:color="auto"/>
            <w:right w:val="none" w:sz="0" w:space="0" w:color="auto"/>
          </w:divBdr>
        </w:div>
      </w:divsChild>
    </w:div>
    <w:div w:id="639767302">
      <w:bodyDiv w:val="1"/>
      <w:marLeft w:val="0"/>
      <w:marRight w:val="0"/>
      <w:marTop w:val="0"/>
      <w:marBottom w:val="0"/>
      <w:divBdr>
        <w:top w:val="none" w:sz="0" w:space="0" w:color="auto"/>
        <w:left w:val="none" w:sz="0" w:space="0" w:color="auto"/>
        <w:bottom w:val="none" w:sz="0" w:space="0" w:color="auto"/>
        <w:right w:val="none" w:sz="0" w:space="0" w:color="auto"/>
      </w:divBdr>
      <w:divsChild>
        <w:div w:id="207301539">
          <w:marLeft w:val="640"/>
          <w:marRight w:val="0"/>
          <w:marTop w:val="0"/>
          <w:marBottom w:val="0"/>
          <w:divBdr>
            <w:top w:val="none" w:sz="0" w:space="0" w:color="auto"/>
            <w:left w:val="none" w:sz="0" w:space="0" w:color="auto"/>
            <w:bottom w:val="none" w:sz="0" w:space="0" w:color="auto"/>
            <w:right w:val="none" w:sz="0" w:space="0" w:color="auto"/>
          </w:divBdr>
        </w:div>
        <w:div w:id="1328246530">
          <w:marLeft w:val="640"/>
          <w:marRight w:val="0"/>
          <w:marTop w:val="0"/>
          <w:marBottom w:val="0"/>
          <w:divBdr>
            <w:top w:val="none" w:sz="0" w:space="0" w:color="auto"/>
            <w:left w:val="none" w:sz="0" w:space="0" w:color="auto"/>
            <w:bottom w:val="none" w:sz="0" w:space="0" w:color="auto"/>
            <w:right w:val="none" w:sz="0" w:space="0" w:color="auto"/>
          </w:divBdr>
        </w:div>
        <w:div w:id="1339304879">
          <w:marLeft w:val="640"/>
          <w:marRight w:val="0"/>
          <w:marTop w:val="0"/>
          <w:marBottom w:val="0"/>
          <w:divBdr>
            <w:top w:val="none" w:sz="0" w:space="0" w:color="auto"/>
            <w:left w:val="none" w:sz="0" w:space="0" w:color="auto"/>
            <w:bottom w:val="none" w:sz="0" w:space="0" w:color="auto"/>
            <w:right w:val="none" w:sz="0" w:space="0" w:color="auto"/>
          </w:divBdr>
        </w:div>
        <w:div w:id="755635489">
          <w:marLeft w:val="640"/>
          <w:marRight w:val="0"/>
          <w:marTop w:val="0"/>
          <w:marBottom w:val="0"/>
          <w:divBdr>
            <w:top w:val="none" w:sz="0" w:space="0" w:color="auto"/>
            <w:left w:val="none" w:sz="0" w:space="0" w:color="auto"/>
            <w:bottom w:val="none" w:sz="0" w:space="0" w:color="auto"/>
            <w:right w:val="none" w:sz="0" w:space="0" w:color="auto"/>
          </w:divBdr>
        </w:div>
        <w:div w:id="1501507851">
          <w:marLeft w:val="640"/>
          <w:marRight w:val="0"/>
          <w:marTop w:val="0"/>
          <w:marBottom w:val="0"/>
          <w:divBdr>
            <w:top w:val="none" w:sz="0" w:space="0" w:color="auto"/>
            <w:left w:val="none" w:sz="0" w:space="0" w:color="auto"/>
            <w:bottom w:val="none" w:sz="0" w:space="0" w:color="auto"/>
            <w:right w:val="none" w:sz="0" w:space="0" w:color="auto"/>
          </w:divBdr>
        </w:div>
        <w:div w:id="795369831">
          <w:marLeft w:val="640"/>
          <w:marRight w:val="0"/>
          <w:marTop w:val="0"/>
          <w:marBottom w:val="0"/>
          <w:divBdr>
            <w:top w:val="none" w:sz="0" w:space="0" w:color="auto"/>
            <w:left w:val="none" w:sz="0" w:space="0" w:color="auto"/>
            <w:bottom w:val="none" w:sz="0" w:space="0" w:color="auto"/>
            <w:right w:val="none" w:sz="0" w:space="0" w:color="auto"/>
          </w:divBdr>
        </w:div>
        <w:div w:id="1365790362">
          <w:marLeft w:val="640"/>
          <w:marRight w:val="0"/>
          <w:marTop w:val="0"/>
          <w:marBottom w:val="0"/>
          <w:divBdr>
            <w:top w:val="none" w:sz="0" w:space="0" w:color="auto"/>
            <w:left w:val="none" w:sz="0" w:space="0" w:color="auto"/>
            <w:bottom w:val="none" w:sz="0" w:space="0" w:color="auto"/>
            <w:right w:val="none" w:sz="0" w:space="0" w:color="auto"/>
          </w:divBdr>
        </w:div>
        <w:div w:id="621960862">
          <w:marLeft w:val="640"/>
          <w:marRight w:val="0"/>
          <w:marTop w:val="0"/>
          <w:marBottom w:val="0"/>
          <w:divBdr>
            <w:top w:val="none" w:sz="0" w:space="0" w:color="auto"/>
            <w:left w:val="none" w:sz="0" w:space="0" w:color="auto"/>
            <w:bottom w:val="none" w:sz="0" w:space="0" w:color="auto"/>
            <w:right w:val="none" w:sz="0" w:space="0" w:color="auto"/>
          </w:divBdr>
        </w:div>
        <w:div w:id="1562324036">
          <w:marLeft w:val="640"/>
          <w:marRight w:val="0"/>
          <w:marTop w:val="0"/>
          <w:marBottom w:val="0"/>
          <w:divBdr>
            <w:top w:val="none" w:sz="0" w:space="0" w:color="auto"/>
            <w:left w:val="none" w:sz="0" w:space="0" w:color="auto"/>
            <w:bottom w:val="none" w:sz="0" w:space="0" w:color="auto"/>
            <w:right w:val="none" w:sz="0" w:space="0" w:color="auto"/>
          </w:divBdr>
        </w:div>
        <w:div w:id="1266956760">
          <w:marLeft w:val="640"/>
          <w:marRight w:val="0"/>
          <w:marTop w:val="0"/>
          <w:marBottom w:val="0"/>
          <w:divBdr>
            <w:top w:val="none" w:sz="0" w:space="0" w:color="auto"/>
            <w:left w:val="none" w:sz="0" w:space="0" w:color="auto"/>
            <w:bottom w:val="none" w:sz="0" w:space="0" w:color="auto"/>
            <w:right w:val="none" w:sz="0" w:space="0" w:color="auto"/>
          </w:divBdr>
        </w:div>
        <w:div w:id="166409774">
          <w:marLeft w:val="640"/>
          <w:marRight w:val="0"/>
          <w:marTop w:val="0"/>
          <w:marBottom w:val="0"/>
          <w:divBdr>
            <w:top w:val="none" w:sz="0" w:space="0" w:color="auto"/>
            <w:left w:val="none" w:sz="0" w:space="0" w:color="auto"/>
            <w:bottom w:val="none" w:sz="0" w:space="0" w:color="auto"/>
            <w:right w:val="none" w:sz="0" w:space="0" w:color="auto"/>
          </w:divBdr>
        </w:div>
        <w:div w:id="425881543">
          <w:marLeft w:val="640"/>
          <w:marRight w:val="0"/>
          <w:marTop w:val="0"/>
          <w:marBottom w:val="0"/>
          <w:divBdr>
            <w:top w:val="none" w:sz="0" w:space="0" w:color="auto"/>
            <w:left w:val="none" w:sz="0" w:space="0" w:color="auto"/>
            <w:bottom w:val="none" w:sz="0" w:space="0" w:color="auto"/>
            <w:right w:val="none" w:sz="0" w:space="0" w:color="auto"/>
          </w:divBdr>
        </w:div>
        <w:div w:id="1963220808">
          <w:marLeft w:val="640"/>
          <w:marRight w:val="0"/>
          <w:marTop w:val="0"/>
          <w:marBottom w:val="0"/>
          <w:divBdr>
            <w:top w:val="none" w:sz="0" w:space="0" w:color="auto"/>
            <w:left w:val="none" w:sz="0" w:space="0" w:color="auto"/>
            <w:bottom w:val="none" w:sz="0" w:space="0" w:color="auto"/>
            <w:right w:val="none" w:sz="0" w:space="0" w:color="auto"/>
          </w:divBdr>
        </w:div>
        <w:div w:id="1208831197">
          <w:marLeft w:val="640"/>
          <w:marRight w:val="0"/>
          <w:marTop w:val="0"/>
          <w:marBottom w:val="0"/>
          <w:divBdr>
            <w:top w:val="none" w:sz="0" w:space="0" w:color="auto"/>
            <w:left w:val="none" w:sz="0" w:space="0" w:color="auto"/>
            <w:bottom w:val="none" w:sz="0" w:space="0" w:color="auto"/>
            <w:right w:val="none" w:sz="0" w:space="0" w:color="auto"/>
          </w:divBdr>
        </w:div>
        <w:div w:id="979767558">
          <w:marLeft w:val="640"/>
          <w:marRight w:val="0"/>
          <w:marTop w:val="0"/>
          <w:marBottom w:val="0"/>
          <w:divBdr>
            <w:top w:val="none" w:sz="0" w:space="0" w:color="auto"/>
            <w:left w:val="none" w:sz="0" w:space="0" w:color="auto"/>
            <w:bottom w:val="none" w:sz="0" w:space="0" w:color="auto"/>
            <w:right w:val="none" w:sz="0" w:space="0" w:color="auto"/>
          </w:divBdr>
        </w:div>
        <w:div w:id="1204018">
          <w:marLeft w:val="640"/>
          <w:marRight w:val="0"/>
          <w:marTop w:val="0"/>
          <w:marBottom w:val="0"/>
          <w:divBdr>
            <w:top w:val="none" w:sz="0" w:space="0" w:color="auto"/>
            <w:left w:val="none" w:sz="0" w:space="0" w:color="auto"/>
            <w:bottom w:val="none" w:sz="0" w:space="0" w:color="auto"/>
            <w:right w:val="none" w:sz="0" w:space="0" w:color="auto"/>
          </w:divBdr>
        </w:div>
        <w:div w:id="30154391">
          <w:marLeft w:val="640"/>
          <w:marRight w:val="0"/>
          <w:marTop w:val="0"/>
          <w:marBottom w:val="0"/>
          <w:divBdr>
            <w:top w:val="none" w:sz="0" w:space="0" w:color="auto"/>
            <w:left w:val="none" w:sz="0" w:space="0" w:color="auto"/>
            <w:bottom w:val="none" w:sz="0" w:space="0" w:color="auto"/>
            <w:right w:val="none" w:sz="0" w:space="0" w:color="auto"/>
          </w:divBdr>
        </w:div>
        <w:div w:id="1594628126">
          <w:marLeft w:val="640"/>
          <w:marRight w:val="0"/>
          <w:marTop w:val="0"/>
          <w:marBottom w:val="0"/>
          <w:divBdr>
            <w:top w:val="none" w:sz="0" w:space="0" w:color="auto"/>
            <w:left w:val="none" w:sz="0" w:space="0" w:color="auto"/>
            <w:bottom w:val="none" w:sz="0" w:space="0" w:color="auto"/>
            <w:right w:val="none" w:sz="0" w:space="0" w:color="auto"/>
          </w:divBdr>
        </w:div>
        <w:div w:id="82844336">
          <w:marLeft w:val="640"/>
          <w:marRight w:val="0"/>
          <w:marTop w:val="0"/>
          <w:marBottom w:val="0"/>
          <w:divBdr>
            <w:top w:val="none" w:sz="0" w:space="0" w:color="auto"/>
            <w:left w:val="none" w:sz="0" w:space="0" w:color="auto"/>
            <w:bottom w:val="none" w:sz="0" w:space="0" w:color="auto"/>
            <w:right w:val="none" w:sz="0" w:space="0" w:color="auto"/>
          </w:divBdr>
        </w:div>
        <w:div w:id="2016033563">
          <w:marLeft w:val="640"/>
          <w:marRight w:val="0"/>
          <w:marTop w:val="0"/>
          <w:marBottom w:val="0"/>
          <w:divBdr>
            <w:top w:val="none" w:sz="0" w:space="0" w:color="auto"/>
            <w:left w:val="none" w:sz="0" w:space="0" w:color="auto"/>
            <w:bottom w:val="none" w:sz="0" w:space="0" w:color="auto"/>
            <w:right w:val="none" w:sz="0" w:space="0" w:color="auto"/>
          </w:divBdr>
        </w:div>
      </w:divsChild>
    </w:div>
    <w:div w:id="666637109">
      <w:bodyDiv w:val="1"/>
      <w:marLeft w:val="0"/>
      <w:marRight w:val="0"/>
      <w:marTop w:val="0"/>
      <w:marBottom w:val="0"/>
      <w:divBdr>
        <w:top w:val="none" w:sz="0" w:space="0" w:color="auto"/>
        <w:left w:val="none" w:sz="0" w:space="0" w:color="auto"/>
        <w:bottom w:val="none" w:sz="0" w:space="0" w:color="auto"/>
        <w:right w:val="none" w:sz="0" w:space="0" w:color="auto"/>
      </w:divBdr>
      <w:divsChild>
        <w:div w:id="787436845">
          <w:marLeft w:val="640"/>
          <w:marRight w:val="0"/>
          <w:marTop w:val="0"/>
          <w:marBottom w:val="0"/>
          <w:divBdr>
            <w:top w:val="none" w:sz="0" w:space="0" w:color="auto"/>
            <w:left w:val="none" w:sz="0" w:space="0" w:color="auto"/>
            <w:bottom w:val="none" w:sz="0" w:space="0" w:color="auto"/>
            <w:right w:val="none" w:sz="0" w:space="0" w:color="auto"/>
          </w:divBdr>
        </w:div>
        <w:div w:id="1007750427">
          <w:marLeft w:val="640"/>
          <w:marRight w:val="0"/>
          <w:marTop w:val="0"/>
          <w:marBottom w:val="0"/>
          <w:divBdr>
            <w:top w:val="none" w:sz="0" w:space="0" w:color="auto"/>
            <w:left w:val="none" w:sz="0" w:space="0" w:color="auto"/>
            <w:bottom w:val="none" w:sz="0" w:space="0" w:color="auto"/>
            <w:right w:val="none" w:sz="0" w:space="0" w:color="auto"/>
          </w:divBdr>
        </w:div>
        <w:div w:id="423766090">
          <w:marLeft w:val="640"/>
          <w:marRight w:val="0"/>
          <w:marTop w:val="0"/>
          <w:marBottom w:val="0"/>
          <w:divBdr>
            <w:top w:val="none" w:sz="0" w:space="0" w:color="auto"/>
            <w:left w:val="none" w:sz="0" w:space="0" w:color="auto"/>
            <w:bottom w:val="none" w:sz="0" w:space="0" w:color="auto"/>
            <w:right w:val="none" w:sz="0" w:space="0" w:color="auto"/>
          </w:divBdr>
        </w:div>
        <w:div w:id="23218814">
          <w:marLeft w:val="640"/>
          <w:marRight w:val="0"/>
          <w:marTop w:val="0"/>
          <w:marBottom w:val="0"/>
          <w:divBdr>
            <w:top w:val="none" w:sz="0" w:space="0" w:color="auto"/>
            <w:left w:val="none" w:sz="0" w:space="0" w:color="auto"/>
            <w:bottom w:val="none" w:sz="0" w:space="0" w:color="auto"/>
            <w:right w:val="none" w:sz="0" w:space="0" w:color="auto"/>
          </w:divBdr>
        </w:div>
        <w:div w:id="2021858311">
          <w:marLeft w:val="640"/>
          <w:marRight w:val="0"/>
          <w:marTop w:val="0"/>
          <w:marBottom w:val="0"/>
          <w:divBdr>
            <w:top w:val="none" w:sz="0" w:space="0" w:color="auto"/>
            <w:left w:val="none" w:sz="0" w:space="0" w:color="auto"/>
            <w:bottom w:val="none" w:sz="0" w:space="0" w:color="auto"/>
            <w:right w:val="none" w:sz="0" w:space="0" w:color="auto"/>
          </w:divBdr>
        </w:div>
        <w:div w:id="1670791500">
          <w:marLeft w:val="640"/>
          <w:marRight w:val="0"/>
          <w:marTop w:val="0"/>
          <w:marBottom w:val="0"/>
          <w:divBdr>
            <w:top w:val="none" w:sz="0" w:space="0" w:color="auto"/>
            <w:left w:val="none" w:sz="0" w:space="0" w:color="auto"/>
            <w:bottom w:val="none" w:sz="0" w:space="0" w:color="auto"/>
            <w:right w:val="none" w:sz="0" w:space="0" w:color="auto"/>
          </w:divBdr>
        </w:div>
        <w:div w:id="666401991">
          <w:marLeft w:val="640"/>
          <w:marRight w:val="0"/>
          <w:marTop w:val="0"/>
          <w:marBottom w:val="0"/>
          <w:divBdr>
            <w:top w:val="none" w:sz="0" w:space="0" w:color="auto"/>
            <w:left w:val="none" w:sz="0" w:space="0" w:color="auto"/>
            <w:bottom w:val="none" w:sz="0" w:space="0" w:color="auto"/>
            <w:right w:val="none" w:sz="0" w:space="0" w:color="auto"/>
          </w:divBdr>
        </w:div>
        <w:div w:id="1424107851">
          <w:marLeft w:val="640"/>
          <w:marRight w:val="0"/>
          <w:marTop w:val="0"/>
          <w:marBottom w:val="0"/>
          <w:divBdr>
            <w:top w:val="none" w:sz="0" w:space="0" w:color="auto"/>
            <w:left w:val="none" w:sz="0" w:space="0" w:color="auto"/>
            <w:bottom w:val="none" w:sz="0" w:space="0" w:color="auto"/>
            <w:right w:val="none" w:sz="0" w:space="0" w:color="auto"/>
          </w:divBdr>
        </w:div>
        <w:div w:id="1388991021">
          <w:marLeft w:val="640"/>
          <w:marRight w:val="0"/>
          <w:marTop w:val="0"/>
          <w:marBottom w:val="0"/>
          <w:divBdr>
            <w:top w:val="none" w:sz="0" w:space="0" w:color="auto"/>
            <w:left w:val="none" w:sz="0" w:space="0" w:color="auto"/>
            <w:bottom w:val="none" w:sz="0" w:space="0" w:color="auto"/>
            <w:right w:val="none" w:sz="0" w:space="0" w:color="auto"/>
          </w:divBdr>
        </w:div>
        <w:div w:id="211354401">
          <w:marLeft w:val="640"/>
          <w:marRight w:val="0"/>
          <w:marTop w:val="0"/>
          <w:marBottom w:val="0"/>
          <w:divBdr>
            <w:top w:val="none" w:sz="0" w:space="0" w:color="auto"/>
            <w:left w:val="none" w:sz="0" w:space="0" w:color="auto"/>
            <w:bottom w:val="none" w:sz="0" w:space="0" w:color="auto"/>
            <w:right w:val="none" w:sz="0" w:space="0" w:color="auto"/>
          </w:divBdr>
        </w:div>
        <w:div w:id="1021205818">
          <w:marLeft w:val="640"/>
          <w:marRight w:val="0"/>
          <w:marTop w:val="0"/>
          <w:marBottom w:val="0"/>
          <w:divBdr>
            <w:top w:val="none" w:sz="0" w:space="0" w:color="auto"/>
            <w:left w:val="none" w:sz="0" w:space="0" w:color="auto"/>
            <w:bottom w:val="none" w:sz="0" w:space="0" w:color="auto"/>
            <w:right w:val="none" w:sz="0" w:space="0" w:color="auto"/>
          </w:divBdr>
        </w:div>
        <w:div w:id="1083913510">
          <w:marLeft w:val="640"/>
          <w:marRight w:val="0"/>
          <w:marTop w:val="0"/>
          <w:marBottom w:val="0"/>
          <w:divBdr>
            <w:top w:val="none" w:sz="0" w:space="0" w:color="auto"/>
            <w:left w:val="none" w:sz="0" w:space="0" w:color="auto"/>
            <w:bottom w:val="none" w:sz="0" w:space="0" w:color="auto"/>
            <w:right w:val="none" w:sz="0" w:space="0" w:color="auto"/>
          </w:divBdr>
        </w:div>
        <w:div w:id="439104279">
          <w:marLeft w:val="640"/>
          <w:marRight w:val="0"/>
          <w:marTop w:val="0"/>
          <w:marBottom w:val="0"/>
          <w:divBdr>
            <w:top w:val="none" w:sz="0" w:space="0" w:color="auto"/>
            <w:left w:val="none" w:sz="0" w:space="0" w:color="auto"/>
            <w:bottom w:val="none" w:sz="0" w:space="0" w:color="auto"/>
            <w:right w:val="none" w:sz="0" w:space="0" w:color="auto"/>
          </w:divBdr>
        </w:div>
        <w:div w:id="1393963870">
          <w:marLeft w:val="640"/>
          <w:marRight w:val="0"/>
          <w:marTop w:val="0"/>
          <w:marBottom w:val="0"/>
          <w:divBdr>
            <w:top w:val="none" w:sz="0" w:space="0" w:color="auto"/>
            <w:left w:val="none" w:sz="0" w:space="0" w:color="auto"/>
            <w:bottom w:val="none" w:sz="0" w:space="0" w:color="auto"/>
            <w:right w:val="none" w:sz="0" w:space="0" w:color="auto"/>
          </w:divBdr>
        </w:div>
        <w:div w:id="1882400898">
          <w:marLeft w:val="640"/>
          <w:marRight w:val="0"/>
          <w:marTop w:val="0"/>
          <w:marBottom w:val="0"/>
          <w:divBdr>
            <w:top w:val="none" w:sz="0" w:space="0" w:color="auto"/>
            <w:left w:val="none" w:sz="0" w:space="0" w:color="auto"/>
            <w:bottom w:val="none" w:sz="0" w:space="0" w:color="auto"/>
            <w:right w:val="none" w:sz="0" w:space="0" w:color="auto"/>
          </w:divBdr>
        </w:div>
        <w:div w:id="1522432708">
          <w:marLeft w:val="640"/>
          <w:marRight w:val="0"/>
          <w:marTop w:val="0"/>
          <w:marBottom w:val="0"/>
          <w:divBdr>
            <w:top w:val="none" w:sz="0" w:space="0" w:color="auto"/>
            <w:left w:val="none" w:sz="0" w:space="0" w:color="auto"/>
            <w:bottom w:val="none" w:sz="0" w:space="0" w:color="auto"/>
            <w:right w:val="none" w:sz="0" w:space="0" w:color="auto"/>
          </w:divBdr>
        </w:div>
        <w:div w:id="1748306707">
          <w:marLeft w:val="640"/>
          <w:marRight w:val="0"/>
          <w:marTop w:val="0"/>
          <w:marBottom w:val="0"/>
          <w:divBdr>
            <w:top w:val="none" w:sz="0" w:space="0" w:color="auto"/>
            <w:left w:val="none" w:sz="0" w:space="0" w:color="auto"/>
            <w:bottom w:val="none" w:sz="0" w:space="0" w:color="auto"/>
            <w:right w:val="none" w:sz="0" w:space="0" w:color="auto"/>
          </w:divBdr>
        </w:div>
        <w:div w:id="2100783087">
          <w:marLeft w:val="640"/>
          <w:marRight w:val="0"/>
          <w:marTop w:val="0"/>
          <w:marBottom w:val="0"/>
          <w:divBdr>
            <w:top w:val="none" w:sz="0" w:space="0" w:color="auto"/>
            <w:left w:val="none" w:sz="0" w:space="0" w:color="auto"/>
            <w:bottom w:val="none" w:sz="0" w:space="0" w:color="auto"/>
            <w:right w:val="none" w:sz="0" w:space="0" w:color="auto"/>
          </w:divBdr>
        </w:div>
      </w:divsChild>
    </w:div>
    <w:div w:id="668291491">
      <w:bodyDiv w:val="1"/>
      <w:marLeft w:val="0"/>
      <w:marRight w:val="0"/>
      <w:marTop w:val="0"/>
      <w:marBottom w:val="0"/>
      <w:divBdr>
        <w:top w:val="none" w:sz="0" w:space="0" w:color="auto"/>
        <w:left w:val="none" w:sz="0" w:space="0" w:color="auto"/>
        <w:bottom w:val="none" w:sz="0" w:space="0" w:color="auto"/>
        <w:right w:val="none" w:sz="0" w:space="0" w:color="auto"/>
      </w:divBdr>
      <w:divsChild>
        <w:div w:id="1322463461">
          <w:marLeft w:val="640"/>
          <w:marRight w:val="0"/>
          <w:marTop w:val="0"/>
          <w:marBottom w:val="0"/>
          <w:divBdr>
            <w:top w:val="none" w:sz="0" w:space="0" w:color="auto"/>
            <w:left w:val="none" w:sz="0" w:space="0" w:color="auto"/>
            <w:bottom w:val="none" w:sz="0" w:space="0" w:color="auto"/>
            <w:right w:val="none" w:sz="0" w:space="0" w:color="auto"/>
          </w:divBdr>
        </w:div>
        <w:div w:id="1668170605">
          <w:marLeft w:val="640"/>
          <w:marRight w:val="0"/>
          <w:marTop w:val="0"/>
          <w:marBottom w:val="0"/>
          <w:divBdr>
            <w:top w:val="none" w:sz="0" w:space="0" w:color="auto"/>
            <w:left w:val="none" w:sz="0" w:space="0" w:color="auto"/>
            <w:bottom w:val="none" w:sz="0" w:space="0" w:color="auto"/>
            <w:right w:val="none" w:sz="0" w:space="0" w:color="auto"/>
          </w:divBdr>
        </w:div>
        <w:div w:id="1821580535">
          <w:marLeft w:val="640"/>
          <w:marRight w:val="0"/>
          <w:marTop w:val="0"/>
          <w:marBottom w:val="0"/>
          <w:divBdr>
            <w:top w:val="none" w:sz="0" w:space="0" w:color="auto"/>
            <w:left w:val="none" w:sz="0" w:space="0" w:color="auto"/>
            <w:bottom w:val="none" w:sz="0" w:space="0" w:color="auto"/>
            <w:right w:val="none" w:sz="0" w:space="0" w:color="auto"/>
          </w:divBdr>
        </w:div>
        <w:div w:id="168058307">
          <w:marLeft w:val="640"/>
          <w:marRight w:val="0"/>
          <w:marTop w:val="0"/>
          <w:marBottom w:val="0"/>
          <w:divBdr>
            <w:top w:val="none" w:sz="0" w:space="0" w:color="auto"/>
            <w:left w:val="none" w:sz="0" w:space="0" w:color="auto"/>
            <w:bottom w:val="none" w:sz="0" w:space="0" w:color="auto"/>
            <w:right w:val="none" w:sz="0" w:space="0" w:color="auto"/>
          </w:divBdr>
        </w:div>
        <w:div w:id="713313751">
          <w:marLeft w:val="640"/>
          <w:marRight w:val="0"/>
          <w:marTop w:val="0"/>
          <w:marBottom w:val="0"/>
          <w:divBdr>
            <w:top w:val="none" w:sz="0" w:space="0" w:color="auto"/>
            <w:left w:val="none" w:sz="0" w:space="0" w:color="auto"/>
            <w:bottom w:val="none" w:sz="0" w:space="0" w:color="auto"/>
            <w:right w:val="none" w:sz="0" w:space="0" w:color="auto"/>
          </w:divBdr>
        </w:div>
        <w:div w:id="1153906998">
          <w:marLeft w:val="640"/>
          <w:marRight w:val="0"/>
          <w:marTop w:val="0"/>
          <w:marBottom w:val="0"/>
          <w:divBdr>
            <w:top w:val="none" w:sz="0" w:space="0" w:color="auto"/>
            <w:left w:val="none" w:sz="0" w:space="0" w:color="auto"/>
            <w:bottom w:val="none" w:sz="0" w:space="0" w:color="auto"/>
            <w:right w:val="none" w:sz="0" w:space="0" w:color="auto"/>
          </w:divBdr>
        </w:div>
        <w:div w:id="1739210079">
          <w:marLeft w:val="640"/>
          <w:marRight w:val="0"/>
          <w:marTop w:val="0"/>
          <w:marBottom w:val="0"/>
          <w:divBdr>
            <w:top w:val="none" w:sz="0" w:space="0" w:color="auto"/>
            <w:left w:val="none" w:sz="0" w:space="0" w:color="auto"/>
            <w:bottom w:val="none" w:sz="0" w:space="0" w:color="auto"/>
            <w:right w:val="none" w:sz="0" w:space="0" w:color="auto"/>
          </w:divBdr>
        </w:div>
        <w:div w:id="391198241">
          <w:marLeft w:val="640"/>
          <w:marRight w:val="0"/>
          <w:marTop w:val="0"/>
          <w:marBottom w:val="0"/>
          <w:divBdr>
            <w:top w:val="none" w:sz="0" w:space="0" w:color="auto"/>
            <w:left w:val="none" w:sz="0" w:space="0" w:color="auto"/>
            <w:bottom w:val="none" w:sz="0" w:space="0" w:color="auto"/>
            <w:right w:val="none" w:sz="0" w:space="0" w:color="auto"/>
          </w:divBdr>
        </w:div>
        <w:div w:id="550775315">
          <w:marLeft w:val="640"/>
          <w:marRight w:val="0"/>
          <w:marTop w:val="0"/>
          <w:marBottom w:val="0"/>
          <w:divBdr>
            <w:top w:val="none" w:sz="0" w:space="0" w:color="auto"/>
            <w:left w:val="none" w:sz="0" w:space="0" w:color="auto"/>
            <w:bottom w:val="none" w:sz="0" w:space="0" w:color="auto"/>
            <w:right w:val="none" w:sz="0" w:space="0" w:color="auto"/>
          </w:divBdr>
        </w:div>
        <w:div w:id="1959675353">
          <w:marLeft w:val="640"/>
          <w:marRight w:val="0"/>
          <w:marTop w:val="0"/>
          <w:marBottom w:val="0"/>
          <w:divBdr>
            <w:top w:val="none" w:sz="0" w:space="0" w:color="auto"/>
            <w:left w:val="none" w:sz="0" w:space="0" w:color="auto"/>
            <w:bottom w:val="none" w:sz="0" w:space="0" w:color="auto"/>
            <w:right w:val="none" w:sz="0" w:space="0" w:color="auto"/>
          </w:divBdr>
        </w:div>
        <w:div w:id="913315412">
          <w:marLeft w:val="640"/>
          <w:marRight w:val="0"/>
          <w:marTop w:val="0"/>
          <w:marBottom w:val="0"/>
          <w:divBdr>
            <w:top w:val="none" w:sz="0" w:space="0" w:color="auto"/>
            <w:left w:val="none" w:sz="0" w:space="0" w:color="auto"/>
            <w:bottom w:val="none" w:sz="0" w:space="0" w:color="auto"/>
            <w:right w:val="none" w:sz="0" w:space="0" w:color="auto"/>
          </w:divBdr>
        </w:div>
        <w:div w:id="1333610040">
          <w:marLeft w:val="640"/>
          <w:marRight w:val="0"/>
          <w:marTop w:val="0"/>
          <w:marBottom w:val="0"/>
          <w:divBdr>
            <w:top w:val="none" w:sz="0" w:space="0" w:color="auto"/>
            <w:left w:val="none" w:sz="0" w:space="0" w:color="auto"/>
            <w:bottom w:val="none" w:sz="0" w:space="0" w:color="auto"/>
            <w:right w:val="none" w:sz="0" w:space="0" w:color="auto"/>
          </w:divBdr>
        </w:div>
        <w:div w:id="1444038036">
          <w:marLeft w:val="640"/>
          <w:marRight w:val="0"/>
          <w:marTop w:val="0"/>
          <w:marBottom w:val="0"/>
          <w:divBdr>
            <w:top w:val="none" w:sz="0" w:space="0" w:color="auto"/>
            <w:left w:val="none" w:sz="0" w:space="0" w:color="auto"/>
            <w:bottom w:val="none" w:sz="0" w:space="0" w:color="auto"/>
            <w:right w:val="none" w:sz="0" w:space="0" w:color="auto"/>
          </w:divBdr>
        </w:div>
        <w:div w:id="5132941">
          <w:marLeft w:val="640"/>
          <w:marRight w:val="0"/>
          <w:marTop w:val="0"/>
          <w:marBottom w:val="0"/>
          <w:divBdr>
            <w:top w:val="none" w:sz="0" w:space="0" w:color="auto"/>
            <w:left w:val="none" w:sz="0" w:space="0" w:color="auto"/>
            <w:bottom w:val="none" w:sz="0" w:space="0" w:color="auto"/>
            <w:right w:val="none" w:sz="0" w:space="0" w:color="auto"/>
          </w:divBdr>
        </w:div>
        <w:div w:id="1391733102">
          <w:marLeft w:val="640"/>
          <w:marRight w:val="0"/>
          <w:marTop w:val="0"/>
          <w:marBottom w:val="0"/>
          <w:divBdr>
            <w:top w:val="none" w:sz="0" w:space="0" w:color="auto"/>
            <w:left w:val="none" w:sz="0" w:space="0" w:color="auto"/>
            <w:bottom w:val="none" w:sz="0" w:space="0" w:color="auto"/>
            <w:right w:val="none" w:sz="0" w:space="0" w:color="auto"/>
          </w:divBdr>
        </w:div>
        <w:div w:id="1549033027">
          <w:marLeft w:val="640"/>
          <w:marRight w:val="0"/>
          <w:marTop w:val="0"/>
          <w:marBottom w:val="0"/>
          <w:divBdr>
            <w:top w:val="none" w:sz="0" w:space="0" w:color="auto"/>
            <w:left w:val="none" w:sz="0" w:space="0" w:color="auto"/>
            <w:bottom w:val="none" w:sz="0" w:space="0" w:color="auto"/>
            <w:right w:val="none" w:sz="0" w:space="0" w:color="auto"/>
          </w:divBdr>
        </w:div>
        <w:div w:id="1134253067">
          <w:marLeft w:val="640"/>
          <w:marRight w:val="0"/>
          <w:marTop w:val="0"/>
          <w:marBottom w:val="0"/>
          <w:divBdr>
            <w:top w:val="none" w:sz="0" w:space="0" w:color="auto"/>
            <w:left w:val="none" w:sz="0" w:space="0" w:color="auto"/>
            <w:bottom w:val="none" w:sz="0" w:space="0" w:color="auto"/>
            <w:right w:val="none" w:sz="0" w:space="0" w:color="auto"/>
          </w:divBdr>
        </w:div>
        <w:div w:id="59982967">
          <w:marLeft w:val="640"/>
          <w:marRight w:val="0"/>
          <w:marTop w:val="0"/>
          <w:marBottom w:val="0"/>
          <w:divBdr>
            <w:top w:val="none" w:sz="0" w:space="0" w:color="auto"/>
            <w:left w:val="none" w:sz="0" w:space="0" w:color="auto"/>
            <w:bottom w:val="none" w:sz="0" w:space="0" w:color="auto"/>
            <w:right w:val="none" w:sz="0" w:space="0" w:color="auto"/>
          </w:divBdr>
        </w:div>
      </w:divsChild>
    </w:div>
    <w:div w:id="714543656">
      <w:bodyDiv w:val="1"/>
      <w:marLeft w:val="0"/>
      <w:marRight w:val="0"/>
      <w:marTop w:val="0"/>
      <w:marBottom w:val="0"/>
      <w:divBdr>
        <w:top w:val="none" w:sz="0" w:space="0" w:color="auto"/>
        <w:left w:val="none" w:sz="0" w:space="0" w:color="auto"/>
        <w:bottom w:val="none" w:sz="0" w:space="0" w:color="auto"/>
        <w:right w:val="none" w:sz="0" w:space="0" w:color="auto"/>
      </w:divBdr>
      <w:divsChild>
        <w:div w:id="1993831181">
          <w:marLeft w:val="640"/>
          <w:marRight w:val="0"/>
          <w:marTop w:val="0"/>
          <w:marBottom w:val="0"/>
          <w:divBdr>
            <w:top w:val="none" w:sz="0" w:space="0" w:color="auto"/>
            <w:left w:val="none" w:sz="0" w:space="0" w:color="auto"/>
            <w:bottom w:val="none" w:sz="0" w:space="0" w:color="auto"/>
            <w:right w:val="none" w:sz="0" w:space="0" w:color="auto"/>
          </w:divBdr>
        </w:div>
        <w:div w:id="518129992">
          <w:marLeft w:val="640"/>
          <w:marRight w:val="0"/>
          <w:marTop w:val="0"/>
          <w:marBottom w:val="0"/>
          <w:divBdr>
            <w:top w:val="none" w:sz="0" w:space="0" w:color="auto"/>
            <w:left w:val="none" w:sz="0" w:space="0" w:color="auto"/>
            <w:bottom w:val="none" w:sz="0" w:space="0" w:color="auto"/>
            <w:right w:val="none" w:sz="0" w:space="0" w:color="auto"/>
          </w:divBdr>
        </w:div>
        <w:div w:id="1778795761">
          <w:marLeft w:val="640"/>
          <w:marRight w:val="0"/>
          <w:marTop w:val="0"/>
          <w:marBottom w:val="0"/>
          <w:divBdr>
            <w:top w:val="none" w:sz="0" w:space="0" w:color="auto"/>
            <w:left w:val="none" w:sz="0" w:space="0" w:color="auto"/>
            <w:bottom w:val="none" w:sz="0" w:space="0" w:color="auto"/>
            <w:right w:val="none" w:sz="0" w:space="0" w:color="auto"/>
          </w:divBdr>
        </w:div>
        <w:div w:id="1367752861">
          <w:marLeft w:val="640"/>
          <w:marRight w:val="0"/>
          <w:marTop w:val="0"/>
          <w:marBottom w:val="0"/>
          <w:divBdr>
            <w:top w:val="none" w:sz="0" w:space="0" w:color="auto"/>
            <w:left w:val="none" w:sz="0" w:space="0" w:color="auto"/>
            <w:bottom w:val="none" w:sz="0" w:space="0" w:color="auto"/>
            <w:right w:val="none" w:sz="0" w:space="0" w:color="auto"/>
          </w:divBdr>
        </w:div>
        <w:div w:id="498279171">
          <w:marLeft w:val="640"/>
          <w:marRight w:val="0"/>
          <w:marTop w:val="0"/>
          <w:marBottom w:val="0"/>
          <w:divBdr>
            <w:top w:val="none" w:sz="0" w:space="0" w:color="auto"/>
            <w:left w:val="none" w:sz="0" w:space="0" w:color="auto"/>
            <w:bottom w:val="none" w:sz="0" w:space="0" w:color="auto"/>
            <w:right w:val="none" w:sz="0" w:space="0" w:color="auto"/>
          </w:divBdr>
        </w:div>
        <w:div w:id="509757964">
          <w:marLeft w:val="640"/>
          <w:marRight w:val="0"/>
          <w:marTop w:val="0"/>
          <w:marBottom w:val="0"/>
          <w:divBdr>
            <w:top w:val="none" w:sz="0" w:space="0" w:color="auto"/>
            <w:left w:val="none" w:sz="0" w:space="0" w:color="auto"/>
            <w:bottom w:val="none" w:sz="0" w:space="0" w:color="auto"/>
            <w:right w:val="none" w:sz="0" w:space="0" w:color="auto"/>
          </w:divBdr>
        </w:div>
        <w:div w:id="297154405">
          <w:marLeft w:val="640"/>
          <w:marRight w:val="0"/>
          <w:marTop w:val="0"/>
          <w:marBottom w:val="0"/>
          <w:divBdr>
            <w:top w:val="none" w:sz="0" w:space="0" w:color="auto"/>
            <w:left w:val="none" w:sz="0" w:space="0" w:color="auto"/>
            <w:bottom w:val="none" w:sz="0" w:space="0" w:color="auto"/>
            <w:right w:val="none" w:sz="0" w:space="0" w:color="auto"/>
          </w:divBdr>
        </w:div>
        <w:div w:id="169176830">
          <w:marLeft w:val="640"/>
          <w:marRight w:val="0"/>
          <w:marTop w:val="0"/>
          <w:marBottom w:val="0"/>
          <w:divBdr>
            <w:top w:val="none" w:sz="0" w:space="0" w:color="auto"/>
            <w:left w:val="none" w:sz="0" w:space="0" w:color="auto"/>
            <w:bottom w:val="none" w:sz="0" w:space="0" w:color="auto"/>
            <w:right w:val="none" w:sz="0" w:space="0" w:color="auto"/>
          </w:divBdr>
        </w:div>
        <w:div w:id="1703630548">
          <w:marLeft w:val="640"/>
          <w:marRight w:val="0"/>
          <w:marTop w:val="0"/>
          <w:marBottom w:val="0"/>
          <w:divBdr>
            <w:top w:val="none" w:sz="0" w:space="0" w:color="auto"/>
            <w:left w:val="none" w:sz="0" w:space="0" w:color="auto"/>
            <w:bottom w:val="none" w:sz="0" w:space="0" w:color="auto"/>
            <w:right w:val="none" w:sz="0" w:space="0" w:color="auto"/>
          </w:divBdr>
        </w:div>
        <w:div w:id="1169902217">
          <w:marLeft w:val="640"/>
          <w:marRight w:val="0"/>
          <w:marTop w:val="0"/>
          <w:marBottom w:val="0"/>
          <w:divBdr>
            <w:top w:val="none" w:sz="0" w:space="0" w:color="auto"/>
            <w:left w:val="none" w:sz="0" w:space="0" w:color="auto"/>
            <w:bottom w:val="none" w:sz="0" w:space="0" w:color="auto"/>
            <w:right w:val="none" w:sz="0" w:space="0" w:color="auto"/>
          </w:divBdr>
        </w:div>
        <w:div w:id="1320423708">
          <w:marLeft w:val="640"/>
          <w:marRight w:val="0"/>
          <w:marTop w:val="0"/>
          <w:marBottom w:val="0"/>
          <w:divBdr>
            <w:top w:val="none" w:sz="0" w:space="0" w:color="auto"/>
            <w:left w:val="none" w:sz="0" w:space="0" w:color="auto"/>
            <w:bottom w:val="none" w:sz="0" w:space="0" w:color="auto"/>
            <w:right w:val="none" w:sz="0" w:space="0" w:color="auto"/>
          </w:divBdr>
        </w:div>
        <w:div w:id="751857164">
          <w:marLeft w:val="640"/>
          <w:marRight w:val="0"/>
          <w:marTop w:val="0"/>
          <w:marBottom w:val="0"/>
          <w:divBdr>
            <w:top w:val="none" w:sz="0" w:space="0" w:color="auto"/>
            <w:left w:val="none" w:sz="0" w:space="0" w:color="auto"/>
            <w:bottom w:val="none" w:sz="0" w:space="0" w:color="auto"/>
            <w:right w:val="none" w:sz="0" w:space="0" w:color="auto"/>
          </w:divBdr>
        </w:div>
        <w:div w:id="1925608601">
          <w:marLeft w:val="640"/>
          <w:marRight w:val="0"/>
          <w:marTop w:val="0"/>
          <w:marBottom w:val="0"/>
          <w:divBdr>
            <w:top w:val="none" w:sz="0" w:space="0" w:color="auto"/>
            <w:left w:val="none" w:sz="0" w:space="0" w:color="auto"/>
            <w:bottom w:val="none" w:sz="0" w:space="0" w:color="auto"/>
            <w:right w:val="none" w:sz="0" w:space="0" w:color="auto"/>
          </w:divBdr>
        </w:div>
        <w:div w:id="1130854074">
          <w:marLeft w:val="640"/>
          <w:marRight w:val="0"/>
          <w:marTop w:val="0"/>
          <w:marBottom w:val="0"/>
          <w:divBdr>
            <w:top w:val="none" w:sz="0" w:space="0" w:color="auto"/>
            <w:left w:val="none" w:sz="0" w:space="0" w:color="auto"/>
            <w:bottom w:val="none" w:sz="0" w:space="0" w:color="auto"/>
            <w:right w:val="none" w:sz="0" w:space="0" w:color="auto"/>
          </w:divBdr>
        </w:div>
        <w:div w:id="743991717">
          <w:marLeft w:val="640"/>
          <w:marRight w:val="0"/>
          <w:marTop w:val="0"/>
          <w:marBottom w:val="0"/>
          <w:divBdr>
            <w:top w:val="none" w:sz="0" w:space="0" w:color="auto"/>
            <w:left w:val="none" w:sz="0" w:space="0" w:color="auto"/>
            <w:bottom w:val="none" w:sz="0" w:space="0" w:color="auto"/>
            <w:right w:val="none" w:sz="0" w:space="0" w:color="auto"/>
          </w:divBdr>
        </w:div>
        <w:div w:id="374156678">
          <w:marLeft w:val="640"/>
          <w:marRight w:val="0"/>
          <w:marTop w:val="0"/>
          <w:marBottom w:val="0"/>
          <w:divBdr>
            <w:top w:val="none" w:sz="0" w:space="0" w:color="auto"/>
            <w:left w:val="none" w:sz="0" w:space="0" w:color="auto"/>
            <w:bottom w:val="none" w:sz="0" w:space="0" w:color="auto"/>
            <w:right w:val="none" w:sz="0" w:space="0" w:color="auto"/>
          </w:divBdr>
        </w:div>
        <w:div w:id="1906064164">
          <w:marLeft w:val="640"/>
          <w:marRight w:val="0"/>
          <w:marTop w:val="0"/>
          <w:marBottom w:val="0"/>
          <w:divBdr>
            <w:top w:val="none" w:sz="0" w:space="0" w:color="auto"/>
            <w:left w:val="none" w:sz="0" w:space="0" w:color="auto"/>
            <w:bottom w:val="none" w:sz="0" w:space="0" w:color="auto"/>
            <w:right w:val="none" w:sz="0" w:space="0" w:color="auto"/>
          </w:divBdr>
        </w:div>
        <w:div w:id="1675642354">
          <w:marLeft w:val="640"/>
          <w:marRight w:val="0"/>
          <w:marTop w:val="0"/>
          <w:marBottom w:val="0"/>
          <w:divBdr>
            <w:top w:val="none" w:sz="0" w:space="0" w:color="auto"/>
            <w:left w:val="none" w:sz="0" w:space="0" w:color="auto"/>
            <w:bottom w:val="none" w:sz="0" w:space="0" w:color="auto"/>
            <w:right w:val="none" w:sz="0" w:space="0" w:color="auto"/>
          </w:divBdr>
        </w:div>
      </w:divsChild>
    </w:div>
    <w:div w:id="736778715">
      <w:bodyDiv w:val="1"/>
      <w:marLeft w:val="0"/>
      <w:marRight w:val="0"/>
      <w:marTop w:val="0"/>
      <w:marBottom w:val="0"/>
      <w:divBdr>
        <w:top w:val="none" w:sz="0" w:space="0" w:color="auto"/>
        <w:left w:val="none" w:sz="0" w:space="0" w:color="auto"/>
        <w:bottom w:val="none" w:sz="0" w:space="0" w:color="auto"/>
        <w:right w:val="none" w:sz="0" w:space="0" w:color="auto"/>
      </w:divBdr>
      <w:divsChild>
        <w:div w:id="362681031">
          <w:marLeft w:val="640"/>
          <w:marRight w:val="0"/>
          <w:marTop w:val="0"/>
          <w:marBottom w:val="0"/>
          <w:divBdr>
            <w:top w:val="none" w:sz="0" w:space="0" w:color="auto"/>
            <w:left w:val="none" w:sz="0" w:space="0" w:color="auto"/>
            <w:bottom w:val="none" w:sz="0" w:space="0" w:color="auto"/>
            <w:right w:val="none" w:sz="0" w:space="0" w:color="auto"/>
          </w:divBdr>
        </w:div>
        <w:div w:id="2019111712">
          <w:marLeft w:val="640"/>
          <w:marRight w:val="0"/>
          <w:marTop w:val="0"/>
          <w:marBottom w:val="0"/>
          <w:divBdr>
            <w:top w:val="none" w:sz="0" w:space="0" w:color="auto"/>
            <w:left w:val="none" w:sz="0" w:space="0" w:color="auto"/>
            <w:bottom w:val="none" w:sz="0" w:space="0" w:color="auto"/>
            <w:right w:val="none" w:sz="0" w:space="0" w:color="auto"/>
          </w:divBdr>
        </w:div>
        <w:div w:id="951594445">
          <w:marLeft w:val="640"/>
          <w:marRight w:val="0"/>
          <w:marTop w:val="0"/>
          <w:marBottom w:val="0"/>
          <w:divBdr>
            <w:top w:val="none" w:sz="0" w:space="0" w:color="auto"/>
            <w:left w:val="none" w:sz="0" w:space="0" w:color="auto"/>
            <w:bottom w:val="none" w:sz="0" w:space="0" w:color="auto"/>
            <w:right w:val="none" w:sz="0" w:space="0" w:color="auto"/>
          </w:divBdr>
        </w:div>
      </w:divsChild>
    </w:div>
    <w:div w:id="817842130">
      <w:bodyDiv w:val="1"/>
      <w:marLeft w:val="0"/>
      <w:marRight w:val="0"/>
      <w:marTop w:val="0"/>
      <w:marBottom w:val="0"/>
      <w:divBdr>
        <w:top w:val="none" w:sz="0" w:space="0" w:color="auto"/>
        <w:left w:val="none" w:sz="0" w:space="0" w:color="auto"/>
        <w:bottom w:val="none" w:sz="0" w:space="0" w:color="auto"/>
        <w:right w:val="none" w:sz="0" w:space="0" w:color="auto"/>
      </w:divBdr>
      <w:divsChild>
        <w:div w:id="1500928512">
          <w:marLeft w:val="640"/>
          <w:marRight w:val="0"/>
          <w:marTop w:val="0"/>
          <w:marBottom w:val="0"/>
          <w:divBdr>
            <w:top w:val="none" w:sz="0" w:space="0" w:color="auto"/>
            <w:left w:val="none" w:sz="0" w:space="0" w:color="auto"/>
            <w:bottom w:val="none" w:sz="0" w:space="0" w:color="auto"/>
            <w:right w:val="none" w:sz="0" w:space="0" w:color="auto"/>
          </w:divBdr>
        </w:div>
        <w:div w:id="1394353710">
          <w:marLeft w:val="640"/>
          <w:marRight w:val="0"/>
          <w:marTop w:val="0"/>
          <w:marBottom w:val="0"/>
          <w:divBdr>
            <w:top w:val="none" w:sz="0" w:space="0" w:color="auto"/>
            <w:left w:val="none" w:sz="0" w:space="0" w:color="auto"/>
            <w:bottom w:val="none" w:sz="0" w:space="0" w:color="auto"/>
            <w:right w:val="none" w:sz="0" w:space="0" w:color="auto"/>
          </w:divBdr>
        </w:div>
        <w:div w:id="1857037300">
          <w:marLeft w:val="640"/>
          <w:marRight w:val="0"/>
          <w:marTop w:val="0"/>
          <w:marBottom w:val="0"/>
          <w:divBdr>
            <w:top w:val="none" w:sz="0" w:space="0" w:color="auto"/>
            <w:left w:val="none" w:sz="0" w:space="0" w:color="auto"/>
            <w:bottom w:val="none" w:sz="0" w:space="0" w:color="auto"/>
            <w:right w:val="none" w:sz="0" w:space="0" w:color="auto"/>
          </w:divBdr>
        </w:div>
        <w:div w:id="617222696">
          <w:marLeft w:val="640"/>
          <w:marRight w:val="0"/>
          <w:marTop w:val="0"/>
          <w:marBottom w:val="0"/>
          <w:divBdr>
            <w:top w:val="none" w:sz="0" w:space="0" w:color="auto"/>
            <w:left w:val="none" w:sz="0" w:space="0" w:color="auto"/>
            <w:bottom w:val="none" w:sz="0" w:space="0" w:color="auto"/>
            <w:right w:val="none" w:sz="0" w:space="0" w:color="auto"/>
          </w:divBdr>
        </w:div>
        <w:div w:id="1639871294">
          <w:marLeft w:val="640"/>
          <w:marRight w:val="0"/>
          <w:marTop w:val="0"/>
          <w:marBottom w:val="0"/>
          <w:divBdr>
            <w:top w:val="none" w:sz="0" w:space="0" w:color="auto"/>
            <w:left w:val="none" w:sz="0" w:space="0" w:color="auto"/>
            <w:bottom w:val="none" w:sz="0" w:space="0" w:color="auto"/>
            <w:right w:val="none" w:sz="0" w:space="0" w:color="auto"/>
          </w:divBdr>
        </w:div>
        <w:div w:id="738557839">
          <w:marLeft w:val="640"/>
          <w:marRight w:val="0"/>
          <w:marTop w:val="0"/>
          <w:marBottom w:val="0"/>
          <w:divBdr>
            <w:top w:val="none" w:sz="0" w:space="0" w:color="auto"/>
            <w:left w:val="none" w:sz="0" w:space="0" w:color="auto"/>
            <w:bottom w:val="none" w:sz="0" w:space="0" w:color="auto"/>
            <w:right w:val="none" w:sz="0" w:space="0" w:color="auto"/>
          </w:divBdr>
        </w:div>
        <w:div w:id="1629118572">
          <w:marLeft w:val="640"/>
          <w:marRight w:val="0"/>
          <w:marTop w:val="0"/>
          <w:marBottom w:val="0"/>
          <w:divBdr>
            <w:top w:val="none" w:sz="0" w:space="0" w:color="auto"/>
            <w:left w:val="none" w:sz="0" w:space="0" w:color="auto"/>
            <w:bottom w:val="none" w:sz="0" w:space="0" w:color="auto"/>
            <w:right w:val="none" w:sz="0" w:space="0" w:color="auto"/>
          </w:divBdr>
        </w:div>
        <w:div w:id="938560857">
          <w:marLeft w:val="640"/>
          <w:marRight w:val="0"/>
          <w:marTop w:val="0"/>
          <w:marBottom w:val="0"/>
          <w:divBdr>
            <w:top w:val="none" w:sz="0" w:space="0" w:color="auto"/>
            <w:left w:val="none" w:sz="0" w:space="0" w:color="auto"/>
            <w:bottom w:val="none" w:sz="0" w:space="0" w:color="auto"/>
            <w:right w:val="none" w:sz="0" w:space="0" w:color="auto"/>
          </w:divBdr>
        </w:div>
        <w:div w:id="1490054328">
          <w:marLeft w:val="640"/>
          <w:marRight w:val="0"/>
          <w:marTop w:val="0"/>
          <w:marBottom w:val="0"/>
          <w:divBdr>
            <w:top w:val="none" w:sz="0" w:space="0" w:color="auto"/>
            <w:left w:val="none" w:sz="0" w:space="0" w:color="auto"/>
            <w:bottom w:val="none" w:sz="0" w:space="0" w:color="auto"/>
            <w:right w:val="none" w:sz="0" w:space="0" w:color="auto"/>
          </w:divBdr>
        </w:div>
        <w:div w:id="1799372976">
          <w:marLeft w:val="640"/>
          <w:marRight w:val="0"/>
          <w:marTop w:val="0"/>
          <w:marBottom w:val="0"/>
          <w:divBdr>
            <w:top w:val="none" w:sz="0" w:space="0" w:color="auto"/>
            <w:left w:val="none" w:sz="0" w:space="0" w:color="auto"/>
            <w:bottom w:val="none" w:sz="0" w:space="0" w:color="auto"/>
            <w:right w:val="none" w:sz="0" w:space="0" w:color="auto"/>
          </w:divBdr>
        </w:div>
        <w:div w:id="1016612649">
          <w:marLeft w:val="640"/>
          <w:marRight w:val="0"/>
          <w:marTop w:val="0"/>
          <w:marBottom w:val="0"/>
          <w:divBdr>
            <w:top w:val="none" w:sz="0" w:space="0" w:color="auto"/>
            <w:left w:val="none" w:sz="0" w:space="0" w:color="auto"/>
            <w:bottom w:val="none" w:sz="0" w:space="0" w:color="auto"/>
            <w:right w:val="none" w:sz="0" w:space="0" w:color="auto"/>
          </w:divBdr>
        </w:div>
        <w:div w:id="1261528384">
          <w:marLeft w:val="640"/>
          <w:marRight w:val="0"/>
          <w:marTop w:val="0"/>
          <w:marBottom w:val="0"/>
          <w:divBdr>
            <w:top w:val="none" w:sz="0" w:space="0" w:color="auto"/>
            <w:left w:val="none" w:sz="0" w:space="0" w:color="auto"/>
            <w:bottom w:val="none" w:sz="0" w:space="0" w:color="auto"/>
            <w:right w:val="none" w:sz="0" w:space="0" w:color="auto"/>
          </w:divBdr>
        </w:div>
        <w:div w:id="389613520">
          <w:marLeft w:val="640"/>
          <w:marRight w:val="0"/>
          <w:marTop w:val="0"/>
          <w:marBottom w:val="0"/>
          <w:divBdr>
            <w:top w:val="none" w:sz="0" w:space="0" w:color="auto"/>
            <w:left w:val="none" w:sz="0" w:space="0" w:color="auto"/>
            <w:bottom w:val="none" w:sz="0" w:space="0" w:color="auto"/>
            <w:right w:val="none" w:sz="0" w:space="0" w:color="auto"/>
          </w:divBdr>
        </w:div>
        <w:div w:id="531771486">
          <w:marLeft w:val="640"/>
          <w:marRight w:val="0"/>
          <w:marTop w:val="0"/>
          <w:marBottom w:val="0"/>
          <w:divBdr>
            <w:top w:val="none" w:sz="0" w:space="0" w:color="auto"/>
            <w:left w:val="none" w:sz="0" w:space="0" w:color="auto"/>
            <w:bottom w:val="none" w:sz="0" w:space="0" w:color="auto"/>
            <w:right w:val="none" w:sz="0" w:space="0" w:color="auto"/>
          </w:divBdr>
        </w:div>
        <w:div w:id="1044017259">
          <w:marLeft w:val="640"/>
          <w:marRight w:val="0"/>
          <w:marTop w:val="0"/>
          <w:marBottom w:val="0"/>
          <w:divBdr>
            <w:top w:val="none" w:sz="0" w:space="0" w:color="auto"/>
            <w:left w:val="none" w:sz="0" w:space="0" w:color="auto"/>
            <w:bottom w:val="none" w:sz="0" w:space="0" w:color="auto"/>
            <w:right w:val="none" w:sz="0" w:space="0" w:color="auto"/>
          </w:divBdr>
        </w:div>
        <w:div w:id="121578594">
          <w:marLeft w:val="640"/>
          <w:marRight w:val="0"/>
          <w:marTop w:val="0"/>
          <w:marBottom w:val="0"/>
          <w:divBdr>
            <w:top w:val="none" w:sz="0" w:space="0" w:color="auto"/>
            <w:left w:val="none" w:sz="0" w:space="0" w:color="auto"/>
            <w:bottom w:val="none" w:sz="0" w:space="0" w:color="auto"/>
            <w:right w:val="none" w:sz="0" w:space="0" w:color="auto"/>
          </w:divBdr>
        </w:div>
        <w:div w:id="1367754273">
          <w:marLeft w:val="640"/>
          <w:marRight w:val="0"/>
          <w:marTop w:val="0"/>
          <w:marBottom w:val="0"/>
          <w:divBdr>
            <w:top w:val="none" w:sz="0" w:space="0" w:color="auto"/>
            <w:left w:val="none" w:sz="0" w:space="0" w:color="auto"/>
            <w:bottom w:val="none" w:sz="0" w:space="0" w:color="auto"/>
            <w:right w:val="none" w:sz="0" w:space="0" w:color="auto"/>
          </w:divBdr>
        </w:div>
        <w:div w:id="66270507">
          <w:marLeft w:val="640"/>
          <w:marRight w:val="0"/>
          <w:marTop w:val="0"/>
          <w:marBottom w:val="0"/>
          <w:divBdr>
            <w:top w:val="none" w:sz="0" w:space="0" w:color="auto"/>
            <w:left w:val="none" w:sz="0" w:space="0" w:color="auto"/>
            <w:bottom w:val="none" w:sz="0" w:space="0" w:color="auto"/>
            <w:right w:val="none" w:sz="0" w:space="0" w:color="auto"/>
          </w:divBdr>
        </w:div>
      </w:divsChild>
    </w:div>
    <w:div w:id="836114573">
      <w:bodyDiv w:val="1"/>
      <w:marLeft w:val="0"/>
      <w:marRight w:val="0"/>
      <w:marTop w:val="0"/>
      <w:marBottom w:val="0"/>
      <w:divBdr>
        <w:top w:val="none" w:sz="0" w:space="0" w:color="auto"/>
        <w:left w:val="none" w:sz="0" w:space="0" w:color="auto"/>
        <w:bottom w:val="none" w:sz="0" w:space="0" w:color="auto"/>
        <w:right w:val="none" w:sz="0" w:space="0" w:color="auto"/>
      </w:divBdr>
      <w:divsChild>
        <w:div w:id="1031149041">
          <w:marLeft w:val="640"/>
          <w:marRight w:val="0"/>
          <w:marTop w:val="0"/>
          <w:marBottom w:val="0"/>
          <w:divBdr>
            <w:top w:val="none" w:sz="0" w:space="0" w:color="auto"/>
            <w:left w:val="none" w:sz="0" w:space="0" w:color="auto"/>
            <w:bottom w:val="none" w:sz="0" w:space="0" w:color="auto"/>
            <w:right w:val="none" w:sz="0" w:space="0" w:color="auto"/>
          </w:divBdr>
        </w:div>
        <w:div w:id="616916007">
          <w:marLeft w:val="640"/>
          <w:marRight w:val="0"/>
          <w:marTop w:val="0"/>
          <w:marBottom w:val="0"/>
          <w:divBdr>
            <w:top w:val="none" w:sz="0" w:space="0" w:color="auto"/>
            <w:left w:val="none" w:sz="0" w:space="0" w:color="auto"/>
            <w:bottom w:val="none" w:sz="0" w:space="0" w:color="auto"/>
            <w:right w:val="none" w:sz="0" w:space="0" w:color="auto"/>
          </w:divBdr>
        </w:div>
        <w:div w:id="730543800">
          <w:marLeft w:val="640"/>
          <w:marRight w:val="0"/>
          <w:marTop w:val="0"/>
          <w:marBottom w:val="0"/>
          <w:divBdr>
            <w:top w:val="none" w:sz="0" w:space="0" w:color="auto"/>
            <w:left w:val="none" w:sz="0" w:space="0" w:color="auto"/>
            <w:bottom w:val="none" w:sz="0" w:space="0" w:color="auto"/>
            <w:right w:val="none" w:sz="0" w:space="0" w:color="auto"/>
          </w:divBdr>
        </w:div>
        <w:div w:id="288246763">
          <w:marLeft w:val="640"/>
          <w:marRight w:val="0"/>
          <w:marTop w:val="0"/>
          <w:marBottom w:val="0"/>
          <w:divBdr>
            <w:top w:val="none" w:sz="0" w:space="0" w:color="auto"/>
            <w:left w:val="none" w:sz="0" w:space="0" w:color="auto"/>
            <w:bottom w:val="none" w:sz="0" w:space="0" w:color="auto"/>
            <w:right w:val="none" w:sz="0" w:space="0" w:color="auto"/>
          </w:divBdr>
        </w:div>
        <w:div w:id="254286328">
          <w:marLeft w:val="640"/>
          <w:marRight w:val="0"/>
          <w:marTop w:val="0"/>
          <w:marBottom w:val="0"/>
          <w:divBdr>
            <w:top w:val="none" w:sz="0" w:space="0" w:color="auto"/>
            <w:left w:val="none" w:sz="0" w:space="0" w:color="auto"/>
            <w:bottom w:val="none" w:sz="0" w:space="0" w:color="auto"/>
            <w:right w:val="none" w:sz="0" w:space="0" w:color="auto"/>
          </w:divBdr>
        </w:div>
        <w:div w:id="2043822023">
          <w:marLeft w:val="640"/>
          <w:marRight w:val="0"/>
          <w:marTop w:val="0"/>
          <w:marBottom w:val="0"/>
          <w:divBdr>
            <w:top w:val="none" w:sz="0" w:space="0" w:color="auto"/>
            <w:left w:val="none" w:sz="0" w:space="0" w:color="auto"/>
            <w:bottom w:val="none" w:sz="0" w:space="0" w:color="auto"/>
            <w:right w:val="none" w:sz="0" w:space="0" w:color="auto"/>
          </w:divBdr>
        </w:div>
        <w:div w:id="372583066">
          <w:marLeft w:val="640"/>
          <w:marRight w:val="0"/>
          <w:marTop w:val="0"/>
          <w:marBottom w:val="0"/>
          <w:divBdr>
            <w:top w:val="none" w:sz="0" w:space="0" w:color="auto"/>
            <w:left w:val="none" w:sz="0" w:space="0" w:color="auto"/>
            <w:bottom w:val="none" w:sz="0" w:space="0" w:color="auto"/>
            <w:right w:val="none" w:sz="0" w:space="0" w:color="auto"/>
          </w:divBdr>
        </w:div>
        <w:div w:id="859587290">
          <w:marLeft w:val="640"/>
          <w:marRight w:val="0"/>
          <w:marTop w:val="0"/>
          <w:marBottom w:val="0"/>
          <w:divBdr>
            <w:top w:val="none" w:sz="0" w:space="0" w:color="auto"/>
            <w:left w:val="none" w:sz="0" w:space="0" w:color="auto"/>
            <w:bottom w:val="none" w:sz="0" w:space="0" w:color="auto"/>
            <w:right w:val="none" w:sz="0" w:space="0" w:color="auto"/>
          </w:divBdr>
        </w:div>
        <w:div w:id="764617831">
          <w:marLeft w:val="640"/>
          <w:marRight w:val="0"/>
          <w:marTop w:val="0"/>
          <w:marBottom w:val="0"/>
          <w:divBdr>
            <w:top w:val="none" w:sz="0" w:space="0" w:color="auto"/>
            <w:left w:val="none" w:sz="0" w:space="0" w:color="auto"/>
            <w:bottom w:val="none" w:sz="0" w:space="0" w:color="auto"/>
            <w:right w:val="none" w:sz="0" w:space="0" w:color="auto"/>
          </w:divBdr>
        </w:div>
        <w:div w:id="1510170342">
          <w:marLeft w:val="640"/>
          <w:marRight w:val="0"/>
          <w:marTop w:val="0"/>
          <w:marBottom w:val="0"/>
          <w:divBdr>
            <w:top w:val="none" w:sz="0" w:space="0" w:color="auto"/>
            <w:left w:val="none" w:sz="0" w:space="0" w:color="auto"/>
            <w:bottom w:val="none" w:sz="0" w:space="0" w:color="auto"/>
            <w:right w:val="none" w:sz="0" w:space="0" w:color="auto"/>
          </w:divBdr>
        </w:div>
        <w:div w:id="558518132">
          <w:marLeft w:val="640"/>
          <w:marRight w:val="0"/>
          <w:marTop w:val="0"/>
          <w:marBottom w:val="0"/>
          <w:divBdr>
            <w:top w:val="none" w:sz="0" w:space="0" w:color="auto"/>
            <w:left w:val="none" w:sz="0" w:space="0" w:color="auto"/>
            <w:bottom w:val="none" w:sz="0" w:space="0" w:color="auto"/>
            <w:right w:val="none" w:sz="0" w:space="0" w:color="auto"/>
          </w:divBdr>
        </w:div>
        <w:div w:id="542911375">
          <w:marLeft w:val="640"/>
          <w:marRight w:val="0"/>
          <w:marTop w:val="0"/>
          <w:marBottom w:val="0"/>
          <w:divBdr>
            <w:top w:val="none" w:sz="0" w:space="0" w:color="auto"/>
            <w:left w:val="none" w:sz="0" w:space="0" w:color="auto"/>
            <w:bottom w:val="none" w:sz="0" w:space="0" w:color="auto"/>
            <w:right w:val="none" w:sz="0" w:space="0" w:color="auto"/>
          </w:divBdr>
        </w:div>
        <w:div w:id="1348828540">
          <w:marLeft w:val="640"/>
          <w:marRight w:val="0"/>
          <w:marTop w:val="0"/>
          <w:marBottom w:val="0"/>
          <w:divBdr>
            <w:top w:val="none" w:sz="0" w:space="0" w:color="auto"/>
            <w:left w:val="none" w:sz="0" w:space="0" w:color="auto"/>
            <w:bottom w:val="none" w:sz="0" w:space="0" w:color="auto"/>
            <w:right w:val="none" w:sz="0" w:space="0" w:color="auto"/>
          </w:divBdr>
        </w:div>
        <w:div w:id="1323388812">
          <w:marLeft w:val="640"/>
          <w:marRight w:val="0"/>
          <w:marTop w:val="0"/>
          <w:marBottom w:val="0"/>
          <w:divBdr>
            <w:top w:val="none" w:sz="0" w:space="0" w:color="auto"/>
            <w:left w:val="none" w:sz="0" w:space="0" w:color="auto"/>
            <w:bottom w:val="none" w:sz="0" w:space="0" w:color="auto"/>
            <w:right w:val="none" w:sz="0" w:space="0" w:color="auto"/>
          </w:divBdr>
        </w:div>
        <w:div w:id="1332876087">
          <w:marLeft w:val="640"/>
          <w:marRight w:val="0"/>
          <w:marTop w:val="0"/>
          <w:marBottom w:val="0"/>
          <w:divBdr>
            <w:top w:val="none" w:sz="0" w:space="0" w:color="auto"/>
            <w:left w:val="none" w:sz="0" w:space="0" w:color="auto"/>
            <w:bottom w:val="none" w:sz="0" w:space="0" w:color="auto"/>
            <w:right w:val="none" w:sz="0" w:space="0" w:color="auto"/>
          </w:divBdr>
        </w:div>
        <w:div w:id="347412025">
          <w:marLeft w:val="640"/>
          <w:marRight w:val="0"/>
          <w:marTop w:val="0"/>
          <w:marBottom w:val="0"/>
          <w:divBdr>
            <w:top w:val="none" w:sz="0" w:space="0" w:color="auto"/>
            <w:left w:val="none" w:sz="0" w:space="0" w:color="auto"/>
            <w:bottom w:val="none" w:sz="0" w:space="0" w:color="auto"/>
            <w:right w:val="none" w:sz="0" w:space="0" w:color="auto"/>
          </w:divBdr>
        </w:div>
        <w:div w:id="1518545134">
          <w:marLeft w:val="640"/>
          <w:marRight w:val="0"/>
          <w:marTop w:val="0"/>
          <w:marBottom w:val="0"/>
          <w:divBdr>
            <w:top w:val="none" w:sz="0" w:space="0" w:color="auto"/>
            <w:left w:val="none" w:sz="0" w:space="0" w:color="auto"/>
            <w:bottom w:val="none" w:sz="0" w:space="0" w:color="auto"/>
            <w:right w:val="none" w:sz="0" w:space="0" w:color="auto"/>
          </w:divBdr>
        </w:div>
        <w:div w:id="1025787811">
          <w:marLeft w:val="640"/>
          <w:marRight w:val="0"/>
          <w:marTop w:val="0"/>
          <w:marBottom w:val="0"/>
          <w:divBdr>
            <w:top w:val="none" w:sz="0" w:space="0" w:color="auto"/>
            <w:left w:val="none" w:sz="0" w:space="0" w:color="auto"/>
            <w:bottom w:val="none" w:sz="0" w:space="0" w:color="auto"/>
            <w:right w:val="none" w:sz="0" w:space="0" w:color="auto"/>
          </w:divBdr>
        </w:div>
      </w:divsChild>
    </w:div>
    <w:div w:id="865828627">
      <w:bodyDiv w:val="1"/>
      <w:marLeft w:val="0"/>
      <w:marRight w:val="0"/>
      <w:marTop w:val="0"/>
      <w:marBottom w:val="0"/>
      <w:divBdr>
        <w:top w:val="none" w:sz="0" w:space="0" w:color="auto"/>
        <w:left w:val="none" w:sz="0" w:space="0" w:color="auto"/>
        <w:bottom w:val="none" w:sz="0" w:space="0" w:color="auto"/>
        <w:right w:val="none" w:sz="0" w:space="0" w:color="auto"/>
      </w:divBdr>
      <w:divsChild>
        <w:div w:id="1072235030">
          <w:marLeft w:val="640"/>
          <w:marRight w:val="0"/>
          <w:marTop w:val="0"/>
          <w:marBottom w:val="0"/>
          <w:divBdr>
            <w:top w:val="none" w:sz="0" w:space="0" w:color="auto"/>
            <w:left w:val="none" w:sz="0" w:space="0" w:color="auto"/>
            <w:bottom w:val="none" w:sz="0" w:space="0" w:color="auto"/>
            <w:right w:val="none" w:sz="0" w:space="0" w:color="auto"/>
          </w:divBdr>
        </w:div>
        <w:div w:id="2085174830">
          <w:marLeft w:val="640"/>
          <w:marRight w:val="0"/>
          <w:marTop w:val="0"/>
          <w:marBottom w:val="0"/>
          <w:divBdr>
            <w:top w:val="none" w:sz="0" w:space="0" w:color="auto"/>
            <w:left w:val="none" w:sz="0" w:space="0" w:color="auto"/>
            <w:bottom w:val="none" w:sz="0" w:space="0" w:color="auto"/>
            <w:right w:val="none" w:sz="0" w:space="0" w:color="auto"/>
          </w:divBdr>
        </w:div>
        <w:div w:id="516234779">
          <w:marLeft w:val="640"/>
          <w:marRight w:val="0"/>
          <w:marTop w:val="0"/>
          <w:marBottom w:val="0"/>
          <w:divBdr>
            <w:top w:val="none" w:sz="0" w:space="0" w:color="auto"/>
            <w:left w:val="none" w:sz="0" w:space="0" w:color="auto"/>
            <w:bottom w:val="none" w:sz="0" w:space="0" w:color="auto"/>
            <w:right w:val="none" w:sz="0" w:space="0" w:color="auto"/>
          </w:divBdr>
        </w:div>
        <w:div w:id="512955117">
          <w:marLeft w:val="640"/>
          <w:marRight w:val="0"/>
          <w:marTop w:val="0"/>
          <w:marBottom w:val="0"/>
          <w:divBdr>
            <w:top w:val="none" w:sz="0" w:space="0" w:color="auto"/>
            <w:left w:val="none" w:sz="0" w:space="0" w:color="auto"/>
            <w:bottom w:val="none" w:sz="0" w:space="0" w:color="auto"/>
            <w:right w:val="none" w:sz="0" w:space="0" w:color="auto"/>
          </w:divBdr>
        </w:div>
        <w:div w:id="1712193899">
          <w:marLeft w:val="640"/>
          <w:marRight w:val="0"/>
          <w:marTop w:val="0"/>
          <w:marBottom w:val="0"/>
          <w:divBdr>
            <w:top w:val="none" w:sz="0" w:space="0" w:color="auto"/>
            <w:left w:val="none" w:sz="0" w:space="0" w:color="auto"/>
            <w:bottom w:val="none" w:sz="0" w:space="0" w:color="auto"/>
            <w:right w:val="none" w:sz="0" w:space="0" w:color="auto"/>
          </w:divBdr>
        </w:div>
        <w:div w:id="903763022">
          <w:marLeft w:val="640"/>
          <w:marRight w:val="0"/>
          <w:marTop w:val="0"/>
          <w:marBottom w:val="0"/>
          <w:divBdr>
            <w:top w:val="none" w:sz="0" w:space="0" w:color="auto"/>
            <w:left w:val="none" w:sz="0" w:space="0" w:color="auto"/>
            <w:bottom w:val="none" w:sz="0" w:space="0" w:color="auto"/>
            <w:right w:val="none" w:sz="0" w:space="0" w:color="auto"/>
          </w:divBdr>
        </w:div>
        <w:div w:id="1946225324">
          <w:marLeft w:val="640"/>
          <w:marRight w:val="0"/>
          <w:marTop w:val="0"/>
          <w:marBottom w:val="0"/>
          <w:divBdr>
            <w:top w:val="none" w:sz="0" w:space="0" w:color="auto"/>
            <w:left w:val="none" w:sz="0" w:space="0" w:color="auto"/>
            <w:bottom w:val="none" w:sz="0" w:space="0" w:color="auto"/>
            <w:right w:val="none" w:sz="0" w:space="0" w:color="auto"/>
          </w:divBdr>
        </w:div>
        <w:div w:id="1805810721">
          <w:marLeft w:val="640"/>
          <w:marRight w:val="0"/>
          <w:marTop w:val="0"/>
          <w:marBottom w:val="0"/>
          <w:divBdr>
            <w:top w:val="none" w:sz="0" w:space="0" w:color="auto"/>
            <w:left w:val="none" w:sz="0" w:space="0" w:color="auto"/>
            <w:bottom w:val="none" w:sz="0" w:space="0" w:color="auto"/>
            <w:right w:val="none" w:sz="0" w:space="0" w:color="auto"/>
          </w:divBdr>
        </w:div>
        <w:div w:id="1756126450">
          <w:marLeft w:val="640"/>
          <w:marRight w:val="0"/>
          <w:marTop w:val="0"/>
          <w:marBottom w:val="0"/>
          <w:divBdr>
            <w:top w:val="none" w:sz="0" w:space="0" w:color="auto"/>
            <w:left w:val="none" w:sz="0" w:space="0" w:color="auto"/>
            <w:bottom w:val="none" w:sz="0" w:space="0" w:color="auto"/>
            <w:right w:val="none" w:sz="0" w:space="0" w:color="auto"/>
          </w:divBdr>
        </w:div>
        <w:div w:id="194927729">
          <w:marLeft w:val="640"/>
          <w:marRight w:val="0"/>
          <w:marTop w:val="0"/>
          <w:marBottom w:val="0"/>
          <w:divBdr>
            <w:top w:val="none" w:sz="0" w:space="0" w:color="auto"/>
            <w:left w:val="none" w:sz="0" w:space="0" w:color="auto"/>
            <w:bottom w:val="none" w:sz="0" w:space="0" w:color="auto"/>
            <w:right w:val="none" w:sz="0" w:space="0" w:color="auto"/>
          </w:divBdr>
        </w:div>
        <w:div w:id="172887588">
          <w:marLeft w:val="640"/>
          <w:marRight w:val="0"/>
          <w:marTop w:val="0"/>
          <w:marBottom w:val="0"/>
          <w:divBdr>
            <w:top w:val="none" w:sz="0" w:space="0" w:color="auto"/>
            <w:left w:val="none" w:sz="0" w:space="0" w:color="auto"/>
            <w:bottom w:val="none" w:sz="0" w:space="0" w:color="auto"/>
            <w:right w:val="none" w:sz="0" w:space="0" w:color="auto"/>
          </w:divBdr>
        </w:div>
        <w:div w:id="1111974585">
          <w:marLeft w:val="640"/>
          <w:marRight w:val="0"/>
          <w:marTop w:val="0"/>
          <w:marBottom w:val="0"/>
          <w:divBdr>
            <w:top w:val="none" w:sz="0" w:space="0" w:color="auto"/>
            <w:left w:val="none" w:sz="0" w:space="0" w:color="auto"/>
            <w:bottom w:val="none" w:sz="0" w:space="0" w:color="auto"/>
            <w:right w:val="none" w:sz="0" w:space="0" w:color="auto"/>
          </w:divBdr>
        </w:div>
        <w:div w:id="1415083427">
          <w:marLeft w:val="640"/>
          <w:marRight w:val="0"/>
          <w:marTop w:val="0"/>
          <w:marBottom w:val="0"/>
          <w:divBdr>
            <w:top w:val="none" w:sz="0" w:space="0" w:color="auto"/>
            <w:left w:val="none" w:sz="0" w:space="0" w:color="auto"/>
            <w:bottom w:val="none" w:sz="0" w:space="0" w:color="auto"/>
            <w:right w:val="none" w:sz="0" w:space="0" w:color="auto"/>
          </w:divBdr>
        </w:div>
        <w:div w:id="1242183228">
          <w:marLeft w:val="640"/>
          <w:marRight w:val="0"/>
          <w:marTop w:val="0"/>
          <w:marBottom w:val="0"/>
          <w:divBdr>
            <w:top w:val="none" w:sz="0" w:space="0" w:color="auto"/>
            <w:left w:val="none" w:sz="0" w:space="0" w:color="auto"/>
            <w:bottom w:val="none" w:sz="0" w:space="0" w:color="auto"/>
            <w:right w:val="none" w:sz="0" w:space="0" w:color="auto"/>
          </w:divBdr>
        </w:div>
        <w:div w:id="994265713">
          <w:marLeft w:val="640"/>
          <w:marRight w:val="0"/>
          <w:marTop w:val="0"/>
          <w:marBottom w:val="0"/>
          <w:divBdr>
            <w:top w:val="none" w:sz="0" w:space="0" w:color="auto"/>
            <w:left w:val="none" w:sz="0" w:space="0" w:color="auto"/>
            <w:bottom w:val="none" w:sz="0" w:space="0" w:color="auto"/>
            <w:right w:val="none" w:sz="0" w:space="0" w:color="auto"/>
          </w:divBdr>
        </w:div>
        <w:div w:id="1054236841">
          <w:marLeft w:val="640"/>
          <w:marRight w:val="0"/>
          <w:marTop w:val="0"/>
          <w:marBottom w:val="0"/>
          <w:divBdr>
            <w:top w:val="none" w:sz="0" w:space="0" w:color="auto"/>
            <w:left w:val="none" w:sz="0" w:space="0" w:color="auto"/>
            <w:bottom w:val="none" w:sz="0" w:space="0" w:color="auto"/>
            <w:right w:val="none" w:sz="0" w:space="0" w:color="auto"/>
          </w:divBdr>
        </w:div>
        <w:div w:id="936792622">
          <w:marLeft w:val="640"/>
          <w:marRight w:val="0"/>
          <w:marTop w:val="0"/>
          <w:marBottom w:val="0"/>
          <w:divBdr>
            <w:top w:val="none" w:sz="0" w:space="0" w:color="auto"/>
            <w:left w:val="none" w:sz="0" w:space="0" w:color="auto"/>
            <w:bottom w:val="none" w:sz="0" w:space="0" w:color="auto"/>
            <w:right w:val="none" w:sz="0" w:space="0" w:color="auto"/>
          </w:divBdr>
        </w:div>
        <w:div w:id="1680230939">
          <w:marLeft w:val="640"/>
          <w:marRight w:val="0"/>
          <w:marTop w:val="0"/>
          <w:marBottom w:val="0"/>
          <w:divBdr>
            <w:top w:val="none" w:sz="0" w:space="0" w:color="auto"/>
            <w:left w:val="none" w:sz="0" w:space="0" w:color="auto"/>
            <w:bottom w:val="none" w:sz="0" w:space="0" w:color="auto"/>
            <w:right w:val="none" w:sz="0" w:space="0" w:color="auto"/>
          </w:divBdr>
        </w:div>
      </w:divsChild>
    </w:div>
    <w:div w:id="880626895">
      <w:bodyDiv w:val="1"/>
      <w:marLeft w:val="0"/>
      <w:marRight w:val="0"/>
      <w:marTop w:val="0"/>
      <w:marBottom w:val="0"/>
      <w:divBdr>
        <w:top w:val="none" w:sz="0" w:space="0" w:color="auto"/>
        <w:left w:val="none" w:sz="0" w:space="0" w:color="auto"/>
        <w:bottom w:val="none" w:sz="0" w:space="0" w:color="auto"/>
        <w:right w:val="none" w:sz="0" w:space="0" w:color="auto"/>
      </w:divBdr>
      <w:divsChild>
        <w:div w:id="1183979182">
          <w:marLeft w:val="640"/>
          <w:marRight w:val="0"/>
          <w:marTop w:val="0"/>
          <w:marBottom w:val="0"/>
          <w:divBdr>
            <w:top w:val="none" w:sz="0" w:space="0" w:color="auto"/>
            <w:left w:val="none" w:sz="0" w:space="0" w:color="auto"/>
            <w:bottom w:val="none" w:sz="0" w:space="0" w:color="auto"/>
            <w:right w:val="none" w:sz="0" w:space="0" w:color="auto"/>
          </w:divBdr>
        </w:div>
        <w:div w:id="1612125277">
          <w:marLeft w:val="640"/>
          <w:marRight w:val="0"/>
          <w:marTop w:val="0"/>
          <w:marBottom w:val="0"/>
          <w:divBdr>
            <w:top w:val="none" w:sz="0" w:space="0" w:color="auto"/>
            <w:left w:val="none" w:sz="0" w:space="0" w:color="auto"/>
            <w:bottom w:val="none" w:sz="0" w:space="0" w:color="auto"/>
            <w:right w:val="none" w:sz="0" w:space="0" w:color="auto"/>
          </w:divBdr>
        </w:div>
        <w:div w:id="1528061756">
          <w:marLeft w:val="640"/>
          <w:marRight w:val="0"/>
          <w:marTop w:val="0"/>
          <w:marBottom w:val="0"/>
          <w:divBdr>
            <w:top w:val="none" w:sz="0" w:space="0" w:color="auto"/>
            <w:left w:val="none" w:sz="0" w:space="0" w:color="auto"/>
            <w:bottom w:val="none" w:sz="0" w:space="0" w:color="auto"/>
            <w:right w:val="none" w:sz="0" w:space="0" w:color="auto"/>
          </w:divBdr>
        </w:div>
        <w:div w:id="547836185">
          <w:marLeft w:val="640"/>
          <w:marRight w:val="0"/>
          <w:marTop w:val="0"/>
          <w:marBottom w:val="0"/>
          <w:divBdr>
            <w:top w:val="none" w:sz="0" w:space="0" w:color="auto"/>
            <w:left w:val="none" w:sz="0" w:space="0" w:color="auto"/>
            <w:bottom w:val="none" w:sz="0" w:space="0" w:color="auto"/>
            <w:right w:val="none" w:sz="0" w:space="0" w:color="auto"/>
          </w:divBdr>
        </w:div>
        <w:div w:id="1358114230">
          <w:marLeft w:val="640"/>
          <w:marRight w:val="0"/>
          <w:marTop w:val="0"/>
          <w:marBottom w:val="0"/>
          <w:divBdr>
            <w:top w:val="none" w:sz="0" w:space="0" w:color="auto"/>
            <w:left w:val="none" w:sz="0" w:space="0" w:color="auto"/>
            <w:bottom w:val="none" w:sz="0" w:space="0" w:color="auto"/>
            <w:right w:val="none" w:sz="0" w:space="0" w:color="auto"/>
          </w:divBdr>
        </w:div>
        <w:div w:id="627469400">
          <w:marLeft w:val="640"/>
          <w:marRight w:val="0"/>
          <w:marTop w:val="0"/>
          <w:marBottom w:val="0"/>
          <w:divBdr>
            <w:top w:val="none" w:sz="0" w:space="0" w:color="auto"/>
            <w:left w:val="none" w:sz="0" w:space="0" w:color="auto"/>
            <w:bottom w:val="none" w:sz="0" w:space="0" w:color="auto"/>
            <w:right w:val="none" w:sz="0" w:space="0" w:color="auto"/>
          </w:divBdr>
        </w:div>
        <w:div w:id="424229489">
          <w:marLeft w:val="640"/>
          <w:marRight w:val="0"/>
          <w:marTop w:val="0"/>
          <w:marBottom w:val="0"/>
          <w:divBdr>
            <w:top w:val="none" w:sz="0" w:space="0" w:color="auto"/>
            <w:left w:val="none" w:sz="0" w:space="0" w:color="auto"/>
            <w:bottom w:val="none" w:sz="0" w:space="0" w:color="auto"/>
            <w:right w:val="none" w:sz="0" w:space="0" w:color="auto"/>
          </w:divBdr>
        </w:div>
        <w:div w:id="1193232121">
          <w:marLeft w:val="640"/>
          <w:marRight w:val="0"/>
          <w:marTop w:val="0"/>
          <w:marBottom w:val="0"/>
          <w:divBdr>
            <w:top w:val="none" w:sz="0" w:space="0" w:color="auto"/>
            <w:left w:val="none" w:sz="0" w:space="0" w:color="auto"/>
            <w:bottom w:val="none" w:sz="0" w:space="0" w:color="auto"/>
            <w:right w:val="none" w:sz="0" w:space="0" w:color="auto"/>
          </w:divBdr>
        </w:div>
        <w:div w:id="1259289790">
          <w:marLeft w:val="640"/>
          <w:marRight w:val="0"/>
          <w:marTop w:val="0"/>
          <w:marBottom w:val="0"/>
          <w:divBdr>
            <w:top w:val="none" w:sz="0" w:space="0" w:color="auto"/>
            <w:left w:val="none" w:sz="0" w:space="0" w:color="auto"/>
            <w:bottom w:val="none" w:sz="0" w:space="0" w:color="auto"/>
            <w:right w:val="none" w:sz="0" w:space="0" w:color="auto"/>
          </w:divBdr>
        </w:div>
        <w:div w:id="1708721587">
          <w:marLeft w:val="640"/>
          <w:marRight w:val="0"/>
          <w:marTop w:val="0"/>
          <w:marBottom w:val="0"/>
          <w:divBdr>
            <w:top w:val="none" w:sz="0" w:space="0" w:color="auto"/>
            <w:left w:val="none" w:sz="0" w:space="0" w:color="auto"/>
            <w:bottom w:val="none" w:sz="0" w:space="0" w:color="auto"/>
            <w:right w:val="none" w:sz="0" w:space="0" w:color="auto"/>
          </w:divBdr>
        </w:div>
        <w:div w:id="1741100196">
          <w:marLeft w:val="640"/>
          <w:marRight w:val="0"/>
          <w:marTop w:val="0"/>
          <w:marBottom w:val="0"/>
          <w:divBdr>
            <w:top w:val="none" w:sz="0" w:space="0" w:color="auto"/>
            <w:left w:val="none" w:sz="0" w:space="0" w:color="auto"/>
            <w:bottom w:val="none" w:sz="0" w:space="0" w:color="auto"/>
            <w:right w:val="none" w:sz="0" w:space="0" w:color="auto"/>
          </w:divBdr>
        </w:div>
        <w:div w:id="805437723">
          <w:marLeft w:val="640"/>
          <w:marRight w:val="0"/>
          <w:marTop w:val="0"/>
          <w:marBottom w:val="0"/>
          <w:divBdr>
            <w:top w:val="none" w:sz="0" w:space="0" w:color="auto"/>
            <w:left w:val="none" w:sz="0" w:space="0" w:color="auto"/>
            <w:bottom w:val="none" w:sz="0" w:space="0" w:color="auto"/>
            <w:right w:val="none" w:sz="0" w:space="0" w:color="auto"/>
          </w:divBdr>
        </w:div>
        <w:div w:id="308636739">
          <w:marLeft w:val="640"/>
          <w:marRight w:val="0"/>
          <w:marTop w:val="0"/>
          <w:marBottom w:val="0"/>
          <w:divBdr>
            <w:top w:val="none" w:sz="0" w:space="0" w:color="auto"/>
            <w:left w:val="none" w:sz="0" w:space="0" w:color="auto"/>
            <w:bottom w:val="none" w:sz="0" w:space="0" w:color="auto"/>
            <w:right w:val="none" w:sz="0" w:space="0" w:color="auto"/>
          </w:divBdr>
        </w:div>
        <w:div w:id="632250337">
          <w:marLeft w:val="640"/>
          <w:marRight w:val="0"/>
          <w:marTop w:val="0"/>
          <w:marBottom w:val="0"/>
          <w:divBdr>
            <w:top w:val="none" w:sz="0" w:space="0" w:color="auto"/>
            <w:left w:val="none" w:sz="0" w:space="0" w:color="auto"/>
            <w:bottom w:val="none" w:sz="0" w:space="0" w:color="auto"/>
            <w:right w:val="none" w:sz="0" w:space="0" w:color="auto"/>
          </w:divBdr>
        </w:div>
        <w:div w:id="282732045">
          <w:marLeft w:val="640"/>
          <w:marRight w:val="0"/>
          <w:marTop w:val="0"/>
          <w:marBottom w:val="0"/>
          <w:divBdr>
            <w:top w:val="none" w:sz="0" w:space="0" w:color="auto"/>
            <w:left w:val="none" w:sz="0" w:space="0" w:color="auto"/>
            <w:bottom w:val="none" w:sz="0" w:space="0" w:color="auto"/>
            <w:right w:val="none" w:sz="0" w:space="0" w:color="auto"/>
          </w:divBdr>
        </w:div>
        <w:div w:id="49808578">
          <w:marLeft w:val="640"/>
          <w:marRight w:val="0"/>
          <w:marTop w:val="0"/>
          <w:marBottom w:val="0"/>
          <w:divBdr>
            <w:top w:val="none" w:sz="0" w:space="0" w:color="auto"/>
            <w:left w:val="none" w:sz="0" w:space="0" w:color="auto"/>
            <w:bottom w:val="none" w:sz="0" w:space="0" w:color="auto"/>
            <w:right w:val="none" w:sz="0" w:space="0" w:color="auto"/>
          </w:divBdr>
        </w:div>
        <w:div w:id="655300967">
          <w:marLeft w:val="640"/>
          <w:marRight w:val="0"/>
          <w:marTop w:val="0"/>
          <w:marBottom w:val="0"/>
          <w:divBdr>
            <w:top w:val="none" w:sz="0" w:space="0" w:color="auto"/>
            <w:left w:val="none" w:sz="0" w:space="0" w:color="auto"/>
            <w:bottom w:val="none" w:sz="0" w:space="0" w:color="auto"/>
            <w:right w:val="none" w:sz="0" w:space="0" w:color="auto"/>
          </w:divBdr>
        </w:div>
        <w:div w:id="623534937">
          <w:marLeft w:val="640"/>
          <w:marRight w:val="0"/>
          <w:marTop w:val="0"/>
          <w:marBottom w:val="0"/>
          <w:divBdr>
            <w:top w:val="none" w:sz="0" w:space="0" w:color="auto"/>
            <w:left w:val="none" w:sz="0" w:space="0" w:color="auto"/>
            <w:bottom w:val="none" w:sz="0" w:space="0" w:color="auto"/>
            <w:right w:val="none" w:sz="0" w:space="0" w:color="auto"/>
          </w:divBdr>
        </w:div>
      </w:divsChild>
    </w:div>
    <w:div w:id="899710104">
      <w:bodyDiv w:val="1"/>
      <w:marLeft w:val="0"/>
      <w:marRight w:val="0"/>
      <w:marTop w:val="0"/>
      <w:marBottom w:val="0"/>
      <w:divBdr>
        <w:top w:val="none" w:sz="0" w:space="0" w:color="auto"/>
        <w:left w:val="none" w:sz="0" w:space="0" w:color="auto"/>
        <w:bottom w:val="none" w:sz="0" w:space="0" w:color="auto"/>
        <w:right w:val="none" w:sz="0" w:space="0" w:color="auto"/>
      </w:divBdr>
      <w:divsChild>
        <w:div w:id="936906467">
          <w:marLeft w:val="640"/>
          <w:marRight w:val="0"/>
          <w:marTop w:val="0"/>
          <w:marBottom w:val="0"/>
          <w:divBdr>
            <w:top w:val="none" w:sz="0" w:space="0" w:color="auto"/>
            <w:left w:val="none" w:sz="0" w:space="0" w:color="auto"/>
            <w:bottom w:val="none" w:sz="0" w:space="0" w:color="auto"/>
            <w:right w:val="none" w:sz="0" w:space="0" w:color="auto"/>
          </w:divBdr>
        </w:div>
        <w:div w:id="102193217">
          <w:marLeft w:val="640"/>
          <w:marRight w:val="0"/>
          <w:marTop w:val="0"/>
          <w:marBottom w:val="0"/>
          <w:divBdr>
            <w:top w:val="none" w:sz="0" w:space="0" w:color="auto"/>
            <w:left w:val="none" w:sz="0" w:space="0" w:color="auto"/>
            <w:bottom w:val="none" w:sz="0" w:space="0" w:color="auto"/>
            <w:right w:val="none" w:sz="0" w:space="0" w:color="auto"/>
          </w:divBdr>
        </w:div>
        <w:div w:id="524178301">
          <w:marLeft w:val="640"/>
          <w:marRight w:val="0"/>
          <w:marTop w:val="0"/>
          <w:marBottom w:val="0"/>
          <w:divBdr>
            <w:top w:val="none" w:sz="0" w:space="0" w:color="auto"/>
            <w:left w:val="none" w:sz="0" w:space="0" w:color="auto"/>
            <w:bottom w:val="none" w:sz="0" w:space="0" w:color="auto"/>
            <w:right w:val="none" w:sz="0" w:space="0" w:color="auto"/>
          </w:divBdr>
        </w:div>
        <w:div w:id="1861313540">
          <w:marLeft w:val="640"/>
          <w:marRight w:val="0"/>
          <w:marTop w:val="0"/>
          <w:marBottom w:val="0"/>
          <w:divBdr>
            <w:top w:val="none" w:sz="0" w:space="0" w:color="auto"/>
            <w:left w:val="none" w:sz="0" w:space="0" w:color="auto"/>
            <w:bottom w:val="none" w:sz="0" w:space="0" w:color="auto"/>
            <w:right w:val="none" w:sz="0" w:space="0" w:color="auto"/>
          </w:divBdr>
        </w:div>
        <w:div w:id="1215508825">
          <w:marLeft w:val="640"/>
          <w:marRight w:val="0"/>
          <w:marTop w:val="0"/>
          <w:marBottom w:val="0"/>
          <w:divBdr>
            <w:top w:val="none" w:sz="0" w:space="0" w:color="auto"/>
            <w:left w:val="none" w:sz="0" w:space="0" w:color="auto"/>
            <w:bottom w:val="none" w:sz="0" w:space="0" w:color="auto"/>
            <w:right w:val="none" w:sz="0" w:space="0" w:color="auto"/>
          </w:divBdr>
        </w:div>
        <w:div w:id="1376463417">
          <w:marLeft w:val="640"/>
          <w:marRight w:val="0"/>
          <w:marTop w:val="0"/>
          <w:marBottom w:val="0"/>
          <w:divBdr>
            <w:top w:val="none" w:sz="0" w:space="0" w:color="auto"/>
            <w:left w:val="none" w:sz="0" w:space="0" w:color="auto"/>
            <w:bottom w:val="none" w:sz="0" w:space="0" w:color="auto"/>
            <w:right w:val="none" w:sz="0" w:space="0" w:color="auto"/>
          </w:divBdr>
        </w:div>
        <w:div w:id="994723788">
          <w:marLeft w:val="640"/>
          <w:marRight w:val="0"/>
          <w:marTop w:val="0"/>
          <w:marBottom w:val="0"/>
          <w:divBdr>
            <w:top w:val="none" w:sz="0" w:space="0" w:color="auto"/>
            <w:left w:val="none" w:sz="0" w:space="0" w:color="auto"/>
            <w:bottom w:val="none" w:sz="0" w:space="0" w:color="auto"/>
            <w:right w:val="none" w:sz="0" w:space="0" w:color="auto"/>
          </w:divBdr>
        </w:div>
        <w:div w:id="357512572">
          <w:marLeft w:val="640"/>
          <w:marRight w:val="0"/>
          <w:marTop w:val="0"/>
          <w:marBottom w:val="0"/>
          <w:divBdr>
            <w:top w:val="none" w:sz="0" w:space="0" w:color="auto"/>
            <w:left w:val="none" w:sz="0" w:space="0" w:color="auto"/>
            <w:bottom w:val="none" w:sz="0" w:space="0" w:color="auto"/>
            <w:right w:val="none" w:sz="0" w:space="0" w:color="auto"/>
          </w:divBdr>
        </w:div>
        <w:div w:id="943684977">
          <w:marLeft w:val="640"/>
          <w:marRight w:val="0"/>
          <w:marTop w:val="0"/>
          <w:marBottom w:val="0"/>
          <w:divBdr>
            <w:top w:val="none" w:sz="0" w:space="0" w:color="auto"/>
            <w:left w:val="none" w:sz="0" w:space="0" w:color="auto"/>
            <w:bottom w:val="none" w:sz="0" w:space="0" w:color="auto"/>
            <w:right w:val="none" w:sz="0" w:space="0" w:color="auto"/>
          </w:divBdr>
        </w:div>
        <w:div w:id="525293301">
          <w:marLeft w:val="640"/>
          <w:marRight w:val="0"/>
          <w:marTop w:val="0"/>
          <w:marBottom w:val="0"/>
          <w:divBdr>
            <w:top w:val="none" w:sz="0" w:space="0" w:color="auto"/>
            <w:left w:val="none" w:sz="0" w:space="0" w:color="auto"/>
            <w:bottom w:val="none" w:sz="0" w:space="0" w:color="auto"/>
            <w:right w:val="none" w:sz="0" w:space="0" w:color="auto"/>
          </w:divBdr>
        </w:div>
        <w:div w:id="340547004">
          <w:marLeft w:val="640"/>
          <w:marRight w:val="0"/>
          <w:marTop w:val="0"/>
          <w:marBottom w:val="0"/>
          <w:divBdr>
            <w:top w:val="none" w:sz="0" w:space="0" w:color="auto"/>
            <w:left w:val="none" w:sz="0" w:space="0" w:color="auto"/>
            <w:bottom w:val="none" w:sz="0" w:space="0" w:color="auto"/>
            <w:right w:val="none" w:sz="0" w:space="0" w:color="auto"/>
          </w:divBdr>
        </w:div>
        <w:div w:id="1063259749">
          <w:marLeft w:val="640"/>
          <w:marRight w:val="0"/>
          <w:marTop w:val="0"/>
          <w:marBottom w:val="0"/>
          <w:divBdr>
            <w:top w:val="none" w:sz="0" w:space="0" w:color="auto"/>
            <w:left w:val="none" w:sz="0" w:space="0" w:color="auto"/>
            <w:bottom w:val="none" w:sz="0" w:space="0" w:color="auto"/>
            <w:right w:val="none" w:sz="0" w:space="0" w:color="auto"/>
          </w:divBdr>
        </w:div>
        <w:div w:id="1954629311">
          <w:marLeft w:val="640"/>
          <w:marRight w:val="0"/>
          <w:marTop w:val="0"/>
          <w:marBottom w:val="0"/>
          <w:divBdr>
            <w:top w:val="none" w:sz="0" w:space="0" w:color="auto"/>
            <w:left w:val="none" w:sz="0" w:space="0" w:color="auto"/>
            <w:bottom w:val="none" w:sz="0" w:space="0" w:color="auto"/>
            <w:right w:val="none" w:sz="0" w:space="0" w:color="auto"/>
          </w:divBdr>
        </w:div>
        <w:div w:id="1361316984">
          <w:marLeft w:val="640"/>
          <w:marRight w:val="0"/>
          <w:marTop w:val="0"/>
          <w:marBottom w:val="0"/>
          <w:divBdr>
            <w:top w:val="none" w:sz="0" w:space="0" w:color="auto"/>
            <w:left w:val="none" w:sz="0" w:space="0" w:color="auto"/>
            <w:bottom w:val="none" w:sz="0" w:space="0" w:color="auto"/>
            <w:right w:val="none" w:sz="0" w:space="0" w:color="auto"/>
          </w:divBdr>
        </w:div>
        <w:div w:id="1664703195">
          <w:marLeft w:val="640"/>
          <w:marRight w:val="0"/>
          <w:marTop w:val="0"/>
          <w:marBottom w:val="0"/>
          <w:divBdr>
            <w:top w:val="none" w:sz="0" w:space="0" w:color="auto"/>
            <w:left w:val="none" w:sz="0" w:space="0" w:color="auto"/>
            <w:bottom w:val="none" w:sz="0" w:space="0" w:color="auto"/>
            <w:right w:val="none" w:sz="0" w:space="0" w:color="auto"/>
          </w:divBdr>
        </w:div>
        <w:div w:id="1425494342">
          <w:marLeft w:val="640"/>
          <w:marRight w:val="0"/>
          <w:marTop w:val="0"/>
          <w:marBottom w:val="0"/>
          <w:divBdr>
            <w:top w:val="none" w:sz="0" w:space="0" w:color="auto"/>
            <w:left w:val="none" w:sz="0" w:space="0" w:color="auto"/>
            <w:bottom w:val="none" w:sz="0" w:space="0" w:color="auto"/>
            <w:right w:val="none" w:sz="0" w:space="0" w:color="auto"/>
          </w:divBdr>
        </w:div>
        <w:div w:id="342129028">
          <w:marLeft w:val="640"/>
          <w:marRight w:val="0"/>
          <w:marTop w:val="0"/>
          <w:marBottom w:val="0"/>
          <w:divBdr>
            <w:top w:val="none" w:sz="0" w:space="0" w:color="auto"/>
            <w:left w:val="none" w:sz="0" w:space="0" w:color="auto"/>
            <w:bottom w:val="none" w:sz="0" w:space="0" w:color="auto"/>
            <w:right w:val="none" w:sz="0" w:space="0" w:color="auto"/>
          </w:divBdr>
        </w:div>
        <w:div w:id="1062218696">
          <w:marLeft w:val="640"/>
          <w:marRight w:val="0"/>
          <w:marTop w:val="0"/>
          <w:marBottom w:val="0"/>
          <w:divBdr>
            <w:top w:val="none" w:sz="0" w:space="0" w:color="auto"/>
            <w:left w:val="none" w:sz="0" w:space="0" w:color="auto"/>
            <w:bottom w:val="none" w:sz="0" w:space="0" w:color="auto"/>
            <w:right w:val="none" w:sz="0" w:space="0" w:color="auto"/>
          </w:divBdr>
        </w:div>
      </w:divsChild>
    </w:div>
    <w:div w:id="899904534">
      <w:bodyDiv w:val="1"/>
      <w:marLeft w:val="0"/>
      <w:marRight w:val="0"/>
      <w:marTop w:val="0"/>
      <w:marBottom w:val="0"/>
      <w:divBdr>
        <w:top w:val="none" w:sz="0" w:space="0" w:color="auto"/>
        <w:left w:val="none" w:sz="0" w:space="0" w:color="auto"/>
        <w:bottom w:val="none" w:sz="0" w:space="0" w:color="auto"/>
        <w:right w:val="none" w:sz="0" w:space="0" w:color="auto"/>
      </w:divBdr>
      <w:divsChild>
        <w:div w:id="424033618">
          <w:marLeft w:val="640"/>
          <w:marRight w:val="0"/>
          <w:marTop w:val="0"/>
          <w:marBottom w:val="0"/>
          <w:divBdr>
            <w:top w:val="none" w:sz="0" w:space="0" w:color="auto"/>
            <w:left w:val="none" w:sz="0" w:space="0" w:color="auto"/>
            <w:bottom w:val="none" w:sz="0" w:space="0" w:color="auto"/>
            <w:right w:val="none" w:sz="0" w:space="0" w:color="auto"/>
          </w:divBdr>
        </w:div>
        <w:div w:id="1028986802">
          <w:marLeft w:val="640"/>
          <w:marRight w:val="0"/>
          <w:marTop w:val="0"/>
          <w:marBottom w:val="0"/>
          <w:divBdr>
            <w:top w:val="none" w:sz="0" w:space="0" w:color="auto"/>
            <w:left w:val="none" w:sz="0" w:space="0" w:color="auto"/>
            <w:bottom w:val="none" w:sz="0" w:space="0" w:color="auto"/>
            <w:right w:val="none" w:sz="0" w:space="0" w:color="auto"/>
          </w:divBdr>
        </w:div>
        <w:div w:id="1276253170">
          <w:marLeft w:val="640"/>
          <w:marRight w:val="0"/>
          <w:marTop w:val="0"/>
          <w:marBottom w:val="0"/>
          <w:divBdr>
            <w:top w:val="none" w:sz="0" w:space="0" w:color="auto"/>
            <w:left w:val="none" w:sz="0" w:space="0" w:color="auto"/>
            <w:bottom w:val="none" w:sz="0" w:space="0" w:color="auto"/>
            <w:right w:val="none" w:sz="0" w:space="0" w:color="auto"/>
          </w:divBdr>
        </w:div>
        <w:div w:id="627126850">
          <w:marLeft w:val="640"/>
          <w:marRight w:val="0"/>
          <w:marTop w:val="0"/>
          <w:marBottom w:val="0"/>
          <w:divBdr>
            <w:top w:val="none" w:sz="0" w:space="0" w:color="auto"/>
            <w:left w:val="none" w:sz="0" w:space="0" w:color="auto"/>
            <w:bottom w:val="none" w:sz="0" w:space="0" w:color="auto"/>
            <w:right w:val="none" w:sz="0" w:space="0" w:color="auto"/>
          </w:divBdr>
        </w:div>
        <w:div w:id="671301610">
          <w:marLeft w:val="640"/>
          <w:marRight w:val="0"/>
          <w:marTop w:val="0"/>
          <w:marBottom w:val="0"/>
          <w:divBdr>
            <w:top w:val="none" w:sz="0" w:space="0" w:color="auto"/>
            <w:left w:val="none" w:sz="0" w:space="0" w:color="auto"/>
            <w:bottom w:val="none" w:sz="0" w:space="0" w:color="auto"/>
            <w:right w:val="none" w:sz="0" w:space="0" w:color="auto"/>
          </w:divBdr>
        </w:div>
        <w:div w:id="1632981983">
          <w:marLeft w:val="640"/>
          <w:marRight w:val="0"/>
          <w:marTop w:val="0"/>
          <w:marBottom w:val="0"/>
          <w:divBdr>
            <w:top w:val="none" w:sz="0" w:space="0" w:color="auto"/>
            <w:left w:val="none" w:sz="0" w:space="0" w:color="auto"/>
            <w:bottom w:val="none" w:sz="0" w:space="0" w:color="auto"/>
            <w:right w:val="none" w:sz="0" w:space="0" w:color="auto"/>
          </w:divBdr>
        </w:div>
        <w:div w:id="188566201">
          <w:marLeft w:val="640"/>
          <w:marRight w:val="0"/>
          <w:marTop w:val="0"/>
          <w:marBottom w:val="0"/>
          <w:divBdr>
            <w:top w:val="none" w:sz="0" w:space="0" w:color="auto"/>
            <w:left w:val="none" w:sz="0" w:space="0" w:color="auto"/>
            <w:bottom w:val="none" w:sz="0" w:space="0" w:color="auto"/>
            <w:right w:val="none" w:sz="0" w:space="0" w:color="auto"/>
          </w:divBdr>
        </w:div>
        <w:div w:id="949555182">
          <w:marLeft w:val="640"/>
          <w:marRight w:val="0"/>
          <w:marTop w:val="0"/>
          <w:marBottom w:val="0"/>
          <w:divBdr>
            <w:top w:val="none" w:sz="0" w:space="0" w:color="auto"/>
            <w:left w:val="none" w:sz="0" w:space="0" w:color="auto"/>
            <w:bottom w:val="none" w:sz="0" w:space="0" w:color="auto"/>
            <w:right w:val="none" w:sz="0" w:space="0" w:color="auto"/>
          </w:divBdr>
        </w:div>
        <w:div w:id="1453667712">
          <w:marLeft w:val="640"/>
          <w:marRight w:val="0"/>
          <w:marTop w:val="0"/>
          <w:marBottom w:val="0"/>
          <w:divBdr>
            <w:top w:val="none" w:sz="0" w:space="0" w:color="auto"/>
            <w:left w:val="none" w:sz="0" w:space="0" w:color="auto"/>
            <w:bottom w:val="none" w:sz="0" w:space="0" w:color="auto"/>
            <w:right w:val="none" w:sz="0" w:space="0" w:color="auto"/>
          </w:divBdr>
        </w:div>
        <w:div w:id="1865364015">
          <w:marLeft w:val="640"/>
          <w:marRight w:val="0"/>
          <w:marTop w:val="0"/>
          <w:marBottom w:val="0"/>
          <w:divBdr>
            <w:top w:val="none" w:sz="0" w:space="0" w:color="auto"/>
            <w:left w:val="none" w:sz="0" w:space="0" w:color="auto"/>
            <w:bottom w:val="none" w:sz="0" w:space="0" w:color="auto"/>
            <w:right w:val="none" w:sz="0" w:space="0" w:color="auto"/>
          </w:divBdr>
        </w:div>
        <w:div w:id="1319532682">
          <w:marLeft w:val="640"/>
          <w:marRight w:val="0"/>
          <w:marTop w:val="0"/>
          <w:marBottom w:val="0"/>
          <w:divBdr>
            <w:top w:val="none" w:sz="0" w:space="0" w:color="auto"/>
            <w:left w:val="none" w:sz="0" w:space="0" w:color="auto"/>
            <w:bottom w:val="none" w:sz="0" w:space="0" w:color="auto"/>
            <w:right w:val="none" w:sz="0" w:space="0" w:color="auto"/>
          </w:divBdr>
        </w:div>
        <w:div w:id="207229792">
          <w:marLeft w:val="640"/>
          <w:marRight w:val="0"/>
          <w:marTop w:val="0"/>
          <w:marBottom w:val="0"/>
          <w:divBdr>
            <w:top w:val="none" w:sz="0" w:space="0" w:color="auto"/>
            <w:left w:val="none" w:sz="0" w:space="0" w:color="auto"/>
            <w:bottom w:val="none" w:sz="0" w:space="0" w:color="auto"/>
            <w:right w:val="none" w:sz="0" w:space="0" w:color="auto"/>
          </w:divBdr>
        </w:div>
        <w:div w:id="323897097">
          <w:marLeft w:val="640"/>
          <w:marRight w:val="0"/>
          <w:marTop w:val="0"/>
          <w:marBottom w:val="0"/>
          <w:divBdr>
            <w:top w:val="none" w:sz="0" w:space="0" w:color="auto"/>
            <w:left w:val="none" w:sz="0" w:space="0" w:color="auto"/>
            <w:bottom w:val="none" w:sz="0" w:space="0" w:color="auto"/>
            <w:right w:val="none" w:sz="0" w:space="0" w:color="auto"/>
          </w:divBdr>
        </w:div>
        <w:div w:id="1248808143">
          <w:marLeft w:val="640"/>
          <w:marRight w:val="0"/>
          <w:marTop w:val="0"/>
          <w:marBottom w:val="0"/>
          <w:divBdr>
            <w:top w:val="none" w:sz="0" w:space="0" w:color="auto"/>
            <w:left w:val="none" w:sz="0" w:space="0" w:color="auto"/>
            <w:bottom w:val="none" w:sz="0" w:space="0" w:color="auto"/>
            <w:right w:val="none" w:sz="0" w:space="0" w:color="auto"/>
          </w:divBdr>
        </w:div>
        <w:div w:id="2084060570">
          <w:marLeft w:val="640"/>
          <w:marRight w:val="0"/>
          <w:marTop w:val="0"/>
          <w:marBottom w:val="0"/>
          <w:divBdr>
            <w:top w:val="none" w:sz="0" w:space="0" w:color="auto"/>
            <w:left w:val="none" w:sz="0" w:space="0" w:color="auto"/>
            <w:bottom w:val="none" w:sz="0" w:space="0" w:color="auto"/>
            <w:right w:val="none" w:sz="0" w:space="0" w:color="auto"/>
          </w:divBdr>
        </w:div>
        <w:div w:id="1303460303">
          <w:marLeft w:val="640"/>
          <w:marRight w:val="0"/>
          <w:marTop w:val="0"/>
          <w:marBottom w:val="0"/>
          <w:divBdr>
            <w:top w:val="none" w:sz="0" w:space="0" w:color="auto"/>
            <w:left w:val="none" w:sz="0" w:space="0" w:color="auto"/>
            <w:bottom w:val="none" w:sz="0" w:space="0" w:color="auto"/>
            <w:right w:val="none" w:sz="0" w:space="0" w:color="auto"/>
          </w:divBdr>
        </w:div>
        <w:div w:id="1595044273">
          <w:marLeft w:val="640"/>
          <w:marRight w:val="0"/>
          <w:marTop w:val="0"/>
          <w:marBottom w:val="0"/>
          <w:divBdr>
            <w:top w:val="none" w:sz="0" w:space="0" w:color="auto"/>
            <w:left w:val="none" w:sz="0" w:space="0" w:color="auto"/>
            <w:bottom w:val="none" w:sz="0" w:space="0" w:color="auto"/>
            <w:right w:val="none" w:sz="0" w:space="0" w:color="auto"/>
          </w:divBdr>
        </w:div>
      </w:divsChild>
    </w:div>
    <w:div w:id="909191078">
      <w:bodyDiv w:val="1"/>
      <w:marLeft w:val="0"/>
      <w:marRight w:val="0"/>
      <w:marTop w:val="0"/>
      <w:marBottom w:val="0"/>
      <w:divBdr>
        <w:top w:val="none" w:sz="0" w:space="0" w:color="auto"/>
        <w:left w:val="none" w:sz="0" w:space="0" w:color="auto"/>
        <w:bottom w:val="none" w:sz="0" w:space="0" w:color="auto"/>
        <w:right w:val="none" w:sz="0" w:space="0" w:color="auto"/>
      </w:divBdr>
      <w:divsChild>
        <w:div w:id="711802848">
          <w:marLeft w:val="640"/>
          <w:marRight w:val="0"/>
          <w:marTop w:val="0"/>
          <w:marBottom w:val="0"/>
          <w:divBdr>
            <w:top w:val="none" w:sz="0" w:space="0" w:color="auto"/>
            <w:left w:val="none" w:sz="0" w:space="0" w:color="auto"/>
            <w:bottom w:val="none" w:sz="0" w:space="0" w:color="auto"/>
            <w:right w:val="none" w:sz="0" w:space="0" w:color="auto"/>
          </w:divBdr>
        </w:div>
        <w:div w:id="118766748">
          <w:marLeft w:val="640"/>
          <w:marRight w:val="0"/>
          <w:marTop w:val="0"/>
          <w:marBottom w:val="0"/>
          <w:divBdr>
            <w:top w:val="none" w:sz="0" w:space="0" w:color="auto"/>
            <w:left w:val="none" w:sz="0" w:space="0" w:color="auto"/>
            <w:bottom w:val="none" w:sz="0" w:space="0" w:color="auto"/>
            <w:right w:val="none" w:sz="0" w:space="0" w:color="auto"/>
          </w:divBdr>
        </w:div>
        <w:div w:id="526526610">
          <w:marLeft w:val="640"/>
          <w:marRight w:val="0"/>
          <w:marTop w:val="0"/>
          <w:marBottom w:val="0"/>
          <w:divBdr>
            <w:top w:val="none" w:sz="0" w:space="0" w:color="auto"/>
            <w:left w:val="none" w:sz="0" w:space="0" w:color="auto"/>
            <w:bottom w:val="none" w:sz="0" w:space="0" w:color="auto"/>
            <w:right w:val="none" w:sz="0" w:space="0" w:color="auto"/>
          </w:divBdr>
        </w:div>
        <w:div w:id="2092923070">
          <w:marLeft w:val="640"/>
          <w:marRight w:val="0"/>
          <w:marTop w:val="0"/>
          <w:marBottom w:val="0"/>
          <w:divBdr>
            <w:top w:val="none" w:sz="0" w:space="0" w:color="auto"/>
            <w:left w:val="none" w:sz="0" w:space="0" w:color="auto"/>
            <w:bottom w:val="none" w:sz="0" w:space="0" w:color="auto"/>
            <w:right w:val="none" w:sz="0" w:space="0" w:color="auto"/>
          </w:divBdr>
        </w:div>
        <w:div w:id="72169341">
          <w:marLeft w:val="640"/>
          <w:marRight w:val="0"/>
          <w:marTop w:val="0"/>
          <w:marBottom w:val="0"/>
          <w:divBdr>
            <w:top w:val="none" w:sz="0" w:space="0" w:color="auto"/>
            <w:left w:val="none" w:sz="0" w:space="0" w:color="auto"/>
            <w:bottom w:val="none" w:sz="0" w:space="0" w:color="auto"/>
            <w:right w:val="none" w:sz="0" w:space="0" w:color="auto"/>
          </w:divBdr>
        </w:div>
        <w:div w:id="1943683752">
          <w:marLeft w:val="640"/>
          <w:marRight w:val="0"/>
          <w:marTop w:val="0"/>
          <w:marBottom w:val="0"/>
          <w:divBdr>
            <w:top w:val="none" w:sz="0" w:space="0" w:color="auto"/>
            <w:left w:val="none" w:sz="0" w:space="0" w:color="auto"/>
            <w:bottom w:val="none" w:sz="0" w:space="0" w:color="auto"/>
            <w:right w:val="none" w:sz="0" w:space="0" w:color="auto"/>
          </w:divBdr>
        </w:div>
        <w:div w:id="1105003434">
          <w:marLeft w:val="640"/>
          <w:marRight w:val="0"/>
          <w:marTop w:val="0"/>
          <w:marBottom w:val="0"/>
          <w:divBdr>
            <w:top w:val="none" w:sz="0" w:space="0" w:color="auto"/>
            <w:left w:val="none" w:sz="0" w:space="0" w:color="auto"/>
            <w:bottom w:val="none" w:sz="0" w:space="0" w:color="auto"/>
            <w:right w:val="none" w:sz="0" w:space="0" w:color="auto"/>
          </w:divBdr>
        </w:div>
        <w:div w:id="1442069453">
          <w:marLeft w:val="640"/>
          <w:marRight w:val="0"/>
          <w:marTop w:val="0"/>
          <w:marBottom w:val="0"/>
          <w:divBdr>
            <w:top w:val="none" w:sz="0" w:space="0" w:color="auto"/>
            <w:left w:val="none" w:sz="0" w:space="0" w:color="auto"/>
            <w:bottom w:val="none" w:sz="0" w:space="0" w:color="auto"/>
            <w:right w:val="none" w:sz="0" w:space="0" w:color="auto"/>
          </w:divBdr>
        </w:div>
        <w:div w:id="1576672186">
          <w:marLeft w:val="640"/>
          <w:marRight w:val="0"/>
          <w:marTop w:val="0"/>
          <w:marBottom w:val="0"/>
          <w:divBdr>
            <w:top w:val="none" w:sz="0" w:space="0" w:color="auto"/>
            <w:left w:val="none" w:sz="0" w:space="0" w:color="auto"/>
            <w:bottom w:val="none" w:sz="0" w:space="0" w:color="auto"/>
            <w:right w:val="none" w:sz="0" w:space="0" w:color="auto"/>
          </w:divBdr>
        </w:div>
        <w:div w:id="827673770">
          <w:marLeft w:val="640"/>
          <w:marRight w:val="0"/>
          <w:marTop w:val="0"/>
          <w:marBottom w:val="0"/>
          <w:divBdr>
            <w:top w:val="none" w:sz="0" w:space="0" w:color="auto"/>
            <w:left w:val="none" w:sz="0" w:space="0" w:color="auto"/>
            <w:bottom w:val="none" w:sz="0" w:space="0" w:color="auto"/>
            <w:right w:val="none" w:sz="0" w:space="0" w:color="auto"/>
          </w:divBdr>
        </w:div>
        <w:div w:id="1981379733">
          <w:marLeft w:val="640"/>
          <w:marRight w:val="0"/>
          <w:marTop w:val="0"/>
          <w:marBottom w:val="0"/>
          <w:divBdr>
            <w:top w:val="none" w:sz="0" w:space="0" w:color="auto"/>
            <w:left w:val="none" w:sz="0" w:space="0" w:color="auto"/>
            <w:bottom w:val="none" w:sz="0" w:space="0" w:color="auto"/>
            <w:right w:val="none" w:sz="0" w:space="0" w:color="auto"/>
          </w:divBdr>
        </w:div>
        <w:div w:id="2039162963">
          <w:marLeft w:val="640"/>
          <w:marRight w:val="0"/>
          <w:marTop w:val="0"/>
          <w:marBottom w:val="0"/>
          <w:divBdr>
            <w:top w:val="none" w:sz="0" w:space="0" w:color="auto"/>
            <w:left w:val="none" w:sz="0" w:space="0" w:color="auto"/>
            <w:bottom w:val="none" w:sz="0" w:space="0" w:color="auto"/>
            <w:right w:val="none" w:sz="0" w:space="0" w:color="auto"/>
          </w:divBdr>
        </w:div>
        <w:div w:id="2116637068">
          <w:marLeft w:val="640"/>
          <w:marRight w:val="0"/>
          <w:marTop w:val="0"/>
          <w:marBottom w:val="0"/>
          <w:divBdr>
            <w:top w:val="none" w:sz="0" w:space="0" w:color="auto"/>
            <w:left w:val="none" w:sz="0" w:space="0" w:color="auto"/>
            <w:bottom w:val="none" w:sz="0" w:space="0" w:color="auto"/>
            <w:right w:val="none" w:sz="0" w:space="0" w:color="auto"/>
          </w:divBdr>
        </w:div>
        <w:div w:id="1552884477">
          <w:marLeft w:val="640"/>
          <w:marRight w:val="0"/>
          <w:marTop w:val="0"/>
          <w:marBottom w:val="0"/>
          <w:divBdr>
            <w:top w:val="none" w:sz="0" w:space="0" w:color="auto"/>
            <w:left w:val="none" w:sz="0" w:space="0" w:color="auto"/>
            <w:bottom w:val="none" w:sz="0" w:space="0" w:color="auto"/>
            <w:right w:val="none" w:sz="0" w:space="0" w:color="auto"/>
          </w:divBdr>
        </w:div>
        <w:div w:id="161363387">
          <w:marLeft w:val="640"/>
          <w:marRight w:val="0"/>
          <w:marTop w:val="0"/>
          <w:marBottom w:val="0"/>
          <w:divBdr>
            <w:top w:val="none" w:sz="0" w:space="0" w:color="auto"/>
            <w:left w:val="none" w:sz="0" w:space="0" w:color="auto"/>
            <w:bottom w:val="none" w:sz="0" w:space="0" w:color="auto"/>
            <w:right w:val="none" w:sz="0" w:space="0" w:color="auto"/>
          </w:divBdr>
        </w:div>
        <w:div w:id="1264917973">
          <w:marLeft w:val="640"/>
          <w:marRight w:val="0"/>
          <w:marTop w:val="0"/>
          <w:marBottom w:val="0"/>
          <w:divBdr>
            <w:top w:val="none" w:sz="0" w:space="0" w:color="auto"/>
            <w:left w:val="none" w:sz="0" w:space="0" w:color="auto"/>
            <w:bottom w:val="none" w:sz="0" w:space="0" w:color="auto"/>
            <w:right w:val="none" w:sz="0" w:space="0" w:color="auto"/>
          </w:divBdr>
        </w:div>
        <w:div w:id="676349803">
          <w:marLeft w:val="640"/>
          <w:marRight w:val="0"/>
          <w:marTop w:val="0"/>
          <w:marBottom w:val="0"/>
          <w:divBdr>
            <w:top w:val="none" w:sz="0" w:space="0" w:color="auto"/>
            <w:left w:val="none" w:sz="0" w:space="0" w:color="auto"/>
            <w:bottom w:val="none" w:sz="0" w:space="0" w:color="auto"/>
            <w:right w:val="none" w:sz="0" w:space="0" w:color="auto"/>
          </w:divBdr>
        </w:div>
        <w:div w:id="859124693">
          <w:marLeft w:val="640"/>
          <w:marRight w:val="0"/>
          <w:marTop w:val="0"/>
          <w:marBottom w:val="0"/>
          <w:divBdr>
            <w:top w:val="none" w:sz="0" w:space="0" w:color="auto"/>
            <w:left w:val="none" w:sz="0" w:space="0" w:color="auto"/>
            <w:bottom w:val="none" w:sz="0" w:space="0" w:color="auto"/>
            <w:right w:val="none" w:sz="0" w:space="0" w:color="auto"/>
          </w:divBdr>
        </w:div>
      </w:divsChild>
    </w:div>
    <w:div w:id="910191500">
      <w:bodyDiv w:val="1"/>
      <w:marLeft w:val="0"/>
      <w:marRight w:val="0"/>
      <w:marTop w:val="0"/>
      <w:marBottom w:val="0"/>
      <w:divBdr>
        <w:top w:val="none" w:sz="0" w:space="0" w:color="auto"/>
        <w:left w:val="none" w:sz="0" w:space="0" w:color="auto"/>
        <w:bottom w:val="none" w:sz="0" w:space="0" w:color="auto"/>
        <w:right w:val="none" w:sz="0" w:space="0" w:color="auto"/>
      </w:divBdr>
      <w:divsChild>
        <w:div w:id="674767682">
          <w:marLeft w:val="640"/>
          <w:marRight w:val="0"/>
          <w:marTop w:val="0"/>
          <w:marBottom w:val="0"/>
          <w:divBdr>
            <w:top w:val="none" w:sz="0" w:space="0" w:color="auto"/>
            <w:left w:val="none" w:sz="0" w:space="0" w:color="auto"/>
            <w:bottom w:val="none" w:sz="0" w:space="0" w:color="auto"/>
            <w:right w:val="none" w:sz="0" w:space="0" w:color="auto"/>
          </w:divBdr>
        </w:div>
        <w:div w:id="1430740212">
          <w:marLeft w:val="640"/>
          <w:marRight w:val="0"/>
          <w:marTop w:val="0"/>
          <w:marBottom w:val="0"/>
          <w:divBdr>
            <w:top w:val="none" w:sz="0" w:space="0" w:color="auto"/>
            <w:left w:val="none" w:sz="0" w:space="0" w:color="auto"/>
            <w:bottom w:val="none" w:sz="0" w:space="0" w:color="auto"/>
            <w:right w:val="none" w:sz="0" w:space="0" w:color="auto"/>
          </w:divBdr>
        </w:div>
        <w:div w:id="1077752862">
          <w:marLeft w:val="640"/>
          <w:marRight w:val="0"/>
          <w:marTop w:val="0"/>
          <w:marBottom w:val="0"/>
          <w:divBdr>
            <w:top w:val="none" w:sz="0" w:space="0" w:color="auto"/>
            <w:left w:val="none" w:sz="0" w:space="0" w:color="auto"/>
            <w:bottom w:val="none" w:sz="0" w:space="0" w:color="auto"/>
            <w:right w:val="none" w:sz="0" w:space="0" w:color="auto"/>
          </w:divBdr>
        </w:div>
        <w:div w:id="1219829387">
          <w:marLeft w:val="640"/>
          <w:marRight w:val="0"/>
          <w:marTop w:val="0"/>
          <w:marBottom w:val="0"/>
          <w:divBdr>
            <w:top w:val="none" w:sz="0" w:space="0" w:color="auto"/>
            <w:left w:val="none" w:sz="0" w:space="0" w:color="auto"/>
            <w:bottom w:val="none" w:sz="0" w:space="0" w:color="auto"/>
            <w:right w:val="none" w:sz="0" w:space="0" w:color="auto"/>
          </w:divBdr>
        </w:div>
        <w:div w:id="348945729">
          <w:marLeft w:val="640"/>
          <w:marRight w:val="0"/>
          <w:marTop w:val="0"/>
          <w:marBottom w:val="0"/>
          <w:divBdr>
            <w:top w:val="none" w:sz="0" w:space="0" w:color="auto"/>
            <w:left w:val="none" w:sz="0" w:space="0" w:color="auto"/>
            <w:bottom w:val="none" w:sz="0" w:space="0" w:color="auto"/>
            <w:right w:val="none" w:sz="0" w:space="0" w:color="auto"/>
          </w:divBdr>
        </w:div>
        <w:div w:id="1863280740">
          <w:marLeft w:val="640"/>
          <w:marRight w:val="0"/>
          <w:marTop w:val="0"/>
          <w:marBottom w:val="0"/>
          <w:divBdr>
            <w:top w:val="none" w:sz="0" w:space="0" w:color="auto"/>
            <w:left w:val="none" w:sz="0" w:space="0" w:color="auto"/>
            <w:bottom w:val="none" w:sz="0" w:space="0" w:color="auto"/>
            <w:right w:val="none" w:sz="0" w:space="0" w:color="auto"/>
          </w:divBdr>
        </w:div>
        <w:div w:id="1842231551">
          <w:marLeft w:val="640"/>
          <w:marRight w:val="0"/>
          <w:marTop w:val="0"/>
          <w:marBottom w:val="0"/>
          <w:divBdr>
            <w:top w:val="none" w:sz="0" w:space="0" w:color="auto"/>
            <w:left w:val="none" w:sz="0" w:space="0" w:color="auto"/>
            <w:bottom w:val="none" w:sz="0" w:space="0" w:color="auto"/>
            <w:right w:val="none" w:sz="0" w:space="0" w:color="auto"/>
          </w:divBdr>
        </w:div>
        <w:div w:id="1185441590">
          <w:marLeft w:val="640"/>
          <w:marRight w:val="0"/>
          <w:marTop w:val="0"/>
          <w:marBottom w:val="0"/>
          <w:divBdr>
            <w:top w:val="none" w:sz="0" w:space="0" w:color="auto"/>
            <w:left w:val="none" w:sz="0" w:space="0" w:color="auto"/>
            <w:bottom w:val="none" w:sz="0" w:space="0" w:color="auto"/>
            <w:right w:val="none" w:sz="0" w:space="0" w:color="auto"/>
          </w:divBdr>
        </w:div>
        <w:div w:id="2021152603">
          <w:marLeft w:val="640"/>
          <w:marRight w:val="0"/>
          <w:marTop w:val="0"/>
          <w:marBottom w:val="0"/>
          <w:divBdr>
            <w:top w:val="none" w:sz="0" w:space="0" w:color="auto"/>
            <w:left w:val="none" w:sz="0" w:space="0" w:color="auto"/>
            <w:bottom w:val="none" w:sz="0" w:space="0" w:color="auto"/>
            <w:right w:val="none" w:sz="0" w:space="0" w:color="auto"/>
          </w:divBdr>
        </w:div>
        <w:div w:id="529218617">
          <w:marLeft w:val="640"/>
          <w:marRight w:val="0"/>
          <w:marTop w:val="0"/>
          <w:marBottom w:val="0"/>
          <w:divBdr>
            <w:top w:val="none" w:sz="0" w:space="0" w:color="auto"/>
            <w:left w:val="none" w:sz="0" w:space="0" w:color="auto"/>
            <w:bottom w:val="none" w:sz="0" w:space="0" w:color="auto"/>
            <w:right w:val="none" w:sz="0" w:space="0" w:color="auto"/>
          </w:divBdr>
        </w:div>
        <w:div w:id="2136634160">
          <w:marLeft w:val="640"/>
          <w:marRight w:val="0"/>
          <w:marTop w:val="0"/>
          <w:marBottom w:val="0"/>
          <w:divBdr>
            <w:top w:val="none" w:sz="0" w:space="0" w:color="auto"/>
            <w:left w:val="none" w:sz="0" w:space="0" w:color="auto"/>
            <w:bottom w:val="none" w:sz="0" w:space="0" w:color="auto"/>
            <w:right w:val="none" w:sz="0" w:space="0" w:color="auto"/>
          </w:divBdr>
        </w:div>
        <w:div w:id="2086536201">
          <w:marLeft w:val="640"/>
          <w:marRight w:val="0"/>
          <w:marTop w:val="0"/>
          <w:marBottom w:val="0"/>
          <w:divBdr>
            <w:top w:val="none" w:sz="0" w:space="0" w:color="auto"/>
            <w:left w:val="none" w:sz="0" w:space="0" w:color="auto"/>
            <w:bottom w:val="none" w:sz="0" w:space="0" w:color="auto"/>
            <w:right w:val="none" w:sz="0" w:space="0" w:color="auto"/>
          </w:divBdr>
        </w:div>
        <w:div w:id="1045713367">
          <w:marLeft w:val="640"/>
          <w:marRight w:val="0"/>
          <w:marTop w:val="0"/>
          <w:marBottom w:val="0"/>
          <w:divBdr>
            <w:top w:val="none" w:sz="0" w:space="0" w:color="auto"/>
            <w:left w:val="none" w:sz="0" w:space="0" w:color="auto"/>
            <w:bottom w:val="none" w:sz="0" w:space="0" w:color="auto"/>
            <w:right w:val="none" w:sz="0" w:space="0" w:color="auto"/>
          </w:divBdr>
        </w:div>
        <w:div w:id="2033605310">
          <w:marLeft w:val="640"/>
          <w:marRight w:val="0"/>
          <w:marTop w:val="0"/>
          <w:marBottom w:val="0"/>
          <w:divBdr>
            <w:top w:val="none" w:sz="0" w:space="0" w:color="auto"/>
            <w:left w:val="none" w:sz="0" w:space="0" w:color="auto"/>
            <w:bottom w:val="none" w:sz="0" w:space="0" w:color="auto"/>
            <w:right w:val="none" w:sz="0" w:space="0" w:color="auto"/>
          </w:divBdr>
        </w:div>
        <w:div w:id="94640556">
          <w:marLeft w:val="640"/>
          <w:marRight w:val="0"/>
          <w:marTop w:val="0"/>
          <w:marBottom w:val="0"/>
          <w:divBdr>
            <w:top w:val="none" w:sz="0" w:space="0" w:color="auto"/>
            <w:left w:val="none" w:sz="0" w:space="0" w:color="auto"/>
            <w:bottom w:val="none" w:sz="0" w:space="0" w:color="auto"/>
            <w:right w:val="none" w:sz="0" w:space="0" w:color="auto"/>
          </w:divBdr>
        </w:div>
        <w:div w:id="697510053">
          <w:marLeft w:val="640"/>
          <w:marRight w:val="0"/>
          <w:marTop w:val="0"/>
          <w:marBottom w:val="0"/>
          <w:divBdr>
            <w:top w:val="none" w:sz="0" w:space="0" w:color="auto"/>
            <w:left w:val="none" w:sz="0" w:space="0" w:color="auto"/>
            <w:bottom w:val="none" w:sz="0" w:space="0" w:color="auto"/>
            <w:right w:val="none" w:sz="0" w:space="0" w:color="auto"/>
          </w:divBdr>
        </w:div>
        <w:div w:id="782071648">
          <w:marLeft w:val="640"/>
          <w:marRight w:val="0"/>
          <w:marTop w:val="0"/>
          <w:marBottom w:val="0"/>
          <w:divBdr>
            <w:top w:val="none" w:sz="0" w:space="0" w:color="auto"/>
            <w:left w:val="none" w:sz="0" w:space="0" w:color="auto"/>
            <w:bottom w:val="none" w:sz="0" w:space="0" w:color="auto"/>
            <w:right w:val="none" w:sz="0" w:space="0" w:color="auto"/>
          </w:divBdr>
        </w:div>
        <w:div w:id="1813450068">
          <w:marLeft w:val="640"/>
          <w:marRight w:val="0"/>
          <w:marTop w:val="0"/>
          <w:marBottom w:val="0"/>
          <w:divBdr>
            <w:top w:val="none" w:sz="0" w:space="0" w:color="auto"/>
            <w:left w:val="none" w:sz="0" w:space="0" w:color="auto"/>
            <w:bottom w:val="none" w:sz="0" w:space="0" w:color="auto"/>
            <w:right w:val="none" w:sz="0" w:space="0" w:color="auto"/>
          </w:divBdr>
        </w:div>
      </w:divsChild>
    </w:div>
    <w:div w:id="937106537">
      <w:bodyDiv w:val="1"/>
      <w:marLeft w:val="0"/>
      <w:marRight w:val="0"/>
      <w:marTop w:val="0"/>
      <w:marBottom w:val="0"/>
      <w:divBdr>
        <w:top w:val="none" w:sz="0" w:space="0" w:color="auto"/>
        <w:left w:val="none" w:sz="0" w:space="0" w:color="auto"/>
        <w:bottom w:val="none" w:sz="0" w:space="0" w:color="auto"/>
        <w:right w:val="none" w:sz="0" w:space="0" w:color="auto"/>
      </w:divBdr>
      <w:divsChild>
        <w:div w:id="264700639">
          <w:marLeft w:val="640"/>
          <w:marRight w:val="0"/>
          <w:marTop w:val="0"/>
          <w:marBottom w:val="0"/>
          <w:divBdr>
            <w:top w:val="none" w:sz="0" w:space="0" w:color="auto"/>
            <w:left w:val="none" w:sz="0" w:space="0" w:color="auto"/>
            <w:bottom w:val="none" w:sz="0" w:space="0" w:color="auto"/>
            <w:right w:val="none" w:sz="0" w:space="0" w:color="auto"/>
          </w:divBdr>
        </w:div>
        <w:div w:id="1288075835">
          <w:marLeft w:val="640"/>
          <w:marRight w:val="0"/>
          <w:marTop w:val="0"/>
          <w:marBottom w:val="0"/>
          <w:divBdr>
            <w:top w:val="none" w:sz="0" w:space="0" w:color="auto"/>
            <w:left w:val="none" w:sz="0" w:space="0" w:color="auto"/>
            <w:bottom w:val="none" w:sz="0" w:space="0" w:color="auto"/>
            <w:right w:val="none" w:sz="0" w:space="0" w:color="auto"/>
          </w:divBdr>
        </w:div>
        <w:div w:id="2001426076">
          <w:marLeft w:val="640"/>
          <w:marRight w:val="0"/>
          <w:marTop w:val="0"/>
          <w:marBottom w:val="0"/>
          <w:divBdr>
            <w:top w:val="none" w:sz="0" w:space="0" w:color="auto"/>
            <w:left w:val="none" w:sz="0" w:space="0" w:color="auto"/>
            <w:bottom w:val="none" w:sz="0" w:space="0" w:color="auto"/>
            <w:right w:val="none" w:sz="0" w:space="0" w:color="auto"/>
          </w:divBdr>
        </w:div>
        <w:div w:id="704064830">
          <w:marLeft w:val="640"/>
          <w:marRight w:val="0"/>
          <w:marTop w:val="0"/>
          <w:marBottom w:val="0"/>
          <w:divBdr>
            <w:top w:val="none" w:sz="0" w:space="0" w:color="auto"/>
            <w:left w:val="none" w:sz="0" w:space="0" w:color="auto"/>
            <w:bottom w:val="none" w:sz="0" w:space="0" w:color="auto"/>
            <w:right w:val="none" w:sz="0" w:space="0" w:color="auto"/>
          </w:divBdr>
        </w:div>
        <w:div w:id="19743982">
          <w:marLeft w:val="640"/>
          <w:marRight w:val="0"/>
          <w:marTop w:val="0"/>
          <w:marBottom w:val="0"/>
          <w:divBdr>
            <w:top w:val="none" w:sz="0" w:space="0" w:color="auto"/>
            <w:left w:val="none" w:sz="0" w:space="0" w:color="auto"/>
            <w:bottom w:val="none" w:sz="0" w:space="0" w:color="auto"/>
            <w:right w:val="none" w:sz="0" w:space="0" w:color="auto"/>
          </w:divBdr>
        </w:div>
        <w:div w:id="1167866200">
          <w:marLeft w:val="640"/>
          <w:marRight w:val="0"/>
          <w:marTop w:val="0"/>
          <w:marBottom w:val="0"/>
          <w:divBdr>
            <w:top w:val="none" w:sz="0" w:space="0" w:color="auto"/>
            <w:left w:val="none" w:sz="0" w:space="0" w:color="auto"/>
            <w:bottom w:val="none" w:sz="0" w:space="0" w:color="auto"/>
            <w:right w:val="none" w:sz="0" w:space="0" w:color="auto"/>
          </w:divBdr>
        </w:div>
        <w:div w:id="1393577452">
          <w:marLeft w:val="640"/>
          <w:marRight w:val="0"/>
          <w:marTop w:val="0"/>
          <w:marBottom w:val="0"/>
          <w:divBdr>
            <w:top w:val="none" w:sz="0" w:space="0" w:color="auto"/>
            <w:left w:val="none" w:sz="0" w:space="0" w:color="auto"/>
            <w:bottom w:val="none" w:sz="0" w:space="0" w:color="auto"/>
            <w:right w:val="none" w:sz="0" w:space="0" w:color="auto"/>
          </w:divBdr>
        </w:div>
        <w:div w:id="2078702595">
          <w:marLeft w:val="640"/>
          <w:marRight w:val="0"/>
          <w:marTop w:val="0"/>
          <w:marBottom w:val="0"/>
          <w:divBdr>
            <w:top w:val="none" w:sz="0" w:space="0" w:color="auto"/>
            <w:left w:val="none" w:sz="0" w:space="0" w:color="auto"/>
            <w:bottom w:val="none" w:sz="0" w:space="0" w:color="auto"/>
            <w:right w:val="none" w:sz="0" w:space="0" w:color="auto"/>
          </w:divBdr>
        </w:div>
        <w:div w:id="537940103">
          <w:marLeft w:val="640"/>
          <w:marRight w:val="0"/>
          <w:marTop w:val="0"/>
          <w:marBottom w:val="0"/>
          <w:divBdr>
            <w:top w:val="none" w:sz="0" w:space="0" w:color="auto"/>
            <w:left w:val="none" w:sz="0" w:space="0" w:color="auto"/>
            <w:bottom w:val="none" w:sz="0" w:space="0" w:color="auto"/>
            <w:right w:val="none" w:sz="0" w:space="0" w:color="auto"/>
          </w:divBdr>
        </w:div>
        <w:div w:id="482359292">
          <w:marLeft w:val="640"/>
          <w:marRight w:val="0"/>
          <w:marTop w:val="0"/>
          <w:marBottom w:val="0"/>
          <w:divBdr>
            <w:top w:val="none" w:sz="0" w:space="0" w:color="auto"/>
            <w:left w:val="none" w:sz="0" w:space="0" w:color="auto"/>
            <w:bottom w:val="none" w:sz="0" w:space="0" w:color="auto"/>
            <w:right w:val="none" w:sz="0" w:space="0" w:color="auto"/>
          </w:divBdr>
        </w:div>
        <w:div w:id="1663192891">
          <w:marLeft w:val="640"/>
          <w:marRight w:val="0"/>
          <w:marTop w:val="0"/>
          <w:marBottom w:val="0"/>
          <w:divBdr>
            <w:top w:val="none" w:sz="0" w:space="0" w:color="auto"/>
            <w:left w:val="none" w:sz="0" w:space="0" w:color="auto"/>
            <w:bottom w:val="none" w:sz="0" w:space="0" w:color="auto"/>
            <w:right w:val="none" w:sz="0" w:space="0" w:color="auto"/>
          </w:divBdr>
        </w:div>
        <w:div w:id="259141229">
          <w:marLeft w:val="640"/>
          <w:marRight w:val="0"/>
          <w:marTop w:val="0"/>
          <w:marBottom w:val="0"/>
          <w:divBdr>
            <w:top w:val="none" w:sz="0" w:space="0" w:color="auto"/>
            <w:left w:val="none" w:sz="0" w:space="0" w:color="auto"/>
            <w:bottom w:val="none" w:sz="0" w:space="0" w:color="auto"/>
            <w:right w:val="none" w:sz="0" w:space="0" w:color="auto"/>
          </w:divBdr>
        </w:div>
        <w:div w:id="1284573520">
          <w:marLeft w:val="640"/>
          <w:marRight w:val="0"/>
          <w:marTop w:val="0"/>
          <w:marBottom w:val="0"/>
          <w:divBdr>
            <w:top w:val="none" w:sz="0" w:space="0" w:color="auto"/>
            <w:left w:val="none" w:sz="0" w:space="0" w:color="auto"/>
            <w:bottom w:val="none" w:sz="0" w:space="0" w:color="auto"/>
            <w:right w:val="none" w:sz="0" w:space="0" w:color="auto"/>
          </w:divBdr>
        </w:div>
        <w:div w:id="1592197827">
          <w:marLeft w:val="640"/>
          <w:marRight w:val="0"/>
          <w:marTop w:val="0"/>
          <w:marBottom w:val="0"/>
          <w:divBdr>
            <w:top w:val="none" w:sz="0" w:space="0" w:color="auto"/>
            <w:left w:val="none" w:sz="0" w:space="0" w:color="auto"/>
            <w:bottom w:val="none" w:sz="0" w:space="0" w:color="auto"/>
            <w:right w:val="none" w:sz="0" w:space="0" w:color="auto"/>
          </w:divBdr>
        </w:div>
        <w:div w:id="973221352">
          <w:marLeft w:val="640"/>
          <w:marRight w:val="0"/>
          <w:marTop w:val="0"/>
          <w:marBottom w:val="0"/>
          <w:divBdr>
            <w:top w:val="none" w:sz="0" w:space="0" w:color="auto"/>
            <w:left w:val="none" w:sz="0" w:space="0" w:color="auto"/>
            <w:bottom w:val="none" w:sz="0" w:space="0" w:color="auto"/>
            <w:right w:val="none" w:sz="0" w:space="0" w:color="auto"/>
          </w:divBdr>
        </w:div>
        <w:div w:id="2069918502">
          <w:marLeft w:val="640"/>
          <w:marRight w:val="0"/>
          <w:marTop w:val="0"/>
          <w:marBottom w:val="0"/>
          <w:divBdr>
            <w:top w:val="none" w:sz="0" w:space="0" w:color="auto"/>
            <w:left w:val="none" w:sz="0" w:space="0" w:color="auto"/>
            <w:bottom w:val="none" w:sz="0" w:space="0" w:color="auto"/>
            <w:right w:val="none" w:sz="0" w:space="0" w:color="auto"/>
          </w:divBdr>
        </w:div>
        <w:div w:id="446629251">
          <w:marLeft w:val="640"/>
          <w:marRight w:val="0"/>
          <w:marTop w:val="0"/>
          <w:marBottom w:val="0"/>
          <w:divBdr>
            <w:top w:val="none" w:sz="0" w:space="0" w:color="auto"/>
            <w:left w:val="none" w:sz="0" w:space="0" w:color="auto"/>
            <w:bottom w:val="none" w:sz="0" w:space="0" w:color="auto"/>
            <w:right w:val="none" w:sz="0" w:space="0" w:color="auto"/>
          </w:divBdr>
        </w:div>
        <w:div w:id="1703163621">
          <w:marLeft w:val="640"/>
          <w:marRight w:val="0"/>
          <w:marTop w:val="0"/>
          <w:marBottom w:val="0"/>
          <w:divBdr>
            <w:top w:val="none" w:sz="0" w:space="0" w:color="auto"/>
            <w:left w:val="none" w:sz="0" w:space="0" w:color="auto"/>
            <w:bottom w:val="none" w:sz="0" w:space="0" w:color="auto"/>
            <w:right w:val="none" w:sz="0" w:space="0" w:color="auto"/>
          </w:divBdr>
        </w:div>
      </w:divsChild>
    </w:div>
    <w:div w:id="952707554">
      <w:bodyDiv w:val="1"/>
      <w:marLeft w:val="0"/>
      <w:marRight w:val="0"/>
      <w:marTop w:val="0"/>
      <w:marBottom w:val="0"/>
      <w:divBdr>
        <w:top w:val="none" w:sz="0" w:space="0" w:color="auto"/>
        <w:left w:val="none" w:sz="0" w:space="0" w:color="auto"/>
        <w:bottom w:val="none" w:sz="0" w:space="0" w:color="auto"/>
        <w:right w:val="none" w:sz="0" w:space="0" w:color="auto"/>
      </w:divBdr>
      <w:divsChild>
        <w:div w:id="373043381">
          <w:marLeft w:val="640"/>
          <w:marRight w:val="0"/>
          <w:marTop w:val="0"/>
          <w:marBottom w:val="0"/>
          <w:divBdr>
            <w:top w:val="none" w:sz="0" w:space="0" w:color="auto"/>
            <w:left w:val="none" w:sz="0" w:space="0" w:color="auto"/>
            <w:bottom w:val="none" w:sz="0" w:space="0" w:color="auto"/>
            <w:right w:val="none" w:sz="0" w:space="0" w:color="auto"/>
          </w:divBdr>
        </w:div>
        <w:div w:id="2107118911">
          <w:marLeft w:val="640"/>
          <w:marRight w:val="0"/>
          <w:marTop w:val="0"/>
          <w:marBottom w:val="0"/>
          <w:divBdr>
            <w:top w:val="none" w:sz="0" w:space="0" w:color="auto"/>
            <w:left w:val="none" w:sz="0" w:space="0" w:color="auto"/>
            <w:bottom w:val="none" w:sz="0" w:space="0" w:color="auto"/>
            <w:right w:val="none" w:sz="0" w:space="0" w:color="auto"/>
          </w:divBdr>
        </w:div>
        <w:div w:id="512450713">
          <w:marLeft w:val="640"/>
          <w:marRight w:val="0"/>
          <w:marTop w:val="0"/>
          <w:marBottom w:val="0"/>
          <w:divBdr>
            <w:top w:val="none" w:sz="0" w:space="0" w:color="auto"/>
            <w:left w:val="none" w:sz="0" w:space="0" w:color="auto"/>
            <w:bottom w:val="none" w:sz="0" w:space="0" w:color="auto"/>
            <w:right w:val="none" w:sz="0" w:space="0" w:color="auto"/>
          </w:divBdr>
        </w:div>
        <w:div w:id="1518083218">
          <w:marLeft w:val="640"/>
          <w:marRight w:val="0"/>
          <w:marTop w:val="0"/>
          <w:marBottom w:val="0"/>
          <w:divBdr>
            <w:top w:val="none" w:sz="0" w:space="0" w:color="auto"/>
            <w:left w:val="none" w:sz="0" w:space="0" w:color="auto"/>
            <w:bottom w:val="none" w:sz="0" w:space="0" w:color="auto"/>
            <w:right w:val="none" w:sz="0" w:space="0" w:color="auto"/>
          </w:divBdr>
        </w:div>
        <w:div w:id="1835144825">
          <w:marLeft w:val="640"/>
          <w:marRight w:val="0"/>
          <w:marTop w:val="0"/>
          <w:marBottom w:val="0"/>
          <w:divBdr>
            <w:top w:val="none" w:sz="0" w:space="0" w:color="auto"/>
            <w:left w:val="none" w:sz="0" w:space="0" w:color="auto"/>
            <w:bottom w:val="none" w:sz="0" w:space="0" w:color="auto"/>
            <w:right w:val="none" w:sz="0" w:space="0" w:color="auto"/>
          </w:divBdr>
        </w:div>
        <w:div w:id="13768943">
          <w:marLeft w:val="640"/>
          <w:marRight w:val="0"/>
          <w:marTop w:val="0"/>
          <w:marBottom w:val="0"/>
          <w:divBdr>
            <w:top w:val="none" w:sz="0" w:space="0" w:color="auto"/>
            <w:left w:val="none" w:sz="0" w:space="0" w:color="auto"/>
            <w:bottom w:val="none" w:sz="0" w:space="0" w:color="auto"/>
            <w:right w:val="none" w:sz="0" w:space="0" w:color="auto"/>
          </w:divBdr>
        </w:div>
        <w:div w:id="845246923">
          <w:marLeft w:val="640"/>
          <w:marRight w:val="0"/>
          <w:marTop w:val="0"/>
          <w:marBottom w:val="0"/>
          <w:divBdr>
            <w:top w:val="none" w:sz="0" w:space="0" w:color="auto"/>
            <w:left w:val="none" w:sz="0" w:space="0" w:color="auto"/>
            <w:bottom w:val="none" w:sz="0" w:space="0" w:color="auto"/>
            <w:right w:val="none" w:sz="0" w:space="0" w:color="auto"/>
          </w:divBdr>
        </w:div>
        <w:div w:id="1388141134">
          <w:marLeft w:val="640"/>
          <w:marRight w:val="0"/>
          <w:marTop w:val="0"/>
          <w:marBottom w:val="0"/>
          <w:divBdr>
            <w:top w:val="none" w:sz="0" w:space="0" w:color="auto"/>
            <w:left w:val="none" w:sz="0" w:space="0" w:color="auto"/>
            <w:bottom w:val="none" w:sz="0" w:space="0" w:color="auto"/>
            <w:right w:val="none" w:sz="0" w:space="0" w:color="auto"/>
          </w:divBdr>
        </w:div>
        <w:div w:id="1165055344">
          <w:marLeft w:val="640"/>
          <w:marRight w:val="0"/>
          <w:marTop w:val="0"/>
          <w:marBottom w:val="0"/>
          <w:divBdr>
            <w:top w:val="none" w:sz="0" w:space="0" w:color="auto"/>
            <w:left w:val="none" w:sz="0" w:space="0" w:color="auto"/>
            <w:bottom w:val="none" w:sz="0" w:space="0" w:color="auto"/>
            <w:right w:val="none" w:sz="0" w:space="0" w:color="auto"/>
          </w:divBdr>
        </w:div>
        <w:div w:id="1409577591">
          <w:marLeft w:val="640"/>
          <w:marRight w:val="0"/>
          <w:marTop w:val="0"/>
          <w:marBottom w:val="0"/>
          <w:divBdr>
            <w:top w:val="none" w:sz="0" w:space="0" w:color="auto"/>
            <w:left w:val="none" w:sz="0" w:space="0" w:color="auto"/>
            <w:bottom w:val="none" w:sz="0" w:space="0" w:color="auto"/>
            <w:right w:val="none" w:sz="0" w:space="0" w:color="auto"/>
          </w:divBdr>
        </w:div>
        <w:div w:id="1868104321">
          <w:marLeft w:val="640"/>
          <w:marRight w:val="0"/>
          <w:marTop w:val="0"/>
          <w:marBottom w:val="0"/>
          <w:divBdr>
            <w:top w:val="none" w:sz="0" w:space="0" w:color="auto"/>
            <w:left w:val="none" w:sz="0" w:space="0" w:color="auto"/>
            <w:bottom w:val="none" w:sz="0" w:space="0" w:color="auto"/>
            <w:right w:val="none" w:sz="0" w:space="0" w:color="auto"/>
          </w:divBdr>
        </w:div>
        <w:div w:id="1583952112">
          <w:marLeft w:val="640"/>
          <w:marRight w:val="0"/>
          <w:marTop w:val="0"/>
          <w:marBottom w:val="0"/>
          <w:divBdr>
            <w:top w:val="none" w:sz="0" w:space="0" w:color="auto"/>
            <w:left w:val="none" w:sz="0" w:space="0" w:color="auto"/>
            <w:bottom w:val="none" w:sz="0" w:space="0" w:color="auto"/>
            <w:right w:val="none" w:sz="0" w:space="0" w:color="auto"/>
          </w:divBdr>
        </w:div>
        <w:div w:id="1873567855">
          <w:marLeft w:val="640"/>
          <w:marRight w:val="0"/>
          <w:marTop w:val="0"/>
          <w:marBottom w:val="0"/>
          <w:divBdr>
            <w:top w:val="none" w:sz="0" w:space="0" w:color="auto"/>
            <w:left w:val="none" w:sz="0" w:space="0" w:color="auto"/>
            <w:bottom w:val="none" w:sz="0" w:space="0" w:color="auto"/>
            <w:right w:val="none" w:sz="0" w:space="0" w:color="auto"/>
          </w:divBdr>
        </w:div>
        <w:div w:id="853886017">
          <w:marLeft w:val="640"/>
          <w:marRight w:val="0"/>
          <w:marTop w:val="0"/>
          <w:marBottom w:val="0"/>
          <w:divBdr>
            <w:top w:val="none" w:sz="0" w:space="0" w:color="auto"/>
            <w:left w:val="none" w:sz="0" w:space="0" w:color="auto"/>
            <w:bottom w:val="none" w:sz="0" w:space="0" w:color="auto"/>
            <w:right w:val="none" w:sz="0" w:space="0" w:color="auto"/>
          </w:divBdr>
        </w:div>
        <w:div w:id="379549086">
          <w:marLeft w:val="640"/>
          <w:marRight w:val="0"/>
          <w:marTop w:val="0"/>
          <w:marBottom w:val="0"/>
          <w:divBdr>
            <w:top w:val="none" w:sz="0" w:space="0" w:color="auto"/>
            <w:left w:val="none" w:sz="0" w:space="0" w:color="auto"/>
            <w:bottom w:val="none" w:sz="0" w:space="0" w:color="auto"/>
            <w:right w:val="none" w:sz="0" w:space="0" w:color="auto"/>
          </w:divBdr>
        </w:div>
        <w:div w:id="234780804">
          <w:marLeft w:val="640"/>
          <w:marRight w:val="0"/>
          <w:marTop w:val="0"/>
          <w:marBottom w:val="0"/>
          <w:divBdr>
            <w:top w:val="none" w:sz="0" w:space="0" w:color="auto"/>
            <w:left w:val="none" w:sz="0" w:space="0" w:color="auto"/>
            <w:bottom w:val="none" w:sz="0" w:space="0" w:color="auto"/>
            <w:right w:val="none" w:sz="0" w:space="0" w:color="auto"/>
          </w:divBdr>
        </w:div>
        <w:div w:id="791482712">
          <w:marLeft w:val="640"/>
          <w:marRight w:val="0"/>
          <w:marTop w:val="0"/>
          <w:marBottom w:val="0"/>
          <w:divBdr>
            <w:top w:val="none" w:sz="0" w:space="0" w:color="auto"/>
            <w:left w:val="none" w:sz="0" w:space="0" w:color="auto"/>
            <w:bottom w:val="none" w:sz="0" w:space="0" w:color="auto"/>
            <w:right w:val="none" w:sz="0" w:space="0" w:color="auto"/>
          </w:divBdr>
        </w:div>
        <w:div w:id="928660486">
          <w:marLeft w:val="640"/>
          <w:marRight w:val="0"/>
          <w:marTop w:val="0"/>
          <w:marBottom w:val="0"/>
          <w:divBdr>
            <w:top w:val="none" w:sz="0" w:space="0" w:color="auto"/>
            <w:left w:val="none" w:sz="0" w:space="0" w:color="auto"/>
            <w:bottom w:val="none" w:sz="0" w:space="0" w:color="auto"/>
            <w:right w:val="none" w:sz="0" w:space="0" w:color="auto"/>
          </w:divBdr>
        </w:div>
      </w:divsChild>
    </w:div>
    <w:div w:id="1064257600">
      <w:bodyDiv w:val="1"/>
      <w:marLeft w:val="0"/>
      <w:marRight w:val="0"/>
      <w:marTop w:val="0"/>
      <w:marBottom w:val="0"/>
      <w:divBdr>
        <w:top w:val="none" w:sz="0" w:space="0" w:color="auto"/>
        <w:left w:val="none" w:sz="0" w:space="0" w:color="auto"/>
        <w:bottom w:val="none" w:sz="0" w:space="0" w:color="auto"/>
        <w:right w:val="none" w:sz="0" w:space="0" w:color="auto"/>
      </w:divBdr>
      <w:divsChild>
        <w:div w:id="1640114912">
          <w:marLeft w:val="640"/>
          <w:marRight w:val="0"/>
          <w:marTop w:val="0"/>
          <w:marBottom w:val="0"/>
          <w:divBdr>
            <w:top w:val="none" w:sz="0" w:space="0" w:color="auto"/>
            <w:left w:val="none" w:sz="0" w:space="0" w:color="auto"/>
            <w:bottom w:val="none" w:sz="0" w:space="0" w:color="auto"/>
            <w:right w:val="none" w:sz="0" w:space="0" w:color="auto"/>
          </w:divBdr>
        </w:div>
        <w:div w:id="1810367566">
          <w:marLeft w:val="640"/>
          <w:marRight w:val="0"/>
          <w:marTop w:val="0"/>
          <w:marBottom w:val="0"/>
          <w:divBdr>
            <w:top w:val="none" w:sz="0" w:space="0" w:color="auto"/>
            <w:left w:val="none" w:sz="0" w:space="0" w:color="auto"/>
            <w:bottom w:val="none" w:sz="0" w:space="0" w:color="auto"/>
            <w:right w:val="none" w:sz="0" w:space="0" w:color="auto"/>
          </w:divBdr>
        </w:div>
        <w:div w:id="1810587020">
          <w:marLeft w:val="640"/>
          <w:marRight w:val="0"/>
          <w:marTop w:val="0"/>
          <w:marBottom w:val="0"/>
          <w:divBdr>
            <w:top w:val="none" w:sz="0" w:space="0" w:color="auto"/>
            <w:left w:val="none" w:sz="0" w:space="0" w:color="auto"/>
            <w:bottom w:val="none" w:sz="0" w:space="0" w:color="auto"/>
            <w:right w:val="none" w:sz="0" w:space="0" w:color="auto"/>
          </w:divBdr>
        </w:div>
        <w:div w:id="1342272467">
          <w:marLeft w:val="640"/>
          <w:marRight w:val="0"/>
          <w:marTop w:val="0"/>
          <w:marBottom w:val="0"/>
          <w:divBdr>
            <w:top w:val="none" w:sz="0" w:space="0" w:color="auto"/>
            <w:left w:val="none" w:sz="0" w:space="0" w:color="auto"/>
            <w:bottom w:val="none" w:sz="0" w:space="0" w:color="auto"/>
            <w:right w:val="none" w:sz="0" w:space="0" w:color="auto"/>
          </w:divBdr>
        </w:div>
        <w:div w:id="1104231077">
          <w:marLeft w:val="640"/>
          <w:marRight w:val="0"/>
          <w:marTop w:val="0"/>
          <w:marBottom w:val="0"/>
          <w:divBdr>
            <w:top w:val="none" w:sz="0" w:space="0" w:color="auto"/>
            <w:left w:val="none" w:sz="0" w:space="0" w:color="auto"/>
            <w:bottom w:val="none" w:sz="0" w:space="0" w:color="auto"/>
            <w:right w:val="none" w:sz="0" w:space="0" w:color="auto"/>
          </w:divBdr>
        </w:div>
        <w:div w:id="200283780">
          <w:marLeft w:val="640"/>
          <w:marRight w:val="0"/>
          <w:marTop w:val="0"/>
          <w:marBottom w:val="0"/>
          <w:divBdr>
            <w:top w:val="none" w:sz="0" w:space="0" w:color="auto"/>
            <w:left w:val="none" w:sz="0" w:space="0" w:color="auto"/>
            <w:bottom w:val="none" w:sz="0" w:space="0" w:color="auto"/>
            <w:right w:val="none" w:sz="0" w:space="0" w:color="auto"/>
          </w:divBdr>
        </w:div>
        <w:div w:id="748845347">
          <w:marLeft w:val="640"/>
          <w:marRight w:val="0"/>
          <w:marTop w:val="0"/>
          <w:marBottom w:val="0"/>
          <w:divBdr>
            <w:top w:val="none" w:sz="0" w:space="0" w:color="auto"/>
            <w:left w:val="none" w:sz="0" w:space="0" w:color="auto"/>
            <w:bottom w:val="none" w:sz="0" w:space="0" w:color="auto"/>
            <w:right w:val="none" w:sz="0" w:space="0" w:color="auto"/>
          </w:divBdr>
        </w:div>
        <w:div w:id="1964071477">
          <w:marLeft w:val="640"/>
          <w:marRight w:val="0"/>
          <w:marTop w:val="0"/>
          <w:marBottom w:val="0"/>
          <w:divBdr>
            <w:top w:val="none" w:sz="0" w:space="0" w:color="auto"/>
            <w:left w:val="none" w:sz="0" w:space="0" w:color="auto"/>
            <w:bottom w:val="none" w:sz="0" w:space="0" w:color="auto"/>
            <w:right w:val="none" w:sz="0" w:space="0" w:color="auto"/>
          </w:divBdr>
        </w:div>
        <w:div w:id="2045784704">
          <w:marLeft w:val="640"/>
          <w:marRight w:val="0"/>
          <w:marTop w:val="0"/>
          <w:marBottom w:val="0"/>
          <w:divBdr>
            <w:top w:val="none" w:sz="0" w:space="0" w:color="auto"/>
            <w:left w:val="none" w:sz="0" w:space="0" w:color="auto"/>
            <w:bottom w:val="none" w:sz="0" w:space="0" w:color="auto"/>
            <w:right w:val="none" w:sz="0" w:space="0" w:color="auto"/>
          </w:divBdr>
        </w:div>
        <w:div w:id="467213308">
          <w:marLeft w:val="640"/>
          <w:marRight w:val="0"/>
          <w:marTop w:val="0"/>
          <w:marBottom w:val="0"/>
          <w:divBdr>
            <w:top w:val="none" w:sz="0" w:space="0" w:color="auto"/>
            <w:left w:val="none" w:sz="0" w:space="0" w:color="auto"/>
            <w:bottom w:val="none" w:sz="0" w:space="0" w:color="auto"/>
            <w:right w:val="none" w:sz="0" w:space="0" w:color="auto"/>
          </w:divBdr>
        </w:div>
        <w:div w:id="685715213">
          <w:marLeft w:val="640"/>
          <w:marRight w:val="0"/>
          <w:marTop w:val="0"/>
          <w:marBottom w:val="0"/>
          <w:divBdr>
            <w:top w:val="none" w:sz="0" w:space="0" w:color="auto"/>
            <w:left w:val="none" w:sz="0" w:space="0" w:color="auto"/>
            <w:bottom w:val="none" w:sz="0" w:space="0" w:color="auto"/>
            <w:right w:val="none" w:sz="0" w:space="0" w:color="auto"/>
          </w:divBdr>
        </w:div>
        <w:div w:id="1517764878">
          <w:marLeft w:val="640"/>
          <w:marRight w:val="0"/>
          <w:marTop w:val="0"/>
          <w:marBottom w:val="0"/>
          <w:divBdr>
            <w:top w:val="none" w:sz="0" w:space="0" w:color="auto"/>
            <w:left w:val="none" w:sz="0" w:space="0" w:color="auto"/>
            <w:bottom w:val="none" w:sz="0" w:space="0" w:color="auto"/>
            <w:right w:val="none" w:sz="0" w:space="0" w:color="auto"/>
          </w:divBdr>
        </w:div>
        <w:div w:id="758990500">
          <w:marLeft w:val="640"/>
          <w:marRight w:val="0"/>
          <w:marTop w:val="0"/>
          <w:marBottom w:val="0"/>
          <w:divBdr>
            <w:top w:val="none" w:sz="0" w:space="0" w:color="auto"/>
            <w:left w:val="none" w:sz="0" w:space="0" w:color="auto"/>
            <w:bottom w:val="none" w:sz="0" w:space="0" w:color="auto"/>
            <w:right w:val="none" w:sz="0" w:space="0" w:color="auto"/>
          </w:divBdr>
        </w:div>
        <w:div w:id="922031643">
          <w:marLeft w:val="640"/>
          <w:marRight w:val="0"/>
          <w:marTop w:val="0"/>
          <w:marBottom w:val="0"/>
          <w:divBdr>
            <w:top w:val="none" w:sz="0" w:space="0" w:color="auto"/>
            <w:left w:val="none" w:sz="0" w:space="0" w:color="auto"/>
            <w:bottom w:val="none" w:sz="0" w:space="0" w:color="auto"/>
            <w:right w:val="none" w:sz="0" w:space="0" w:color="auto"/>
          </w:divBdr>
        </w:div>
        <w:div w:id="1691908989">
          <w:marLeft w:val="640"/>
          <w:marRight w:val="0"/>
          <w:marTop w:val="0"/>
          <w:marBottom w:val="0"/>
          <w:divBdr>
            <w:top w:val="none" w:sz="0" w:space="0" w:color="auto"/>
            <w:left w:val="none" w:sz="0" w:space="0" w:color="auto"/>
            <w:bottom w:val="none" w:sz="0" w:space="0" w:color="auto"/>
            <w:right w:val="none" w:sz="0" w:space="0" w:color="auto"/>
          </w:divBdr>
        </w:div>
        <w:div w:id="391268526">
          <w:marLeft w:val="640"/>
          <w:marRight w:val="0"/>
          <w:marTop w:val="0"/>
          <w:marBottom w:val="0"/>
          <w:divBdr>
            <w:top w:val="none" w:sz="0" w:space="0" w:color="auto"/>
            <w:left w:val="none" w:sz="0" w:space="0" w:color="auto"/>
            <w:bottom w:val="none" w:sz="0" w:space="0" w:color="auto"/>
            <w:right w:val="none" w:sz="0" w:space="0" w:color="auto"/>
          </w:divBdr>
        </w:div>
        <w:div w:id="2076585805">
          <w:marLeft w:val="640"/>
          <w:marRight w:val="0"/>
          <w:marTop w:val="0"/>
          <w:marBottom w:val="0"/>
          <w:divBdr>
            <w:top w:val="none" w:sz="0" w:space="0" w:color="auto"/>
            <w:left w:val="none" w:sz="0" w:space="0" w:color="auto"/>
            <w:bottom w:val="none" w:sz="0" w:space="0" w:color="auto"/>
            <w:right w:val="none" w:sz="0" w:space="0" w:color="auto"/>
          </w:divBdr>
        </w:div>
        <w:div w:id="1261915483">
          <w:marLeft w:val="640"/>
          <w:marRight w:val="0"/>
          <w:marTop w:val="0"/>
          <w:marBottom w:val="0"/>
          <w:divBdr>
            <w:top w:val="none" w:sz="0" w:space="0" w:color="auto"/>
            <w:left w:val="none" w:sz="0" w:space="0" w:color="auto"/>
            <w:bottom w:val="none" w:sz="0" w:space="0" w:color="auto"/>
            <w:right w:val="none" w:sz="0" w:space="0" w:color="auto"/>
          </w:divBdr>
        </w:div>
      </w:divsChild>
    </w:div>
    <w:div w:id="1082293538">
      <w:bodyDiv w:val="1"/>
      <w:marLeft w:val="0"/>
      <w:marRight w:val="0"/>
      <w:marTop w:val="0"/>
      <w:marBottom w:val="0"/>
      <w:divBdr>
        <w:top w:val="none" w:sz="0" w:space="0" w:color="auto"/>
        <w:left w:val="none" w:sz="0" w:space="0" w:color="auto"/>
        <w:bottom w:val="none" w:sz="0" w:space="0" w:color="auto"/>
        <w:right w:val="none" w:sz="0" w:space="0" w:color="auto"/>
      </w:divBdr>
      <w:divsChild>
        <w:div w:id="557862311">
          <w:marLeft w:val="640"/>
          <w:marRight w:val="0"/>
          <w:marTop w:val="0"/>
          <w:marBottom w:val="0"/>
          <w:divBdr>
            <w:top w:val="none" w:sz="0" w:space="0" w:color="auto"/>
            <w:left w:val="none" w:sz="0" w:space="0" w:color="auto"/>
            <w:bottom w:val="none" w:sz="0" w:space="0" w:color="auto"/>
            <w:right w:val="none" w:sz="0" w:space="0" w:color="auto"/>
          </w:divBdr>
        </w:div>
        <w:div w:id="694884147">
          <w:marLeft w:val="640"/>
          <w:marRight w:val="0"/>
          <w:marTop w:val="0"/>
          <w:marBottom w:val="0"/>
          <w:divBdr>
            <w:top w:val="none" w:sz="0" w:space="0" w:color="auto"/>
            <w:left w:val="none" w:sz="0" w:space="0" w:color="auto"/>
            <w:bottom w:val="none" w:sz="0" w:space="0" w:color="auto"/>
            <w:right w:val="none" w:sz="0" w:space="0" w:color="auto"/>
          </w:divBdr>
        </w:div>
        <w:div w:id="327514241">
          <w:marLeft w:val="640"/>
          <w:marRight w:val="0"/>
          <w:marTop w:val="0"/>
          <w:marBottom w:val="0"/>
          <w:divBdr>
            <w:top w:val="none" w:sz="0" w:space="0" w:color="auto"/>
            <w:left w:val="none" w:sz="0" w:space="0" w:color="auto"/>
            <w:bottom w:val="none" w:sz="0" w:space="0" w:color="auto"/>
            <w:right w:val="none" w:sz="0" w:space="0" w:color="auto"/>
          </w:divBdr>
        </w:div>
        <w:div w:id="1305768232">
          <w:marLeft w:val="640"/>
          <w:marRight w:val="0"/>
          <w:marTop w:val="0"/>
          <w:marBottom w:val="0"/>
          <w:divBdr>
            <w:top w:val="none" w:sz="0" w:space="0" w:color="auto"/>
            <w:left w:val="none" w:sz="0" w:space="0" w:color="auto"/>
            <w:bottom w:val="none" w:sz="0" w:space="0" w:color="auto"/>
            <w:right w:val="none" w:sz="0" w:space="0" w:color="auto"/>
          </w:divBdr>
        </w:div>
        <w:div w:id="1106196503">
          <w:marLeft w:val="640"/>
          <w:marRight w:val="0"/>
          <w:marTop w:val="0"/>
          <w:marBottom w:val="0"/>
          <w:divBdr>
            <w:top w:val="none" w:sz="0" w:space="0" w:color="auto"/>
            <w:left w:val="none" w:sz="0" w:space="0" w:color="auto"/>
            <w:bottom w:val="none" w:sz="0" w:space="0" w:color="auto"/>
            <w:right w:val="none" w:sz="0" w:space="0" w:color="auto"/>
          </w:divBdr>
        </w:div>
        <w:div w:id="232085668">
          <w:marLeft w:val="640"/>
          <w:marRight w:val="0"/>
          <w:marTop w:val="0"/>
          <w:marBottom w:val="0"/>
          <w:divBdr>
            <w:top w:val="none" w:sz="0" w:space="0" w:color="auto"/>
            <w:left w:val="none" w:sz="0" w:space="0" w:color="auto"/>
            <w:bottom w:val="none" w:sz="0" w:space="0" w:color="auto"/>
            <w:right w:val="none" w:sz="0" w:space="0" w:color="auto"/>
          </w:divBdr>
        </w:div>
        <w:div w:id="438649500">
          <w:marLeft w:val="640"/>
          <w:marRight w:val="0"/>
          <w:marTop w:val="0"/>
          <w:marBottom w:val="0"/>
          <w:divBdr>
            <w:top w:val="none" w:sz="0" w:space="0" w:color="auto"/>
            <w:left w:val="none" w:sz="0" w:space="0" w:color="auto"/>
            <w:bottom w:val="none" w:sz="0" w:space="0" w:color="auto"/>
            <w:right w:val="none" w:sz="0" w:space="0" w:color="auto"/>
          </w:divBdr>
        </w:div>
        <w:div w:id="1363361523">
          <w:marLeft w:val="640"/>
          <w:marRight w:val="0"/>
          <w:marTop w:val="0"/>
          <w:marBottom w:val="0"/>
          <w:divBdr>
            <w:top w:val="none" w:sz="0" w:space="0" w:color="auto"/>
            <w:left w:val="none" w:sz="0" w:space="0" w:color="auto"/>
            <w:bottom w:val="none" w:sz="0" w:space="0" w:color="auto"/>
            <w:right w:val="none" w:sz="0" w:space="0" w:color="auto"/>
          </w:divBdr>
        </w:div>
        <w:div w:id="554778422">
          <w:marLeft w:val="640"/>
          <w:marRight w:val="0"/>
          <w:marTop w:val="0"/>
          <w:marBottom w:val="0"/>
          <w:divBdr>
            <w:top w:val="none" w:sz="0" w:space="0" w:color="auto"/>
            <w:left w:val="none" w:sz="0" w:space="0" w:color="auto"/>
            <w:bottom w:val="none" w:sz="0" w:space="0" w:color="auto"/>
            <w:right w:val="none" w:sz="0" w:space="0" w:color="auto"/>
          </w:divBdr>
        </w:div>
        <w:div w:id="1663506493">
          <w:marLeft w:val="640"/>
          <w:marRight w:val="0"/>
          <w:marTop w:val="0"/>
          <w:marBottom w:val="0"/>
          <w:divBdr>
            <w:top w:val="none" w:sz="0" w:space="0" w:color="auto"/>
            <w:left w:val="none" w:sz="0" w:space="0" w:color="auto"/>
            <w:bottom w:val="none" w:sz="0" w:space="0" w:color="auto"/>
            <w:right w:val="none" w:sz="0" w:space="0" w:color="auto"/>
          </w:divBdr>
        </w:div>
        <w:div w:id="908003547">
          <w:marLeft w:val="640"/>
          <w:marRight w:val="0"/>
          <w:marTop w:val="0"/>
          <w:marBottom w:val="0"/>
          <w:divBdr>
            <w:top w:val="none" w:sz="0" w:space="0" w:color="auto"/>
            <w:left w:val="none" w:sz="0" w:space="0" w:color="auto"/>
            <w:bottom w:val="none" w:sz="0" w:space="0" w:color="auto"/>
            <w:right w:val="none" w:sz="0" w:space="0" w:color="auto"/>
          </w:divBdr>
        </w:div>
        <w:div w:id="1474132673">
          <w:marLeft w:val="640"/>
          <w:marRight w:val="0"/>
          <w:marTop w:val="0"/>
          <w:marBottom w:val="0"/>
          <w:divBdr>
            <w:top w:val="none" w:sz="0" w:space="0" w:color="auto"/>
            <w:left w:val="none" w:sz="0" w:space="0" w:color="auto"/>
            <w:bottom w:val="none" w:sz="0" w:space="0" w:color="auto"/>
            <w:right w:val="none" w:sz="0" w:space="0" w:color="auto"/>
          </w:divBdr>
        </w:div>
        <w:div w:id="1742210697">
          <w:marLeft w:val="640"/>
          <w:marRight w:val="0"/>
          <w:marTop w:val="0"/>
          <w:marBottom w:val="0"/>
          <w:divBdr>
            <w:top w:val="none" w:sz="0" w:space="0" w:color="auto"/>
            <w:left w:val="none" w:sz="0" w:space="0" w:color="auto"/>
            <w:bottom w:val="none" w:sz="0" w:space="0" w:color="auto"/>
            <w:right w:val="none" w:sz="0" w:space="0" w:color="auto"/>
          </w:divBdr>
        </w:div>
        <w:div w:id="379323022">
          <w:marLeft w:val="640"/>
          <w:marRight w:val="0"/>
          <w:marTop w:val="0"/>
          <w:marBottom w:val="0"/>
          <w:divBdr>
            <w:top w:val="none" w:sz="0" w:space="0" w:color="auto"/>
            <w:left w:val="none" w:sz="0" w:space="0" w:color="auto"/>
            <w:bottom w:val="none" w:sz="0" w:space="0" w:color="auto"/>
            <w:right w:val="none" w:sz="0" w:space="0" w:color="auto"/>
          </w:divBdr>
        </w:div>
        <w:div w:id="1883712496">
          <w:marLeft w:val="640"/>
          <w:marRight w:val="0"/>
          <w:marTop w:val="0"/>
          <w:marBottom w:val="0"/>
          <w:divBdr>
            <w:top w:val="none" w:sz="0" w:space="0" w:color="auto"/>
            <w:left w:val="none" w:sz="0" w:space="0" w:color="auto"/>
            <w:bottom w:val="none" w:sz="0" w:space="0" w:color="auto"/>
            <w:right w:val="none" w:sz="0" w:space="0" w:color="auto"/>
          </w:divBdr>
        </w:div>
        <w:div w:id="1834566527">
          <w:marLeft w:val="640"/>
          <w:marRight w:val="0"/>
          <w:marTop w:val="0"/>
          <w:marBottom w:val="0"/>
          <w:divBdr>
            <w:top w:val="none" w:sz="0" w:space="0" w:color="auto"/>
            <w:left w:val="none" w:sz="0" w:space="0" w:color="auto"/>
            <w:bottom w:val="none" w:sz="0" w:space="0" w:color="auto"/>
            <w:right w:val="none" w:sz="0" w:space="0" w:color="auto"/>
          </w:divBdr>
        </w:div>
        <w:div w:id="402722876">
          <w:marLeft w:val="640"/>
          <w:marRight w:val="0"/>
          <w:marTop w:val="0"/>
          <w:marBottom w:val="0"/>
          <w:divBdr>
            <w:top w:val="none" w:sz="0" w:space="0" w:color="auto"/>
            <w:left w:val="none" w:sz="0" w:space="0" w:color="auto"/>
            <w:bottom w:val="none" w:sz="0" w:space="0" w:color="auto"/>
            <w:right w:val="none" w:sz="0" w:space="0" w:color="auto"/>
          </w:divBdr>
        </w:div>
        <w:div w:id="1683169047">
          <w:marLeft w:val="640"/>
          <w:marRight w:val="0"/>
          <w:marTop w:val="0"/>
          <w:marBottom w:val="0"/>
          <w:divBdr>
            <w:top w:val="none" w:sz="0" w:space="0" w:color="auto"/>
            <w:left w:val="none" w:sz="0" w:space="0" w:color="auto"/>
            <w:bottom w:val="none" w:sz="0" w:space="0" w:color="auto"/>
            <w:right w:val="none" w:sz="0" w:space="0" w:color="auto"/>
          </w:divBdr>
        </w:div>
        <w:div w:id="878512942">
          <w:marLeft w:val="640"/>
          <w:marRight w:val="0"/>
          <w:marTop w:val="0"/>
          <w:marBottom w:val="0"/>
          <w:divBdr>
            <w:top w:val="none" w:sz="0" w:space="0" w:color="auto"/>
            <w:left w:val="none" w:sz="0" w:space="0" w:color="auto"/>
            <w:bottom w:val="none" w:sz="0" w:space="0" w:color="auto"/>
            <w:right w:val="none" w:sz="0" w:space="0" w:color="auto"/>
          </w:divBdr>
        </w:div>
        <w:div w:id="2107461979">
          <w:marLeft w:val="640"/>
          <w:marRight w:val="0"/>
          <w:marTop w:val="0"/>
          <w:marBottom w:val="0"/>
          <w:divBdr>
            <w:top w:val="none" w:sz="0" w:space="0" w:color="auto"/>
            <w:left w:val="none" w:sz="0" w:space="0" w:color="auto"/>
            <w:bottom w:val="none" w:sz="0" w:space="0" w:color="auto"/>
            <w:right w:val="none" w:sz="0" w:space="0" w:color="auto"/>
          </w:divBdr>
        </w:div>
      </w:divsChild>
    </w:div>
    <w:div w:id="1134366076">
      <w:bodyDiv w:val="1"/>
      <w:marLeft w:val="0"/>
      <w:marRight w:val="0"/>
      <w:marTop w:val="0"/>
      <w:marBottom w:val="0"/>
      <w:divBdr>
        <w:top w:val="none" w:sz="0" w:space="0" w:color="auto"/>
        <w:left w:val="none" w:sz="0" w:space="0" w:color="auto"/>
        <w:bottom w:val="none" w:sz="0" w:space="0" w:color="auto"/>
        <w:right w:val="none" w:sz="0" w:space="0" w:color="auto"/>
      </w:divBdr>
      <w:divsChild>
        <w:div w:id="889729500">
          <w:marLeft w:val="640"/>
          <w:marRight w:val="0"/>
          <w:marTop w:val="0"/>
          <w:marBottom w:val="0"/>
          <w:divBdr>
            <w:top w:val="none" w:sz="0" w:space="0" w:color="auto"/>
            <w:left w:val="none" w:sz="0" w:space="0" w:color="auto"/>
            <w:bottom w:val="none" w:sz="0" w:space="0" w:color="auto"/>
            <w:right w:val="none" w:sz="0" w:space="0" w:color="auto"/>
          </w:divBdr>
        </w:div>
        <w:div w:id="1165708069">
          <w:marLeft w:val="640"/>
          <w:marRight w:val="0"/>
          <w:marTop w:val="0"/>
          <w:marBottom w:val="0"/>
          <w:divBdr>
            <w:top w:val="none" w:sz="0" w:space="0" w:color="auto"/>
            <w:left w:val="none" w:sz="0" w:space="0" w:color="auto"/>
            <w:bottom w:val="none" w:sz="0" w:space="0" w:color="auto"/>
            <w:right w:val="none" w:sz="0" w:space="0" w:color="auto"/>
          </w:divBdr>
        </w:div>
        <w:div w:id="1303315484">
          <w:marLeft w:val="640"/>
          <w:marRight w:val="0"/>
          <w:marTop w:val="0"/>
          <w:marBottom w:val="0"/>
          <w:divBdr>
            <w:top w:val="none" w:sz="0" w:space="0" w:color="auto"/>
            <w:left w:val="none" w:sz="0" w:space="0" w:color="auto"/>
            <w:bottom w:val="none" w:sz="0" w:space="0" w:color="auto"/>
            <w:right w:val="none" w:sz="0" w:space="0" w:color="auto"/>
          </w:divBdr>
        </w:div>
        <w:div w:id="1727953951">
          <w:marLeft w:val="640"/>
          <w:marRight w:val="0"/>
          <w:marTop w:val="0"/>
          <w:marBottom w:val="0"/>
          <w:divBdr>
            <w:top w:val="none" w:sz="0" w:space="0" w:color="auto"/>
            <w:left w:val="none" w:sz="0" w:space="0" w:color="auto"/>
            <w:bottom w:val="none" w:sz="0" w:space="0" w:color="auto"/>
            <w:right w:val="none" w:sz="0" w:space="0" w:color="auto"/>
          </w:divBdr>
        </w:div>
        <w:div w:id="1348630075">
          <w:marLeft w:val="640"/>
          <w:marRight w:val="0"/>
          <w:marTop w:val="0"/>
          <w:marBottom w:val="0"/>
          <w:divBdr>
            <w:top w:val="none" w:sz="0" w:space="0" w:color="auto"/>
            <w:left w:val="none" w:sz="0" w:space="0" w:color="auto"/>
            <w:bottom w:val="none" w:sz="0" w:space="0" w:color="auto"/>
            <w:right w:val="none" w:sz="0" w:space="0" w:color="auto"/>
          </w:divBdr>
        </w:div>
        <w:div w:id="2047287573">
          <w:marLeft w:val="640"/>
          <w:marRight w:val="0"/>
          <w:marTop w:val="0"/>
          <w:marBottom w:val="0"/>
          <w:divBdr>
            <w:top w:val="none" w:sz="0" w:space="0" w:color="auto"/>
            <w:left w:val="none" w:sz="0" w:space="0" w:color="auto"/>
            <w:bottom w:val="none" w:sz="0" w:space="0" w:color="auto"/>
            <w:right w:val="none" w:sz="0" w:space="0" w:color="auto"/>
          </w:divBdr>
        </w:div>
        <w:div w:id="1795513789">
          <w:marLeft w:val="640"/>
          <w:marRight w:val="0"/>
          <w:marTop w:val="0"/>
          <w:marBottom w:val="0"/>
          <w:divBdr>
            <w:top w:val="none" w:sz="0" w:space="0" w:color="auto"/>
            <w:left w:val="none" w:sz="0" w:space="0" w:color="auto"/>
            <w:bottom w:val="none" w:sz="0" w:space="0" w:color="auto"/>
            <w:right w:val="none" w:sz="0" w:space="0" w:color="auto"/>
          </w:divBdr>
        </w:div>
        <w:div w:id="1441030011">
          <w:marLeft w:val="640"/>
          <w:marRight w:val="0"/>
          <w:marTop w:val="0"/>
          <w:marBottom w:val="0"/>
          <w:divBdr>
            <w:top w:val="none" w:sz="0" w:space="0" w:color="auto"/>
            <w:left w:val="none" w:sz="0" w:space="0" w:color="auto"/>
            <w:bottom w:val="none" w:sz="0" w:space="0" w:color="auto"/>
            <w:right w:val="none" w:sz="0" w:space="0" w:color="auto"/>
          </w:divBdr>
        </w:div>
        <w:div w:id="1637023850">
          <w:marLeft w:val="640"/>
          <w:marRight w:val="0"/>
          <w:marTop w:val="0"/>
          <w:marBottom w:val="0"/>
          <w:divBdr>
            <w:top w:val="none" w:sz="0" w:space="0" w:color="auto"/>
            <w:left w:val="none" w:sz="0" w:space="0" w:color="auto"/>
            <w:bottom w:val="none" w:sz="0" w:space="0" w:color="auto"/>
            <w:right w:val="none" w:sz="0" w:space="0" w:color="auto"/>
          </w:divBdr>
        </w:div>
        <w:div w:id="2116629397">
          <w:marLeft w:val="640"/>
          <w:marRight w:val="0"/>
          <w:marTop w:val="0"/>
          <w:marBottom w:val="0"/>
          <w:divBdr>
            <w:top w:val="none" w:sz="0" w:space="0" w:color="auto"/>
            <w:left w:val="none" w:sz="0" w:space="0" w:color="auto"/>
            <w:bottom w:val="none" w:sz="0" w:space="0" w:color="auto"/>
            <w:right w:val="none" w:sz="0" w:space="0" w:color="auto"/>
          </w:divBdr>
        </w:div>
        <w:div w:id="1099330754">
          <w:marLeft w:val="640"/>
          <w:marRight w:val="0"/>
          <w:marTop w:val="0"/>
          <w:marBottom w:val="0"/>
          <w:divBdr>
            <w:top w:val="none" w:sz="0" w:space="0" w:color="auto"/>
            <w:left w:val="none" w:sz="0" w:space="0" w:color="auto"/>
            <w:bottom w:val="none" w:sz="0" w:space="0" w:color="auto"/>
            <w:right w:val="none" w:sz="0" w:space="0" w:color="auto"/>
          </w:divBdr>
        </w:div>
        <w:div w:id="1882470957">
          <w:marLeft w:val="640"/>
          <w:marRight w:val="0"/>
          <w:marTop w:val="0"/>
          <w:marBottom w:val="0"/>
          <w:divBdr>
            <w:top w:val="none" w:sz="0" w:space="0" w:color="auto"/>
            <w:left w:val="none" w:sz="0" w:space="0" w:color="auto"/>
            <w:bottom w:val="none" w:sz="0" w:space="0" w:color="auto"/>
            <w:right w:val="none" w:sz="0" w:space="0" w:color="auto"/>
          </w:divBdr>
        </w:div>
        <w:div w:id="227032871">
          <w:marLeft w:val="640"/>
          <w:marRight w:val="0"/>
          <w:marTop w:val="0"/>
          <w:marBottom w:val="0"/>
          <w:divBdr>
            <w:top w:val="none" w:sz="0" w:space="0" w:color="auto"/>
            <w:left w:val="none" w:sz="0" w:space="0" w:color="auto"/>
            <w:bottom w:val="none" w:sz="0" w:space="0" w:color="auto"/>
            <w:right w:val="none" w:sz="0" w:space="0" w:color="auto"/>
          </w:divBdr>
        </w:div>
        <w:div w:id="1122074238">
          <w:marLeft w:val="640"/>
          <w:marRight w:val="0"/>
          <w:marTop w:val="0"/>
          <w:marBottom w:val="0"/>
          <w:divBdr>
            <w:top w:val="none" w:sz="0" w:space="0" w:color="auto"/>
            <w:left w:val="none" w:sz="0" w:space="0" w:color="auto"/>
            <w:bottom w:val="none" w:sz="0" w:space="0" w:color="auto"/>
            <w:right w:val="none" w:sz="0" w:space="0" w:color="auto"/>
          </w:divBdr>
        </w:div>
        <w:div w:id="296880326">
          <w:marLeft w:val="640"/>
          <w:marRight w:val="0"/>
          <w:marTop w:val="0"/>
          <w:marBottom w:val="0"/>
          <w:divBdr>
            <w:top w:val="none" w:sz="0" w:space="0" w:color="auto"/>
            <w:left w:val="none" w:sz="0" w:space="0" w:color="auto"/>
            <w:bottom w:val="none" w:sz="0" w:space="0" w:color="auto"/>
            <w:right w:val="none" w:sz="0" w:space="0" w:color="auto"/>
          </w:divBdr>
        </w:div>
        <w:div w:id="8795966">
          <w:marLeft w:val="640"/>
          <w:marRight w:val="0"/>
          <w:marTop w:val="0"/>
          <w:marBottom w:val="0"/>
          <w:divBdr>
            <w:top w:val="none" w:sz="0" w:space="0" w:color="auto"/>
            <w:left w:val="none" w:sz="0" w:space="0" w:color="auto"/>
            <w:bottom w:val="none" w:sz="0" w:space="0" w:color="auto"/>
            <w:right w:val="none" w:sz="0" w:space="0" w:color="auto"/>
          </w:divBdr>
        </w:div>
        <w:div w:id="1230577981">
          <w:marLeft w:val="640"/>
          <w:marRight w:val="0"/>
          <w:marTop w:val="0"/>
          <w:marBottom w:val="0"/>
          <w:divBdr>
            <w:top w:val="none" w:sz="0" w:space="0" w:color="auto"/>
            <w:left w:val="none" w:sz="0" w:space="0" w:color="auto"/>
            <w:bottom w:val="none" w:sz="0" w:space="0" w:color="auto"/>
            <w:right w:val="none" w:sz="0" w:space="0" w:color="auto"/>
          </w:divBdr>
        </w:div>
      </w:divsChild>
    </w:div>
    <w:div w:id="1140149966">
      <w:bodyDiv w:val="1"/>
      <w:marLeft w:val="0"/>
      <w:marRight w:val="0"/>
      <w:marTop w:val="0"/>
      <w:marBottom w:val="0"/>
      <w:divBdr>
        <w:top w:val="none" w:sz="0" w:space="0" w:color="auto"/>
        <w:left w:val="none" w:sz="0" w:space="0" w:color="auto"/>
        <w:bottom w:val="none" w:sz="0" w:space="0" w:color="auto"/>
        <w:right w:val="none" w:sz="0" w:space="0" w:color="auto"/>
      </w:divBdr>
      <w:divsChild>
        <w:div w:id="317998273">
          <w:marLeft w:val="640"/>
          <w:marRight w:val="0"/>
          <w:marTop w:val="0"/>
          <w:marBottom w:val="0"/>
          <w:divBdr>
            <w:top w:val="none" w:sz="0" w:space="0" w:color="auto"/>
            <w:left w:val="none" w:sz="0" w:space="0" w:color="auto"/>
            <w:bottom w:val="none" w:sz="0" w:space="0" w:color="auto"/>
            <w:right w:val="none" w:sz="0" w:space="0" w:color="auto"/>
          </w:divBdr>
        </w:div>
        <w:div w:id="665479128">
          <w:marLeft w:val="640"/>
          <w:marRight w:val="0"/>
          <w:marTop w:val="0"/>
          <w:marBottom w:val="0"/>
          <w:divBdr>
            <w:top w:val="none" w:sz="0" w:space="0" w:color="auto"/>
            <w:left w:val="none" w:sz="0" w:space="0" w:color="auto"/>
            <w:bottom w:val="none" w:sz="0" w:space="0" w:color="auto"/>
            <w:right w:val="none" w:sz="0" w:space="0" w:color="auto"/>
          </w:divBdr>
        </w:div>
        <w:div w:id="2103989909">
          <w:marLeft w:val="640"/>
          <w:marRight w:val="0"/>
          <w:marTop w:val="0"/>
          <w:marBottom w:val="0"/>
          <w:divBdr>
            <w:top w:val="none" w:sz="0" w:space="0" w:color="auto"/>
            <w:left w:val="none" w:sz="0" w:space="0" w:color="auto"/>
            <w:bottom w:val="none" w:sz="0" w:space="0" w:color="auto"/>
            <w:right w:val="none" w:sz="0" w:space="0" w:color="auto"/>
          </w:divBdr>
        </w:div>
        <w:div w:id="1149979325">
          <w:marLeft w:val="640"/>
          <w:marRight w:val="0"/>
          <w:marTop w:val="0"/>
          <w:marBottom w:val="0"/>
          <w:divBdr>
            <w:top w:val="none" w:sz="0" w:space="0" w:color="auto"/>
            <w:left w:val="none" w:sz="0" w:space="0" w:color="auto"/>
            <w:bottom w:val="none" w:sz="0" w:space="0" w:color="auto"/>
            <w:right w:val="none" w:sz="0" w:space="0" w:color="auto"/>
          </w:divBdr>
        </w:div>
        <w:div w:id="1765374794">
          <w:marLeft w:val="640"/>
          <w:marRight w:val="0"/>
          <w:marTop w:val="0"/>
          <w:marBottom w:val="0"/>
          <w:divBdr>
            <w:top w:val="none" w:sz="0" w:space="0" w:color="auto"/>
            <w:left w:val="none" w:sz="0" w:space="0" w:color="auto"/>
            <w:bottom w:val="none" w:sz="0" w:space="0" w:color="auto"/>
            <w:right w:val="none" w:sz="0" w:space="0" w:color="auto"/>
          </w:divBdr>
        </w:div>
        <w:div w:id="1901549282">
          <w:marLeft w:val="640"/>
          <w:marRight w:val="0"/>
          <w:marTop w:val="0"/>
          <w:marBottom w:val="0"/>
          <w:divBdr>
            <w:top w:val="none" w:sz="0" w:space="0" w:color="auto"/>
            <w:left w:val="none" w:sz="0" w:space="0" w:color="auto"/>
            <w:bottom w:val="none" w:sz="0" w:space="0" w:color="auto"/>
            <w:right w:val="none" w:sz="0" w:space="0" w:color="auto"/>
          </w:divBdr>
        </w:div>
        <w:div w:id="1282414276">
          <w:marLeft w:val="640"/>
          <w:marRight w:val="0"/>
          <w:marTop w:val="0"/>
          <w:marBottom w:val="0"/>
          <w:divBdr>
            <w:top w:val="none" w:sz="0" w:space="0" w:color="auto"/>
            <w:left w:val="none" w:sz="0" w:space="0" w:color="auto"/>
            <w:bottom w:val="none" w:sz="0" w:space="0" w:color="auto"/>
            <w:right w:val="none" w:sz="0" w:space="0" w:color="auto"/>
          </w:divBdr>
        </w:div>
        <w:div w:id="242033189">
          <w:marLeft w:val="640"/>
          <w:marRight w:val="0"/>
          <w:marTop w:val="0"/>
          <w:marBottom w:val="0"/>
          <w:divBdr>
            <w:top w:val="none" w:sz="0" w:space="0" w:color="auto"/>
            <w:left w:val="none" w:sz="0" w:space="0" w:color="auto"/>
            <w:bottom w:val="none" w:sz="0" w:space="0" w:color="auto"/>
            <w:right w:val="none" w:sz="0" w:space="0" w:color="auto"/>
          </w:divBdr>
        </w:div>
        <w:div w:id="1090278783">
          <w:marLeft w:val="640"/>
          <w:marRight w:val="0"/>
          <w:marTop w:val="0"/>
          <w:marBottom w:val="0"/>
          <w:divBdr>
            <w:top w:val="none" w:sz="0" w:space="0" w:color="auto"/>
            <w:left w:val="none" w:sz="0" w:space="0" w:color="auto"/>
            <w:bottom w:val="none" w:sz="0" w:space="0" w:color="auto"/>
            <w:right w:val="none" w:sz="0" w:space="0" w:color="auto"/>
          </w:divBdr>
        </w:div>
        <w:div w:id="970750632">
          <w:marLeft w:val="640"/>
          <w:marRight w:val="0"/>
          <w:marTop w:val="0"/>
          <w:marBottom w:val="0"/>
          <w:divBdr>
            <w:top w:val="none" w:sz="0" w:space="0" w:color="auto"/>
            <w:left w:val="none" w:sz="0" w:space="0" w:color="auto"/>
            <w:bottom w:val="none" w:sz="0" w:space="0" w:color="auto"/>
            <w:right w:val="none" w:sz="0" w:space="0" w:color="auto"/>
          </w:divBdr>
        </w:div>
        <w:div w:id="1868252836">
          <w:marLeft w:val="640"/>
          <w:marRight w:val="0"/>
          <w:marTop w:val="0"/>
          <w:marBottom w:val="0"/>
          <w:divBdr>
            <w:top w:val="none" w:sz="0" w:space="0" w:color="auto"/>
            <w:left w:val="none" w:sz="0" w:space="0" w:color="auto"/>
            <w:bottom w:val="none" w:sz="0" w:space="0" w:color="auto"/>
            <w:right w:val="none" w:sz="0" w:space="0" w:color="auto"/>
          </w:divBdr>
        </w:div>
        <w:div w:id="34626523">
          <w:marLeft w:val="640"/>
          <w:marRight w:val="0"/>
          <w:marTop w:val="0"/>
          <w:marBottom w:val="0"/>
          <w:divBdr>
            <w:top w:val="none" w:sz="0" w:space="0" w:color="auto"/>
            <w:left w:val="none" w:sz="0" w:space="0" w:color="auto"/>
            <w:bottom w:val="none" w:sz="0" w:space="0" w:color="auto"/>
            <w:right w:val="none" w:sz="0" w:space="0" w:color="auto"/>
          </w:divBdr>
        </w:div>
        <w:div w:id="1258826601">
          <w:marLeft w:val="640"/>
          <w:marRight w:val="0"/>
          <w:marTop w:val="0"/>
          <w:marBottom w:val="0"/>
          <w:divBdr>
            <w:top w:val="none" w:sz="0" w:space="0" w:color="auto"/>
            <w:left w:val="none" w:sz="0" w:space="0" w:color="auto"/>
            <w:bottom w:val="none" w:sz="0" w:space="0" w:color="auto"/>
            <w:right w:val="none" w:sz="0" w:space="0" w:color="auto"/>
          </w:divBdr>
        </w:div>
        <w:div w:id="902523697">
          <w:marLeft w:val="640"/>
          <w:marRight w:val="0"/>
          <w:marTop w:val="0"/>
          <w:marBottom w:val="0"/>
          <w:divBdr>
            <w:top w:val="none" w:sz="0" w:space="0" w:color="auto"/>
            <w:left w:val="none" w:sz="0" w:space="0" w:color="auto"/>
            <w:bottom w:val="none" w:sz="0" w:space="0" w:color="auto"/>
            <w:right w:val="none" w:sz="0" w:space="0" w:color="auto"/>
          </w:divBdr>
        </w:div>
        <w:div w:id="1875968542">
          <w:marLeft w:val="640"/>
          <w:marRight w:val="0"/>
          <w:marTop w:val="0"/>
          <w:marBottom w:val="0"/>
          <w:divBdr>
            <w:top w:val="none" w:sz="0" w:space="0" w:color="auto"/>
            <w:left w:val="none" w:sz="0" w:space="0" w:color="auto"/>
            <w:bottom w:val="none" w:sz="0" w:space="0" w:color="auto"/>
            <w:right w:val="none" w:sz="0" w:space="0" w:color="auto"/>
          </w:divBdr>
        </w:div>
        <w:div w:id="215942003">
          <w:marLeft w:val="640"/>
          <w:marRight w:val="0"/>
          <w:marTop w:val="0"/>
          <w:marBottom w:val="0"/>
          <w:divBdr>
            <w:top w:val="none" w:sz="0" w:space="0" w:color="auto"/>
            <w:left w:val="none" w:sz="0" w:space="0" w:color="auto"/>
            <w:bottom w:val="none" w:sz="0" w:space="0" w:color="auto"/>
            <w:right w:val="none" w:sz="0" w:space="0" w:color="auto"/>
          </w:divBdr>
        </w:div>
        <w:div w:id="1281644991">
          <w:marLeft w:val="640"/>
          <w:marRight w:val="0"/>
          <w:marTop w:val="0"/>
          <w:marBottom w:val="0"/>
          <w:divBdr>
            <w:top w:val="none" w:sz="0" w:space="0" w:color="auto"/>
            <w:left w:val="none" w:sz="0" w:space="0" w:color="auto"/>
            <w:bottom w:val="none" w:sz="0" w:space="0" w:color="auto"/>
            <w:right w:val="none" w:sz="0" w:space="0" w:color="auto"/>
          </w:divBdr>
        </w:div>
      </w:divsChild>
    </w:div>
    <w:div w:id="1143235968">
      <w:bodyDiv w:val="1"/>
      <w:marLeft w:val="0"/>
      <w:marRight w:val="0"/>
      <w:marTop w:val="0"/>
      <w:marBottom w:val="0"/>
      <w:divBdr>
        <w:top w:val="none" w:sz="0" w:space="0" w:color="auto"/>
        <w:left w:val="none" w:sz="0" w:space="0" w:color="auto"/>
        <w:bottom w:val="none" w:sz="0" w:space="0" w:color="auto"/>
        <w:right w:val="none" w:sz="0" w:space="0" w:color="auto"/>
      </w:divBdr>
      <w:divsChild>
        <w:div w:id="1544445375">
          <w:marLeft w:val="640"/>
          <w:marRight w:val="0"/>
          <w:marTop w:val="0"/>
          <w:marBottom w:val="0"/>
          <w:divBdr>
            <w:top w:val="none" w:sz="0" w:space="0" w:color="auto"/>
            <w:left w:val="none" w:sz="0" w:space="0" w:color="auto"/>
            <w:bottom w:val="none" w:sz="0" w:space="0" w:color="auto"/>
            <w:right w:val="none" w:sz="0" w:space="0" w:color="auto"/>
          </w:divBdr>
        </w:div>
        <w:div w:id="1227645878">
          <w:marLeft w:val="640"/>
          <w:marRight w:val="0"/>
          <w:marTop w:val="0"/>
          <w:marBottom w:val="0"/>
          <w:divBdr>
            <w:top w:val="none" w:sz="0" w:space="0" w:color="auto"/>
            <w:left w:val="none" w:sz="0" w:space="0" w:color="auto"/>
            <w:bottom w:val="none" w:sz="0" w:space="0" w:color="auto"/>
            <w:right w:val="none" w:sz="0" w:space="0" w:color="auto"/>
          </w:divBdr>
        </w:div>
        <w:div w:id="619915620">
          <w:marLeft w:val="640"/>
          <w:marRight w:val="0"/>
          <w:marTop w:val="0"/>
          <w:marBottom w:val="0"/>
          <w:divBdr>
            <w:top w:val="none" w:sz="0" w:space="0" w:color="auto"/>
            <w:left w:val="none" w:sz="0" w:space="0" w:color="auto"/>
            <w:bottom w:val="none" w:sz="0" w:space="0" w:color="auto"/>
            <w:right w:val="none" w:sz="0" w:space="0" w:color="auto"/>
          </w:divBdr>
        </w:div>
        <w:div w:id="561990809">
          <w:marLeft w:val="640"/>
          <w:marRight w:val="0"/>
          <w:marTop w:val="0"/>
          <w:marBottom w:val="0"/>
          <w:divBdr>
            <w:top w:val="none" w:sz="0" w:space="0" w:color="auto"/>
            <w:left w:val="none" w:sz="0" w:space="0" w:color="auto"/>
            <w:bottom w:val="none" w:sz="0" w:space="0" w:color="auto"/>
            <w:right w:val="none" w:sz="0" w:space="0" w:color="auto"/>
          </w:divBdr>
        </w:div>
        <w:div w:id="1624192978">
          <w:marLeft w:val="640"/>
          <w:marRight w:val="0"/>
          <w:marTop w:val="0"/>
          <w:marBottom w:val="0"/>
          <w:divBdr>
            <w:top w:val="none" w:sz="0" w:space="0" w:color="auto"/>
            <w:left w:val="none" w:sz="0" w:space="0" w:color="auto"/>
            <w:bottom w:val="none" w:sz="0" w:space="0" w:color="auto"/>
            <w:right w:val="none" w:sz="0" w:space="0" w:color="auto"/>
          </w:divBdr>
        </w:div>
        <w:div w:id="233855849">
          <w:marLeft w:val="640"/>
          <w:marRight w:val="0"/>
          <w:marTop w:val="0"/>
          <w:marBottom w:val="0"/>
          <w:divBdr>
            <w:top w:val="none" w:sz="0" w:space="0" w:color="auto"/>
            <w:left w:val="none" w:sz="0" w:space="0" w:color="auto"/>
            <w:bottom w:val="none" w:sz="0" w:space="0" w:color="auto"/>
            <w:right w:val="none" w:sz="0" w:space="0" w:color="auto"/>
          </w:divBdr>
        </w:div>
        <w:div w:id="51470394">
          <w:marLeft w:val="640"/>
          <w:marRight w:val="0"/>
          <w:marTop w:val="0"/>
          <w:marBottom w:val="0"/>
          <w:divBdr>
            <w:top w:val="none" w:sz="0" w:space="0" w:color="auto"/>
            <w:left w:val="none" w:sz="0" w:space="0" w:color="auto"/>
            <w:bottom w:val="none" w:sz="0" w:space="0" w:color="auto"/>
            <w:right w:val="none" w:sz="0" w:space="0" w:color="auto"/>
          </w:divBdr>
        </w:div>
        <w:div w:id="143855088">
          <w:marLeft w:val="640"/>
          <w:marRight w:val="0"/>
          <w:marTop w:val="0"/>
          <w:marBottom w:val="0"/>
          <w:divBdr>
            <w:top w:val="none" w:sz="0" w:space="0" w:color="auto"/>
            <w:left w:val="none" w:sz="0" w:space="0" w:color="auto"/>
            <w:bottom w:val="none" w:sz="0" w:space="0" w:color="auto"/>
            <w:right w:val="none" w:sz="0" w:space="0" w:color="auto"/>
          </w:divBdr>
        </w:div>
        <w:div w:id="160514147">
          <w:marLeft w:val="640"/>
          <w:marRight w:val="0"/>
          <w:marTop w:val="0"/>
          <w:marBottom w:val="0"/>
          <w:divBdr>
            <w:top w:val="none" w:sz="0" w:space="0" w:color="auto"/>
            <w:left w:val="none" w:sz="0" w:space="0" w:color="auto"/>
            <w:bottom w:val="none" w:sz="0" w:space="0" w:color="auto"/>
            <w:right w:val="none" w:sz="0" w:space="0" w:color="auto"/>
          </w:divBdr>
        </w:div>
        <w:div w:id="582223014">
          <w:marLeft w:val="640"/>
          <w:marRight w:val="0"/>
          <w:marTop w:val="0"/>
          <w:marBottom w:val="0"/>
          <w:divBdr>
            <w:top w:val="none" w:sz="0" w:space="0" w:color="auto"/>
            <w:left w:val="none" w:sz="0" w:space="0" w:color="auto"/>
            <w:bottom w:val="none" w:sz="0" w:space="0" w:color="auto"/>
            <w:right w:val="none" w:sz="0" w:space="0" w:color="auto"/>
          </w:divBdr>
        </w:div>
        <w:div w:id="516891217">
          <w:marLeft w:val="640"/>
          <w:marRight w:val="0"/>
          <w:marTop w:val="0"/>
          <w:marBottom w:val="0"/>
          <w:divBdr>
            <w:top w:val="none" w:sz="0" w:space="0" w:color="auto"/>
            <w:left w:val="none" w:sz="0" w:space="0" w:color="auto"/>
            <w:bottom w:val="none" w:sz="0" w:space="0" w:color="auto"/>
            <w:right w:val="none" w:sz="0" w:space="0" w:color="auto"/>
          </w:divBdr>
        </w:div>
        <w:div w:id="2049183897">
          <w:marLeft w:val="640"/>
          <w:marRight w:val="0"/>
          <w:marTop w:val="0"/>
          <w:marBottom w:val="0"/>
          <w:divBdr>
            <w:top w:val="none" w:sz="0" w:space="0" w:color="auto"/>
            <w:left w:val="none" w:sz="0" w:space="0" w:color="auto"/>
            <w:bottom w:val="none" w:sz="0" w:space="0" w:color="auto"/>
            <w:right w:val="none" w:sz="0" w:space="0" w:color="auto"/>
          </w:divBdr>
        </w:div>
        <w:div w:id="1394618176">
          <w:marLeft w:val="640"/>
          <w:marRight w:val="0"/>
          <w:marTop w:val="0"/>
          <w:marBottom w:val="0"/>
          <w:divBdr>
            <w:top w:val="none" w:sz="0" w:space="0" w:color="auto"/>
            <w:left w:val="none" w:sz="0" w:space="0" w:color="auto"/>
            <w:bottom w:val="none" w:sz="0" w:space="0" w:color="auto"/>
            <w:right w:val="none" w:sz="0" w:space="0" w:color="auto"/>
          </w:divBdr>
        </w:div>
        <w:div w:id="144519007">
          <w:marLeft w:val="640"/>
          <w:marRight w:val="0"/>
          <w:marTop w:val="0"/>
          <w:marBottom w:val="0"/>
          <w:divBdr>
            <w:top w:val="none" w:sz="0" w:space="0" w:color="auto"/>
            <w:left w:val="none" w:sz="0" w:space="0" w:color="auto"/>
            <w:bottom w:val="none" w:sz="0" w:space="0" w:color="auto"/>
            <w:right w:val="none" w:sz="0" w:space="0" w:color="auto"/>
          </w:divBdr>
        </w:div>
        <w:div w:id="1045829631">
          <w:marLeft w:val="640"/>
          <w:marRight w:val="0"/>
          <w:marTop w:val="0"/>
          <w:marBottom w:val="0"/>
          <w:divBdr>
            <w:top w:val="none" w:sz="0" w:space="0" w:color="auto"/>
            <w:left w:val="none" w:sz="0" w:space="0" w:color="auto"/>
            <w:bottom w:val="none" w:sz="0" w:space="0" w:color="auto"/>
            <w:right w:val="none" w:sz="0" w:space="0" w:color="auto"/>
          </w:divBdr>
        </w:div>
        <w:div w:id="617218159">
          <w:marLeft w:val="640"/>
          <w:marRight w:val="0"/>
          <w:marTop w:val="0"/>
          <w:marBottom w:val="0"/>
          <w:divBdr>
            <w:top w:val="none" w:sz="0" w:space="0" w:color="auto"/>
            <w:left w:val="none" w:sz="0" w:space="0" w:color="auto"/>
            <w:bottom w:val="none" w:sz="0" w:space="0" w:color="auto"/>
            <w:right w:val="none" w:sz="0" w:space="0" w:color="auto"/>
          </w:divBdr>
        </w:div>
        <w:div w:id="982078771">
          <w:marLeft w:val="640"/>
          <w:marRight w:val="0"/>
          <w:marTop w:val="0"/>
          <w:marBottom w:val="0"/>
          <w:divBdr>
            <w:top w:val="none" w:sz="0" w:space="0" w:color="auto"/>
            <w:left w:val="none" w:sz="0" w:space="0" w:color="auto"/>
            <w:bottom w:val="none" w:sz="0" w:space="0" w:color="auto"/>
            <w:right w:val="none" w:sz="0" w:space="0" w:color="auto"/>
          </w:divBdr>
        </w:div>
        <w:div w:id="887035102">
          <w:marLeft w:val="640"/>
          <w:marRight w:val="0"/>
          <w:marTop w:val="0"/>
          <w:marBottom w:val="0"/>
          <w:divBdr>
            <w:top w:val="none" w:sz="0" w:space="0" w:color="auto"/>
            <w:left w:val="none" w:sz="0" w:space="0" w:color="auto"/>
            <w:bottom w:val="none" w:sz="0" w:space="0" w:color="auto"/>
            <w:right w:val="none" w:sz="0" w:space="0" w:color="auto"/>
          </w:divBdr>
        </w:div>
        <w:div w:id="745422002">
          <w:marLeft w:val="640"/>
          <w:marRight w:val="0"/>
          <w:marTop w:val="0"/>
          <w:marBottom w:val="0"/>
          <w:divBdr>
            <w:top w:val="none" w:sz="0" w:space="0" w:color="auto"/>
            <w:left w:val="none" w:sz="0" w:space="0" w:color="auto"/>
            <w:bottom w:val="none" w:sz="0" w:space="0" w:color="auto"/>
            <w:right w:val="none" w:sz="0" w:space="0" w:color="auto"/>
          </w:divBdr>
        </w:div>
        <w:div w:id="1319848701">
          <w:marLeft w:val="640"/>
          <w:marRight w:val="0"/>
          <w:marTop w:val="0"/>
          <w:marBottom w:val="0"/>
          <w:divBdr>
            <w:top w:val="none" w:sz="0" w:space="0" w:color="auto"/>
            <w:left w:val="none" w:sz="0" w:space="0" w:color="auto"/>
            <w:bottom w:val="none" w:sz="0" w:space="0" w:color="auto"/>
            <w:right w:val="none" w:sz="0" w:space="0" w:color="auto"/>
          </w:divBdr>
        </w:div>
      </w:divsChild>
    </w:div>
    <w:div w:id="1152716080">
      <w:bodyDiv w:val="1"/>
      <w:marLeft w:val="0"/>
      <w:marRight w:val="0"/>
      <w:marTop w:val="0"/>
      <w:marBottom w:val="0"/>
      <w:divBdr>
        <w:top w:val="none" w:sz="0" w:space="0" w:color="auto"/>
        <w:left w:val="none" w:sz="0" w:space="0" w:color="auto"/>
        <w:bottom w:val="none" w:sz="0" w:space="0" w:color="auto"/>
        <w:right w:val="none" w:sz="0" w:space="0" w:color="auto"/>
      </w:divBdr>
      <w:divsChild>
        <w:div w:id="1889534506">
          <w:marLeft w:val="640"/>
          <w:marRight w:val="0"/>
          <w:marTop w:val="0"/>
          <w:marBottom w:val="0"/>
          <w:divBdr>
            <w:top w:val="none" w:sz="0" w:space="0" w:color="auto"/>
            <w:left w:val="none" w:sz="0" w:space="0" w:color="auto"/>
            <w:bottom w:val="none" w:sz="0" w:space="0" w:color="auto"/>
            <w:right w:val="none" w:sz="0" w:space="0" w:color="auto"/>
          </w:divBdr>
        </w:div>
        <w:div w:id="51582037">
          <w:marLeft w:val="640"/>
          <w:marRight w:val="0"/>
          <w:marTop w:val="0"/>
          <w:marBottom w:val="0"/>
          <w:divBdr>
            <w:top w:val="none" w:sz="0" w:space="0" w:color="auto"/>
            <w:left w:val="none" w:sz="0" w:space="0" w:color="auto"/>
            <w:bottom w:val="none" w:sz="0" w:space="0" w:color="auto"/>
            <w:right w:val="none" w:sz="0" w:space="0" w:color="auto"/>
          </w:divBdr>
        </w:div>
        <w:div w:id="894969951">
          <w:marLeft w:val="640"/>
          <w:marRight w:val="0"/>
          <w:marTop w:val="0"/>
          <w:marBottom w:val="0"/>
          <w:divBdr>
            <w:top w:val="none" w:sz="0" w:space="0" w:color="auto"/>
            <w:left w:val="none" w:sz="0" w:space="0" w:color="auto"/>
            <w:bottom w:val="none" w:sz="0" w:space="0" w:color="auto"/>
            <w:right w:val="none" w:sz="0" w:space="0" w:color="auto"/>
          </w:divBdr>
        </w:div>
        <w:div w:id="752119592">
          <w:marLeft w:val="640"/>
          <w:marRight w:val="0"/>
          <w:marTop w:val="0"/>
          <w:marBottom w:val="0"/>
          <w:divBdr>
            <w:top w:val="none" w:sz="0" w:space="0" w:color="auto"/>
            <w:left w:val="none" w:sz="0" w:space="0" w:color="auto"/>
            <w:bottom w:val="none" w:sz="0" w:space="0" w:color="auto"/>
            <w:right w:val="none" w:sz="0" w:space="0" w:color="auto"/>
          </w:divBdr>
        </w:div>
        <w:div w:id="1857500374">
          <w:marLeft w:val="640"/>
          <w:marRight w:val="0"/>
          <w:marTop w:val="0"/>
          <w:marBottom w:val="0"/>
          <w:divBdr>
            <w:top w:val="none" w:sz="0" w:space="0" w:color="auto"/>
            <w:left w:val="none" w:sz="0" w:space="0" w:color="auto"/>
            <w:bottom w:val="none" w:sz="0" w:space="0" w:color="auto"/>
            <w:right w:val="none" w:sz="0" w:space="0" w:color="auto"/>
          </w:divBdr>
        </w:div>
        <w:div w:id="1344819461">
          <w:marLeft w:val="640"/>
          <w:marRight w:val="0"/>
          <w:marTop w:val="0"/>
          <w:marBottom w:val="0"/>
          <w:divBdr>
            <w:top w:val="none" w:sz="0" w:space="0" w:color="auto"/>
            <w:left w:val="none" w:sz="0" w:space="0" w:color="auto"/>
            <w:bottom w:val="none" w:sz="0" w:space="0" w:color="auto"/>
            <w:right w:val="none" w:sz="0" w:space="0" w:color="auto"/>
          </w:divBdr>
        </w:div>
        <w:div w:id="1942955211">
          <w:marLeft w:val="640"/>
          <w:marRight w:val="0"/>
          <w:marTop w:val="0"/>
          <w:marBottom w:val="0"/>
          <w:divBdr>
            <w:top w:val="none" w:sz="0" w:space="0" w:color="auto"/>
            <w:left w:val="none" w:sz="0" w:space="0" w:color="auto"/>
            <w:bottom w:val="none" w:sz="0" w:space="0" w:color="auto"/>
            <w:right w:val="none" w:sz="0" w:space="0" w:color="auto"/>
          </w:divBdr>
        </w:div>
        <w:div w:id="72361482">
          <w:marLeft w:val="640"/>
          <w:marRight w:val="0"/>
          <w:marTop w:val="0"/>
          <w:marBottom w:val="0"/>
          <w:divBdr>
            <w:top w:val="none" w:sz="0" w:space="0" w:color="auto"/>
            <w:left w:val="none" w:sz="0" w:space="0" w:color="auto"/>
            <w:bottom w:val="none" w:sz="0" w:space="0" w:color="auto"/>
            <w:right w:val="none" w:sz="0" w:space="0" w:color="auto"/>
          </w:divBdr>
        </w:div>
        <w:div w:id="1152258124">
          <w:marLeft w:val="640"/>
          <w:marRight w:val="0"/>
          <w:marTop w:val="0"/>
          <w:marBottom w:val="0"/>
          <w:divBdr>
            <w:top w:val="none" w:sz="0" w:space="0" w:color="auto"/>
            <w:left w:val="none" w:sz="0" w:space="0" w:color="auto"/>
            <w:bottom w:val="none" w:sz="0" w:space="0" w:color="auto"/>
            <w:right w:val="none" w:sz="0" w:space="0" w:color="auto"/>
          </w:divBdr>
        </w:div>
        <w:div w:id="1182739823">
          <w:marLeft w:val="640"/>
          <w:marRight w:val="0"/>
          <w:marTop w:val="0"/>
          <w:marBottom w:val="0"/>
          <w:divBdr>
            <w:top w:val="none" w:sz="0" w:space="0" w:color="auto"/>
            <w:left w:val="none" w:sz="0" w:space="0" w:color="auto"/>
            <w:bottom w:val="none" w:sz="0" w:space="0" w:color="auto"/>
            <w:right w:val="none" w:sz="0" w:space="0" w:color="auto"/>
          </w:divBdr>
        </w:div>
        <w:div w:id="857960641">
          <w:marLeft w:val="640"/>
          <w:marRight w:val="0"/>
          <w:marTop w:val="0"/>
          <w:marBottom w:val="0"/>
          <w:divBdr>
            <w:top w:val="none" w:sz="0" w:space="0" w:color="auto"/>
            <w:left w:val="none" w:sz="0" w:space="0" w:color="auto"/>
            <w:bottom w:val="none" w:sz="0" w:space="0" w:color="auto"/>
            <w:right w:val="none" w:sz="0" w:space="0" w:color="auto"/>
          </w:divBdr>
        </w:div>
        <w:div w:id="1876232463">
          <w:marLeft w:val="640"/>
          <w:marRight w:val="0"/>
          <w:marTop w:val="0"/>
          <w:marBottom w:val="0"/>
          <w:divBdr>
            <w:top w:val="none" w:sz="0" w:space="0" w:color="auto"/>
            <w:left w:val="none" w:sz="0" w:space="0" w:color="auto"/>
            <w:bottom w:val="none" w:sz="0" w:space="0" w:color="auto"/>
            <w:right w:val="none" w:sz="0" w:space="0" w:color="auto"/>
          </w:divBdr>
        </w:div>
        <w:div w:id="83109536">
          <w:marLeft w:val="640"/>
          <w:marRight w:val="0"/>
          <w:marTop w:val="0"/>
          <w:marBottom w:val="0"/>
          <w:divBdr>
            <w:top w:val="none" w:sz="0" w:space="0" w:color="auto"/>
            <w:left w:val="none" w:sz="0" w:space="0" w:color="auto"/>
            <w:bottom w:val="none" w:sz="0" w:space="0" w:color="auto"/>
            <w:right w:val="none" w:sz="0" w:space="0" w:color="auto"/>
          </w:divBdr>
        </w:div>
        <w:div w:id="509292828">
          <w:marLeft w:val="640"/>
          <w:marRight w:val="0"/>
          <w:marTop w:val="0"/>
          <w:marBottom w:val="0"/>
          <w:divBdr>
            <w:top w:val="none" w:sz="0" w:space="0" w:color="auto"/>
            <w:left w:val="none" w:sz="0" w:space="0" w:color="auto"/>
            <w:bottom w:val="none" w:sz="0" w:space="0" w:color="auto"/>
            <w:right w:val="none" w:sz="0" w:space="0" w:color="auto"/>
          </w:divBdr>
        </w:div>
        <w:div w:id="960768080">
          <w:marLeft w:val="640"/>
          <w:marRight w:val="0"/>
          <w:marTop w:val="0"/>
          <w:marBottom w:val="0"/>
          <w:divBdr>
            <w:top w:val="none" w:sz="0" w:space="0" w:color="auto"/>
            <w:left w:val="none" w:sz="0" w:space="0" w:color="auto"/>
            <w:bottom w:val="none" w:sz="0" w:space="0" w:color="auto"/>
            <w:right w:val="none" w:sz="0" w:space="0" w:color="auto"/>
          </w:divBdr>
        </w:div>
        <w:div w:id="16320754">
          <w:marLeft w:val="640"/>
          <w:marRight w:val="0"/>
          <w:marTop w:val="0"/>
          <w:marBottom w:val="0"/>
          <w:divBdr>
            <w:top w:val="none" w:sz="0" w:space="0" w:color="auto"/>
            <w:left w:val="none" w:sz="0" w:space="0" w:color="auto"/>
            <w:bottom w:val="none" w:sz="0" w:space="0" w:color="auto"/>
            <w:right w:val="none" w:sz="0" w:space="0" w:color="auto"/>
          </w:divBdr>
        </w:div>
        <w:div w:id="1955400069">
          <w:marLeft w:val="640"/>
          <w:marRight w:val="0"/>
          <w:marTop w:val="0"/>
          <w:marBottom w:val="0"/>
          <w:divBdr>
            <w:top w:val="none" w:sz="0" w:space="0" w:color="auto"/>
            <w:left w:val="none" w:sz="0" w:space="0" w:color="auto"/>
            <w:bottom w:val="none" w:sz="0" w:space="0" w:color="auto"/>
            <w:right w:val="none" w:sz="0" w:space="0" w:color="auto"/>
          </w:divBdr>
        </w:div>
        <w:div w:id="864558218">
          <w:marLeft w:val="640"/>
          <w:marRight w:val="0"/>
          <w:marTop w:val="0"/>
          <w:marBottom w:val="0"/>
          <w:divBdr>
            <w:top w:val="none" w:sz="0" w:space="0" w:color="auto"/>
            <w:left w:val="none" w:sz="0" w:space="0" w:color="auto"/>
            <w:bottom w:val="none" w:sz="0" w:space="0" w:color="auto"/>
            <w:right w:val="none" w:sz="0" w:space="0" w:color="auto"/>
          </w:divBdr>
        </w:div>
        <w:div w:id="1282877018">
          <w:marLeft w:val="640"/>
          <w:marRight w:val="0"/>
          <w:marTop w:val="0"/>
          <w:marBottom w:val="0"/>
          <w:divBdr>
            <w:top w:val="none" w:sz="0" w:space="0" w:color="auto"/>
            <w:left w:val="none" w:sz="0" w:space="0" w:color="auto"/>
            <w:bottom w:val="none" w:sz="0" w:space="0" w:color="auto"/>
            <w:right w:val="none" w:sz="0" w:space="0" w:color="auto"/>
          </w:divBdr>
        </w:div>
        <w:div w:id="638808835">
          <w:marLeft w:val="640"/>
          <w:marRight w:val="0"/>
          <w:marTop w:val="0"/>
          <w:marBottom w:val="0"/>
          <w:divBdr>
            <w:top w:val="none" w:sz="0" w:space="0" w:color="auto"/>
            <w:left w:val="none" w:sz="0" w:space="0" w:color="auto"/>
            <w:bottom w:val="none" w:sz="0" w:space="0" w:color="auto"/>
            <w:right w:val="none" w:sz="0" w:space="0" w:color="auto"/>
          </w:divBdr>
        </w:div>
      </w:divsChild>
    </w:div>
    <w:div w:id="1280336724">
      <w:bodyDiv w:val="1"/>
      <w:marLeft w:val="0"/>
      <w:marRight w:val="0"/>
      <w:marTop w:val="0"/>
      <w:marBottom w:val="0"/>
      <w:divBdr>
        <w:top w:val="none" w:sz="0" w:space="0" w:color="auto"/>
        <w:left w:val="none" w:sz="0" w:space="0" w:color="auto"/>
        <w:bottom w:val="none" w:sz="0" w:space="0" w:color="auto"/>
        <w:right w:val="none" w:sz="0" w:space="0" w:color="auto"/>
      </w:divBdr>
      <w:divsChild>
        <w:div w:id="999307658">
          <w:marLeft w:val="640"/>
          <w:marRight w:val="0"/>
          <w:marTop w:val="0"/>
          <w:marBottom w:val="0"/>
          <w:divBdr>
            <w:top w:val="none" w:sz="0" w:space="0" w:color="auto"/>
            <w:left w:val="none" w:sz="0" w:space="0" w:color="auto"/>
            <w:bottom w:val="none" w:sz="0" w:space="0" w:color="auto"/>
            <w:right w:val="none" w:sz="0" w:space="0" w:color="auto"/>
          </w:divBdr>
        </w:div>
        <w:div w:id="752512437">
          <w:marLeft w:val="640"/>
          <w:marRight w:val="0"/>
          <w:marTop w:val="0"/>
          <w:marBottom w:val="0"/>
          <w:divBdr>
            <w:top w:val="none" w:sz="0" w:space="0" w:color="auto"/>
            <w:left w:val="none" w:sz="0" w:space="0" w:color="auto"/>
            <w:bottom w:val="none" w:sz="0" w:space="0" w:color="auto"/>
            <w:right w:val="none" w:sz="0" w:space="0" w:color="auto"/>
          </w:divBdr>
        </w:div>
        <w:div w:id="140657049">
          <w:marLeft w:val="640"/>
          <w:marRight w:val="0"/>
          <w:marTop w:val="0"/>
          <w:marBottom w:val="0"/>
          <w:divBdr>
            <w:top w:val="none" w:sz="0" w:space="0" w:color="auto"/>
            <w:left w:val="none" w:sz="0" w:space="0" w:color="auto"/>
            <w:bottom w:val="none" w:sz="0" w:space="0" w:color="auto"/>
            <w:right w:val="none" w:sz="0" w:space="0" w:color="auto"/>
          </w:divBdr>
        </w:div>
        <w:div w:id="927692501">
          <w:marLeft w:val="640"/>
          <w:marRight w:val="0"/>
          <w:marTop w:val="0"/>
          <w:marBottom w:val="0"/>
          <w:divBdr>
            <w:top w:val="none" w:sz="0" w:space="0" w:color="auto"/>
            <w:left w:val="none" w:sz="0" w:space="0" w:color="auto"/>
            <w:bottom w:val="none" w:sz="0" w:space="0" w:color="auto"/>
            <w:right w:val="none" w:sz="0" w:space="0" w:color="auto"/>
          </w:divBdr>
        </w:div>
        <w:div w:id="1914507379">
          <w:marLeft w:val="640"/>
          <w:marRight w:val="0"/>
          <w:marTop w:val="0"/>
          <w:marBottom w:val="0"/>
          <w:divBdr>
            <w:top w:val="none" w:sz="0" w:space="0" w:color="auto"/>
            <w:left w:val="none" w:sz="0" w:space="0" w:color="auto"/>
            <w:bottom w:val="none" w:sz="0" w:space="0" w:color="auto"/>
            <w:right w:val="none" w:sz="0" w:space="0" w:color="auto"/>
          </w:divBdr>
        </w:div>
        <w:div w:id="1603142279">
          <w:marLeft w:val="640"/>
          <w:marRight w:val="0"/>
          <w:marTop w:val="0"/>
          <w:marBottom w:val="0"/>
          <w:divBdr>
            <w:top w:val="none" w:sz="0" w:space="0" w:color="auto"/>
            <w:left w:val="none" w:sz="0" w:space="0" w:color="auto"/>
            <w:bottom w:val="none" w:sz="0" w:space="0" w:color="auto"/>
            <w:right w:val="none" w:sz="0" w:space="0" w:color="auto"/>
          </w:divBdr>
        </w:div>
        <w:div w:id="1952739443">
          <w:marLeft w:val="640"/>
          <w:marRight w:val="0"/>
          <w:marTop w:val="0"/>
          <w:marBottom w:val="0"/>
          <w:divBdr>
            <w:top w:val="none" w:sz="0" w:space="0" w:color="auto"/>
            <w:left w:val="none" w:sz="0" w:space="0" w:color="auto"/>
            <w:bottom w:val="none" w:sz="0" w:space="0" w:color="auto"/>
            <w:right w:val="none" w:sz="0" w:space="0" w:color="auto"/>
          </w:divBdr>
        </w:div>
        <w:div w:id="369887762">
          <w:marLeft w:val="640"/>
          <w:marRight w:val="0"/>
          <w:marTop w:val="0"/>
          <w:marBottom w:val="0"/>
          <w:divBdr>
            <w:top w:val="none" w:sz="0" w:space="0" w:color="auto"/>
            <w:left w:val="none" w:sz="0" w:space="0" w:color="auto"/>
            <w:bottom w:val="none" w:sz="0" w:space="0" w:color="auto"/>
            <w:right w:val="none" w:sz="0" w:space="0" w:color="auto"/>
          </w:divBdr>
        </w:div>
        <w:div w:id="1686442346">
          <w:marLeft w:val="640"/>
          <w:marRight w:val="0"/>
          <w:marTop w:val="0"/>
          <w:marBottom w:val="0"/>
          <w:divBdr>
            <w:top w:val="none" w:sz="0" w:space="0" w:color="auto"/>
            <w:left w:val="none" w:sz="0" w:space="0" w:color="auto"/>
            <w:bottom w:val="none" w:sz="0" w:space="0" w:color="auto"/>
            <w:right w:val="none" w:sz="0" w:space="0" w:color="auto"/>
          </w:divBdr>
        </w:div>
        <w:div w:id="671957554">
          <w:marLeft w:val="640"/>
          <w:marRight w:val="0"/>
          <w:marTop w:val="0"/>
          <w:marBottom w:val="0"/>
          <w:divBdr>
            <w:top w:val="none" w:sz="0" w:space="0" w:color="auto"/>
            <w:left w:val="none" w:sz="0" w:space="0" w:color="auto"/>
            <w:bottom w:val="none" w:sz="0" w:space="0" w:color="auto"/>
            <w:right w:val="none" w:sz="0" w:space="0" w:color="auto"/>
          </w:divBdr>
        </w:div>
        <w:div w:id="184945833">
          <w:marLeft w:val="640"/>
          <w:marRight w:val="0"/>
          <w:marTop w:val="0"/>
          <w:marBottom w:val="0"/>
          <w:divBdr>
            <w:top w:val="none" w:sz="0" w:space="0" w:color="auto"/>
            <w:left w:val="none" w:sz="0" w:space="0" w:color="auto"/>
            <w:bottom w:val="none" w:sz="0" w:space="0" w:color="auto"/>
            <w:right w:val="none" w:sz="0" w:space="0" w:color="auto"/>
          </w:divBdr>
        </w:div>
        <w:div w:id="887305367">
          <w:marLeft w:val="640"/>
          <w:marRight w:val="0"/>
          <w:marTop w:val="0"/>
          <w:marBottom w:val="0"/>
          <w:divBdr>
            <w:top w:val="none" w:sz="0" w:space="0" w:color="auto"/>
            <w:left w:val="none" w:sz="0" w:space="0" w:color="auto"/>
            <w:bottom w:val="none" w:sz="0" w:space="0" w:color="auto"/>
            <w:right w:val="none" w:sz="0" w:space="0" w:color="auto"/>
          </w:divBdr>
        </w:div>
        <w:div w:id="1261110863">
          <w:marLeft w:val="640"/>
          <w:marRight w:val="0"/>
          <w:marTop w:val="0"/>
          <w:marBottom w:val="0"/>
          <w:divBdr>
            <w:top w:val="none" w:sz="0" w:space="0" w:color="auto"/>
            <w:left w:val="none" w:sz="0" w:space="0" w:color="auto"/>
            <w:bottom w:val="none" w:sz="0" w:space="0" w:color="auto"/>
            <w:right w:val="none" w:sz="0" w:space="0" w:color="auto"/>
          </w:divBdr>
        </w:div>
        <w:div w:id="2086874933">
          <w:marLeft w:val="640"/>
          <w:marRight w:val="0"/>
          <w:marTop w:val="0"/>
          <w:marBottom w:val="0"/>
          <w:divBdr>
            <w:top w:val="none" w:sz="0" w:space="0" w:color="auto"/>
            <w:left w:val="none" w:sz="0" w:space="0" w:color="auto"/>
            <w:bottom w:val="none" w:sz="0" w:space="0" w:color="auto"/>
            <w:right w:val="none" w:sz="0" w:space="0" w:color="auto"/>
          </w:divBdr>
        </w:div>
        <w:div w:id="201141271">
          <w:marLeft w:val="640"/>
          <w:marRight w:val="0"/>
          <w:marTop w:val="0"/>
          <w:marBottom w:val="0"/>
          <w:divBdr>
            <w:top w:val="none" w:sz="0" w:space="0" w:color="auto"/>
            <w:left w:val="none" w:sz="0" w:space="0" w:color="auto"/>
            <w:bottom w:val="none" w:sz="0" w:space="0" w:color="auto"/>
            <w:right w:val="none" w:sz="0" w:space="0" w:color="auto"/>
          </w:divBdr>
        </w:div>
        <w:div w:id="335352079">
          <w:marLeft w:val="640"/>
          <w:marRight w:val="0"/>
          <w:marTop w:val="0"/>
          <w:marBottom w:val="0"/>
          <w:divBdr>
            <w:top w:val="none" w:sz="0" w:space="0" w:color="auto"/>
            <w:left w:val="none" w:sz="0" w:space="0" w:color="auto"/>
            <w:bottom w:val="none" w:sz="0" w:space="0" w:color="auto"/>
            <w:right w:val="none" w:sz="0" w:space="0" w:color="auto"/>
          </w:divBdr>
        </w:div>
        <w:div w:id="2023584116">
          <w:marLeft w:val="640"/>
          <w:marRight w:val="0"/>
          <w:marTop w:val="0"/>
          <w:marBottom w:val="0"/>
          <w:divBdr>
            <w:top w:val="none" w:sz="0" w:space="0" w:color="auto"/>
            <w:left w:val="none" w:sz="0" w:space="0" w:color="auto"/>
            <w:bottom w:val="none" w:sz="0" w:space="0" w:color="auto"/>
            <w:right w:val="none" w:sz="0" w:space="0" w:color="auto"/>
          </w:divBdr>
        </w:div>
        <w:div w:id="1396396412">
          <w:marLeft w:val="640"/>
          <w:marRight w:val="0"/>
          <w:marTop w:val="0"/>
          <w:marBottom w:val="0"/>
          <w:divBdr>
            <w:top w:val="none" w:sz="0" w:space="0" w:color="auto"/>
            <w:left w:val="none" w:sz="0" w:space="0" w:color="auto"/>
            <w:bottom w:val="none" w:sz="0" w:space="0" w:color="auto"/>
            <w:right w:val="none" w:sz="0" w:space="0" w:color="auto"/>
          </w:divBdr>
        </w:div>
      </w:divsChild>
    </w:div>
    <w:div w:id="1304772935">
      <w:bodyDiv w:val="1"/>
      <w:marLeft w:val="0"/>
      <w:marRight w:val="0"/>
      <w:marTop w:val="0"/>
      <w:marBottom w:val="0"/>
      <w:divBdr>
        <w:top w:val="none" w:sz="0" w:space="0" w:color="auto"/>
        <w:left w:val="none" w:sz="0" w:space="0" w:color="auto"/>
        <w:bottom w:val="none" w:sz="0" w:space="0" w:color="auto"/>
        <w:right w:val="none" w:sz="0" w:space="0" w:color="auto"/>
      </w:divBdr>
      <w:divsChild>
        <w:div w:id="1939828386">
          <w:marLeft w:val="640"/>
          <w:marRight w:val="0"/>
          <w:marTop w:val="0"/>
          <w:marBottom w:val="0"/>
          <w:divBdr>
            <w:top w:val="none" w:sz="0" w:space="0" w:color="auto"/>
            <w:left w:val="none" w:sz="0" w:space="0" w:color="auto"/>
            <w:bottom w:val="none" w:sz="0" w:space="0" w:color="auto"/>
            <w:right w:val="none" w:sz="0" w:space="0" w:color="auto"/>
          </w:divBdr>
        </w:div>
        <w:div w:id="590966479">
          <w:marLeft w:val="640"/>
          <w:marRight w:val="0"/>
          <w:marTop w:val="0"/>
          <w:marBottom w:val="0"/>
          <w:divBdr>
            <w:top w:val="none" w:sz="0" w:space="0" w:color="auto"/>
            <w:left w:val="none" w:sz="0" w:space="0" w:color="auto"/>
            <w:bottom w:val="none" w:sz="0" w:space="0" w:color="auto"/>
            <w:right w:val="none" w:sz="0" w:space="0" w:color="auto"/>
          </w:divBdr>
        </w:div>
        <w:div w:id="891111904">
          <w:marLeft w:val="640"/>
          <w:marRight w:val="0"/>
          <w:marTop w:val="0"/>
          <w:marBottom w:val="0"/>
          <w:divBdr>
            <w:top w:val="none" w:sz="0" w:space="0" w:color="auto"/>
            <w:left w:val="none" w:sz="0" w:space="0" w:color="auto"/>
            <w:bottom w:val="none" w:sz="0" w:space="0" w:color="auto"/>
            <w:right w:val="none" w:sz="0" w:space="0" w:color="auto"/>
          </w:divBdr>
        </w:div>
        <w:div w:id="877740116">
          <w:marLeft w:val="640"/>
          <w:marRight w:val="0"/>
          <w:marTop w:val="0"/>
          <w:marBottom w:val="0"/>
          <w:divBdr>
            <w:top w:val="none" w:sz="0" w:space="0" w:color="auto"/>
            <w:left w:val="none" w:sz="0" w:space="0" w:color="auto"/>
            <w:bottom w:val="none" w:sz="0" w:space="0" w:color="auto"/>
            <w:right w:val="none" w:sz="0" w:space="0" w:color="auto"/>
          </w:divBdr>
        </w:div>
        <w:div w:id="1701663760">
          <w:marLeft w:val="640"/>
          <w:marRight w:val="0"/>
          <w:marTop w:val="0"/>
          <w:marBottom w:val="0"/>
          <w:divBdr>
            <w:top w:val="none" w:sz="0" w:space="0" w:color="auto"/>
            <w:left w:val="none" w:sz="0" w:space="0" w:color="auto"/>
            <w:bottom w:val="none" w:sz="0" w:space="0" w:color="auto"/>
            <w:right w:val="none" w:sz="0" w:space="0" w:color="auto"/>
          </w:divBdr>
        </w:div>
        <w:div w:id="696277399">
          <w:marLeft w:val="640"/>
          <w:marRight w:val="0"/>
          <w:marTop w:val="0"/>
          <w:marBottom w:val="0"/>
          <w:divBdr>
            <w:top w:val="none" w:sz="0" w:space="0" w:color="auto"/>
            <w:left w:val="none" w:sz="0" w:space="0" w:color="auto"/>
            <w:bottom w:val="none" w:sz="0" w:space="0" w:color="auto"/>
            <w:right w:val="none" w:sz="0" w:space="0" w:color="auto"/>
          </w:divBdr>
        </w:div>
        <w:div w:id="1243099616">
          <w:marLeft w:val="640"/>
          <w:marRight w:val="0"/>
          <w:marTop w:val="0"/>
          <w:marBottom w:val="0"/>
          <w:divBdr>
            <w:top w:val="none" w:sz="0" w:space="0" w:color="auto"/>
            <w:left w:val="none" w:sz="0" w:space="0" w:color="auto"/>
            <w:bottom w:val="none" w:sz="0" w:space="0" w:color="auto"/>
            <w:right w:val="none" w:sz="0" w:space="0" w:color="auto"/>
          </w:divBdr>
        </w:div>
        <w:div w:id="1441073891">
          <w:marLeft w:val="640"/>
          <w:marRight w:val="0"/>
          <w:marTop w:val="0"/>
          <w:marBottom w:val="0"/>
          <w:divBdr>
            <w:top w:val="none" w:sz="0" w:space="0" w:color="auto"/>
            <w:left w:val="none" w:sz="0" w:space="0" w:color="auto"/>
            <w:bottom w:val="none" w:sz="0" w:space="0" w:color="auto"/>
            <w:right w:val="none" w:sz="0" w:space="0" w:color="auto"/>
          </w:divBdr>
        </w:div>
        <w:div w:id="353768382">
          <w:marLeft w:val="640"/>
          <w:marRight w:val="0"/>
          <w:marTop w:val="0"/>
          <w:marBottom w:val="0"/>
          <w:divBdr>
            <w:top w:val="none" w:sz="0" w:space="0" w:color="auto"/>
            <w:left w:val="none" w:sz="0" w:space="0" w:color="auto"/>
            <w:bottom w:val="none" w:sz="0" w:space="0" w:color="auto"/>
            <w:right w:val="none" w:sz="0" w:space="0" w:color="auto"/>
          </w:divBdr>
        </w:div>
        <w:div w:id="831678743">
          <w:marLeft w:val="640"/>
          <w:marRight w:val="0"/>
          <w:marTop w:val="0"/>
          <w:marBottom w:val="0"/>
          <w:divBdr>
            <w:top w:val="none" w:sz="0" w:space="0" w:color="auto"/>
            <w:left w:val="none" w:sz="0" w:space="0" w:color="auto"/>
            <w:bottom w:val="none" w:sz="0" w:space="0" w:color="auto"/>
            <w:right w:val="none" w:sz="0" w:space="0" w:color="auto"/>
          </w:divBdr>
        </w:div>
        <w:div w:id="1846355896">
          <w:marLeft w:val="640"/>
          <w:marRight w:val="0"/>
          <w:marTop w:val="0"/>
          <w:marBottom w:val="0"/>
          <w:divBdr>
            <w:top w:val="none" w:sz="0" w:space="0" w:color="auto"/>
            <w:left w:val="none" w:sz="0" w:space="0" w:color="auto"/>
            <w:bottom w:val="none" w:sz="0" w:space="0" w:color="auto"/>
            <w:right w:val="none" w:sz="0" w:space="0" w:color="auto"/>
          </w:divBdr>
        </w:div>
        <w:div w:id="1809781825">
          <w:marLeft w:val="640"/>
          <w:marRight w:val="0"/>
          <w:marTop w:val="0"/>
          <w:marBottom w:val="0"/>
          <w:divBdr>
            <w:top w:val="none" w:sz="0" w:space="0" w:color="auto"/>
            <w:left w:val="none" w:sz="0" w:space="0" w:color="auto"/>
            <w:bottom w:val="none" w:sz="0" w:space="0" w:color="auto"/>
            <w:right w:val="none" w:sz="0" w:space="0" w:color="auto"/>
          </w:divBdr>
        </w:div>
        <w:div w:id="338433009">
          <w:marLeft w:val="640"/>
          <w:marRight w:val="0"/>
          <w:marTop w:val="0"/>
          <w:marBottom w:val="0"/>
          <w:divBdr>
            <w:top w:val="none" w:sz="0" w:space="0" w:color="auto"/>
            <w:left w:val="none" w:sz="0" w:space="0" w:color="auto"/>
            <w:bottom w:val="none" w:sz="0" w:space="0" w:color="auto"/>
            <w:right w:val="none" w:sz="0" w:space="0" w:color="auto"/>
          </w:divBdr>
        </w:div>
        <w:div w:id="264845630">
          <w:marLeft w:val="640"/>
          <w:marRight w:val="0"/>
          <w:marTop w:val="0"/>
          <w:marBottom w:val="0"/>
          <w:divBdr>
            <w:top w:val="none" w:sz="0" w:space="0" w:color="auto"/>
            <w:left w:val="none" w:sz="0" w:space="0" w:color="auto"/>
            <w:bottom w:val="none" w:sz="0" w:space="0" w:color="auto"/>
            <w:right w:val="none" w:sz="0" w:space="0" w:color="auto"/>
          </w:divBdr>
        </w:div>
        <w:div w:id="1152868922">
          <w:marLeft w:val="640"/>
          <w:marRight w:val="0"/>
          <w:marTop w:val="0"/>
          <w:marBottom w:val="0"/>
          <w:divBdr>
            <w:top w:val="none" w:sz="0" w:space="0" w:color="auto"/>
            <w:left w:val="none" w:sz="0" w:space="0" w:color="auto"/>
            <w:bottom w:val="none" w:sz="0" w:space="0" w:color="auto"/>
            <w:right w:val="none" w:sz="0" w:space="0" w:color="auto"/>
          </w:divBdr>
        </w:div>
        <w:div w:id="1938709460">
          <w:marLeft w:val="640"/>
          <w:marRight w:val="0"/>
          <w:marTop w:val="0"/>
          <w:marBottom w:val="0"/>
          <w:divBdr>
            <w:top w:val="none" w:sz="0" w:space="0" w:color="auto"/>
            <w:left w:val="none" w:sz="0" w:space="0" w:color="auto"/>
            <w:bottom w:val="none" w:sz="0" w:space="0" w:color="auto"/>
            <w:right w:val="none" w:sz="0" w:space="0" w:color="auto"/>
          </w:divBdr>
        </w:div>
        <w:div w:id="1194153276">
          <w:marLeft w:val="640"/>
          <w:marRight w:val="0"/>
          <w:marTop w:val="0"/>
          <w:marBottom w:val="0"/>
          <w:divBdr>
            <w:top w:val="none" w:sz="0" w:space="0" w:color="auto"/>
            <w:left w:val="none" w:sz="0" w:space="0" w:color="auto"/>
            <w:bottom w:val="none" w:sz="0" w:space="0" w:color="auto"/>
            <w:right w:val="none" w:sz="0" w:space="0" w:color="auto"/>
          </w:divBdr>
        </w:div>
        <w:div w:id="922644712">
          <w:marLeft w:val="640"/>
          <w:marRight w:val="0"/>
          <w:marTop w:val="0"/>
          <w:marBottom w:val="0"/>
          <w:divBdr>
            <w:top w:val="none" w:sz="0" w:space="0" w:color="auto"/>
            <w:left w:val="none" w:sz="0" w:space="0" w:color="auto"/>
            <w:bottom w:val="none" w:sz="0" w:space="0" w:color="auto"/>
            <w:right w:val="none" w:sz="0" w:space="0" w:color="auto"/>
          </w:divBdr>
        </w:div>
        <w:div w:id="1949654546">
          <w:marLeft w:val="640"/>
          <w:marRight w:val="0"/>
          <w:marTop w:val="0"/>
          <w:marBottom w:val="0"/>
          <w:divBdr>
            <w:top w:val="none" w:sz="0" w:space="0" w:color="auto"/>
            <w:left w:val="none" w:sz="0" w:space="0" w:color="auto"/>
            <w:bottom w:val="none" w:sz="0" w:space="0" w:color="auto"/>
            <w:right w:val="none" w:sz="0" w:space="0" w:color="auto"/>
          </w:divBdr>
        </w:div>
        <w:div w:id="2124417416">
          <w:marLeft w:val="640"/>
          <w:marRight w:val="0"/>
          <w:marTop w:val="0"/>
          <w:marBottom w:val="0"/>
          <w:divBdr>
            <w:top w:val="none" w:sz="0" w:space="0" w:color="auto"/>
            <w:left w:val="none" w:sz="0" w:space="0" w:color="auto"/>
            <w:bottom w:val="none" w:sz="0" w:space="0" w:color="auto"/>
            <w:right w:val="none" w:sz="0" w:space="0" w:color="auto"/>
          </w:divBdr>
        </w:div>
      </w:divsChild>
    </w:div>
    <w:div w:id="1305358377">
      <w:bodyDiv w:val="1"/>
      <w:marLeft w:val="0"/>
      <w:marRight w:val="0"/>
      <w:marTop w:val="0"/>
      <w:marBottom w:val="0"/>
      <w:divBdr>
        <w:top w:val="none" w:sz="0" w:space="0" w:color="auto"/>
        <w:left w:val="none" w:sz="0" w:space="0" w:color="auto"/>
        <w:bottom w:val="none" w:sz="0" w:space="0" w:color="auto"/>
        <w:right w:val="none" w:sz="0" w:space="0" w:color="auto"/>
      </w:divBdr>
      <w:divsChild>
        <w:div w:id="1350762596">
          <w:marLeft w:val="640"/>
          <w:marRight w:val="0"/>
          <w:marTop w:val="0"/>
          <w:marBottom w:val="0"/>
          <w:divBdr>
            <w:top w:val="none" w:sz="0" w:space="0" w:color="auto"/>
            <w:left w:val="none" w:sz="0" w:space="0" w:color="auto"/>
            <w:bottom w:val="none" w:sz="0" w:space="0" w:color="auto"/>
            <w:right w:val="none" w:sz="0" w:space="0" w:color="auto"/>
          </w:divBdr>
        </w:div>
        <w:div w:id="204220121">
          <w:marLeft w:val="640"/>
          <w:marRight w:val="0"/>
          <w:marTop w:val="0"/>
          <w:marBottom w:val="0"/>
          <w:divBdr>
            <w:top w:val="none" w:sz="0" w:space="0" w:color="auto"/>
            <w:left w:val="none" w:sz="0" w:space="0" w:color="auto"/>
            <w:bottom w:val="none" w:sz="0" w:space="0" w:color="auto"/>
            <w:right w:val="none" w:sz="0" w:space="0" w:color="auto"/>
          </w:divBdr>
        </w:div>
        <w:div w:id="1723669300">
          <w:marLeft w:val="640"/>
          <w:marRight w:val="0"/>
          <w:marTop w:val="0"/>
          <w:marBottom w:val="0"/>
          <w:divBdr>
            <w:top w:val="none" w:sz="0" w:space="0" w:color="auto"/>
            <w:left w:val="none" w:sz="0" w:space="0" w:color="auto"/>
            <w:bottom w:val="none" w:sz="0" w:space="0" w:color="auto"/>
            <w:right w:val="none" w:sz="0" w:space="0" w:color="auto"/>
          </w:divBdr>
        </w:div>
        <w:div w:id="1547640868">
          <w:marLeft w:val="640"/>
          <w:marRight w:val="0"/>
          <w:marTop w:val="0"/>
          <w:marBottom w:val="0"/>
          <w:divBdr>
            <w:top w:val="none" w:sz="0" w:space="0" w:color="auto"/>
            <w:left w:val="none" w:sz="0" w:space="0" w:color="auto"/>
            <w:bottom w:val="none" w:sz="0" w:space="0" w:color="auto"/>
            <w:right w:val="none" w:sz="0" w:space="0" w:color="auto"/>
          </w:divBdr>
        </w:div>
        <w:div w:id="1615752483">
          <w:marLeft w:val="640"/>
          <w:marRight w:val="0"/>
          <w:marTop w:val="0"/>
          <w:marBottom w:val="0"/>
          <w:divBdr>
            <w:top w:val="none" w:sz="0" w:space="0" w:color="auto"/>
            <w:left w:val="none" w:sz="0" w:space="0" w:color="auto"/>
            <w:bottom w:val="none" w:sz="0" w:space="0" w:color="auto"/>
            <w:right w:val="none" w:sz="0" w:space="0" w:color="auto"/>
          </w:divBdr>
        </w:div>
        <w:div w:id="1004824075">
          <w:marLeft w:val="640"/>
          <w:marRight w:val="0"/>
          <w:marTop w:val="0"/>
          <w:marBottom w:val="0"/>
          <w:divBdr>
            <w:top w:val="none" w:sz="0" w:space="0" w:color="auto"/>
            <w:left w:val="none" w:sz="0" w:space="0" w:color="auto"/>
            <w:bottom w:val="none" w:sz="0" w:space="0" w:color="auto"/>
            <w:right w:val="none" w:sz="0" w:space="0" w:color="auto"/>
          </w:divBdr>
        </w:div>
        <w:div w:id="842355361">
          <w:marLeft w:val="640"/>
          <w:marRight w:val="0"/>
          <w:marTop w:val="0"/>
          <w:marBottom w:val="0"/>
          <w:divBdr>
            <w:top w:val="none" w:sz="0" w:space="0" w:color="auto"/>
            <w:left w:val="none" w:sz="0" w:space="0" w:color="auto"/>
            <w:bottom w:val="none" w:sz="0" w:space="0" w:color="auto"/>
            <w:right w:val="none" w:sz="0" w:space="0" w:color="auto"/>
          </w:divBdr>
        </w:div>
        <w:div w:id="1911649850">
          <w:marLeft w:val="640"/>
          <w:marRight w:val="0"/>
          <w:marTop w:val="0"/>
          <w:marBottom w:val="0"/>
          <w:divBdr>
            <w:top w:val="none" w:sz="0" w:space="0" w:color="auto"/>
            <w:left w:val="none" w:sz="0" w:space="0" w:color="auto"/>
            <w:bottom w:val="none" w:sz="0" w:space="0" w:color="auto"/>
            <w:right w:val="none" w:sz="0" w:space="0" w:color="auto"/>
          </w:divBdr>
        </w:div>
      </w:divsChild>
    </w:div>
    <w:div w:id="1307051746">
      <w:bodyDiv w:val="1"/>
      <w:marLeft w:val="0"/>
      <w:marRight w:val="0"/>
      <w:marTop w:val="0"/>
      <w:marBottom w:val="0"/>
      <w:divBdr>
        <w:top w:val="none" w:sz="0" w:space="0" w:color="auto"/>
        <w:left w:val="none" w:sz="0" w:space="0" w:color="auto"/>
        <w:bottom w:val="none" w:sz="0" w:space="0" w:color="auto"/>
        <w:right w:val="none" w:sz="0" w:space="0" w:color="auto"/>
      </w:divBdr>
      <w:divsChild>
        <w:div w:id="1803157702">
          <w:marLeft w:val="640"/>
          <w:marRight w:val="0"/>
          <w:marTop w:val="0"/>
          <w:marBottom w:val="0"/>
          <w:divBdr>
            <w:top w:val="none" w:sz="0" w:space="0" w:color="auto"/>
            <w:left w:val="none" w:sz="0" w:space="0" w:color="auto"/>
            <w:bottom w:val="none" w:sz="0" w:space="0" w:color="auto"/>
            <w:right w:val="none" w:sz="0" w:space="0" w:color="auto"/>
          </w:divBdr>
        </w:div>
        <w:div w:id="799150914">
          <w:marLeft w:val="640"/>
          <w:marRight w:val="0"/>
          <w:marTop w:val="0"/>
          <w:marBottom w:val="0"/>
          <w:divBdr>
            <w:top w:val="none" w:sz="0" w:space="0" w:color="auto"/>
            <w:left w:val="none" w:sz="0" w:space="0" w:color="auto"/>
            <w:bottom w:val="none" w:sz="0" w:space="0" w:color="auto"/>
            <w:right w:val="none" w:sz="0" w:space="0" w:color="auto"/>
          </w:divBdr>
        </w:div>
        <w:div w:id="933786994">
          <w:marLeft w:val="640"/>
          <w:marRight w:val="0"/>
          <w:marTop w:val="0"/>
          <w:marBottom w:val="0"/>
          <w:divBdr>
            <w:top w:val="none" w:sz="0" w:space="0" w:color="auto"/>
            <w:left w:val="none" w:sz="0" w:space="0" w:color="auto"/>
            <w:bottom w:val="none" w:sz="0" w:space="0" w:color="auto"/>
            <w:right w:val="none" w:sz="0" w:space="0" w:color="auto"/>
          </w:divBdr>
        </w:div>
        <w:div w:id="543060639">
          <w:marLeft w:val="640"/>
          <w:marRight w:val="0"/>
          <w:marTop w:val="0"/>
          <w:marBottom w:val="0"/>
          <w:divBdr>
            <w:top w:val="none" w:sz="0" w:space="0" w:color="auto"/>
            <w:left w:val="none" w:sz="0" w:space="0" w:color="auto"/>
            <w:bottom w:val="none" w:sz="0" w:space="0" w:color="auto"/>
            <w:right w:val="none" w:sz="0" w:space="0" w:color="auto"/>
          </w:divBdr>
        </w:div>
        <w:div w:id="651642255">
          <w:marLeft w:val="640"/>
          <w:marRight w:val="0"/>
          <w:marTop w:val="0"/>
          <w:marBottom w:val="0"/>
          <w:divBdr>
            <w:top w:val="none" w:sz="0" w:space="0" w:color="auto"/>
            <w:left w:val="none" w:sz="0" w:space="0" w:color="auto"/>
            <w:bottom w:val="none" w:sz="0" w:space="0" w:color="auto"/>
            <w:right w:val="none" w:sz="0" w:space="0" w:color="auto"/>
          </w:divBdr>
        </w:div>
        <w:div w:id="1371295642">
          <w:marLeft w:val="640"/>
          <w:marRight w:val="0"/>
          <w:marTop w:val="0"/>
          <w:marBottom w:val="0"/>
          <w:divBdr>
            <w:top w:val="none" w:sz="0" w:space="0" w:color="auto"/>
            <w:left w:val="none" w:sz="0" w:space="0" w:color="auto"/>
            <w:bottom w:val="none" w:sz="0" w:space="0" w:color="auto"/>
            <w:right w:val="none" w:sz="0" w:space="0" w:color="auto"/>
          </w:divBdr>
        </w:div>
        <w:div w:id="570236509">
          <w:marLeft w:val="640"/>
          <w:marRight w:val="0"/>
          <w:marTop w:val="0"/>
          <w:marBottom w:val="0"/>
          <w:divBdr>
            <w:top w:val="none" w:sz="0" w:space="0" w:color="auto"/>
            <w:left w:val="none" w:sz="0" w:space="0" w:color="auto"/>
            <w:bottom w:val="none" w:sz="0" w:space="0" w:color="auto"/>
            <w:right w:val="none" w:sz="0" w:space="0" w:color="auto"/>
          </w:divBdr>
        </w:div>
        <w:div w:id="122426023">
          <w:marLeft w:val="640"/>
          <w:marRight w:val="0"/>
          <w:marTop w:val="0"/>
          <w:marBottom w:val="0"/>
          <w:divBdr>
            <w:top w:val="none" w:sz="0" w:space="0" w:color="auto"/>
            <w:left w:val="none" w:sz="0" w:space="0" w:color="auto"/>
            <w:bottom w:val="none" w:sz="0" w:space="0" w:color="auto"/>
            <w:right w:val="none" w:sz="0" w:space="0" w:color="auto"/>
          </w:divBdr>
        </w:div>
        <w:div w:id="1123577774">
          <w:marLeft w:val="640"/>
          <w:marRight w:val="0"/>
          <w:marTop w:val="0"/>
          <w:marBottom w:val="0"/>
          <w:divBdr>
            <w:top w:val="none" w:sz="0" w:space="0" w:color="auto"/>
            <w:left w:val="none" w:sz="0" w:space="0" w:color="auto"/>
            <w:bottom w:val="none" w:sz="0" w:space="0" w:color="auto"/>
            <w:right w:val="none" w:sz="0" w:space="0" w:color="auto"/>
          </w:divBdr>
        </w:div>
        <w:div w:id="1543664296">
          <w:marLeft w:val="640"/>
          <w:marRight w:val="0"/>
          <w:marTop w:val="0"/>
          <w:marBottom w:val="0"/>
          <w:divBdr>
            <w:top w:val="none" w:sz="0" w:space="0" w:color="auto"/>
            <w:left w:val="none" w:sz="0" w:space="0" w:color="auto"/>
            <w:bottom w:val="none" w:sz="0" w:space="0" w:color="auto"/>
            <w:right w:val="none" w:sz="0" w:space="0" w:color="auto"/>
          </w:divBdr>
        </w:div>
        <w:div w:id="1855998353">
          <w:marLeft w:val="640"/>
          <w:marRight w:val="0"/>
          <w:marTop w:val="0"/>
          <w:marBottom w:val="0"/>
          <w:divBdr>
            <w:top w:val="none" w:sz="0" w:space="0" w:color="auto"/>
            <w:left w:val="none" w:sz="0" w:space="0" w:color="auto"/>
            <w:bottom w:val="none" w:sz="0" w:space="0" w:color="auto"/>
            <w:right w:val="none" w:sz="0" w:space="0" w:color="auto"/>
          </w:divBdr>
        </w:div>
        <w:div w:id="1380321842">
          <w:marLeft w:val="640"/>
          <w:marRight w:val="0"/>
          <w:marTop w:val="0"/>
          <w:marBottom w:val="0"/>
          <w:divBdr>
            <w:top w:val="none" w:sz="0" w:space="0" w:color="auto"/>
            <w:left w:val="none" w:sz="0" w:space="0" w:color="auto"/>
            <w:bottom w:val="none" w:sz="0" w:space="0" w:color="auto"/>
            <w:right w:val="none" w:sz="0" w:space="0" w:color="auto"/>
          </w:divBdr>
        </w:div>
        <w:div w:id="416289453">
          <w:marLeft w:val="640"/>
          <w:marRight w:val="0"/>
          <w:marTop w:val="0"/>
          <w:marBottom w:val="0"/>
          <w:divBdr>
            <w:top w:val="none" w:sz="0" w:space="0" w:color="auto"/>
            <w:left w:val="none" w:sz="0" w:space="0" w:color="auto"/>
            <w:bottom w:val="none" w:sz="0" w:space="0" w:color="auto"/>
            <w:right w:val="none" w:sz="0" w:space="0" w:color="auto"/>
          </w:divBdr>
        </w:div>
        <w:div w:id="2084912718">
          <w:marLeft w:val="640"/>
          <w:marRight w:val="0"/>
          <w:marTop w:val="0"/>
          <w:marBottom w:val="0"/>
          <w:divBdr>
            <w:top w:val="none" w:sz="0" w:space="0" w:color="auto"/>
            <w:left w:val="none" w:sz="0" w:space="0" w:color="auto"/>
            <w:bottom w:val="none" w:sz="0" w:space="0" w:color="auto"/>
            <w:right w:val="none" w:sz="0" w:space="0" w:color="auto"/>
          </w:divBdr>
        </w:div>
        <w:div w:id="1108893925">
          <w:marLeft w:val="640"/>
          <w:marRight w:val="0"/>
          <w:marTop w:val="0"/>
          <w:marBottom w:val="0"/>
          <w:divBdr>
            <w:top w:val="none" w:sz="0" w:space="0" w:color="auto"/>
            <w:left w:val="none" w:sz="0" w:space="0" w:color="auto"/>
            <w:bottom w:val="none" w:sz="0" w:space="0" w:color="auto"/>
            <w:right w:val="none" w:sz="0" w:space="0" w:color="auto"/>
          </w:divBdr>
        </w:div>
        <w:div w:id="1593971077">
          <w:marLeft w:val="640"/>
          <w:marRight w:val="0"/>
          <w:marTop w:val="0"/>
          <w:marBottom w:val="0"/>
          <w:divBdr>
            <w:top w:val="none" w:sz="0" w:space="0" w:color="auto"/>
            <w:left w:val="none" w:sz="0" w:space="0" w:color="auto"/>
            <w:bottom w:val="none" w:sz="0" w:space="0" w:color="auto"/>
            <w:right w:val="none" w:sz="0" w:space="0" w:color="auto"/>
          </w:divBdr>
        </w:div>
        <w:div w:id="171381349">
          <w:marLeft w:val="640"/>
          <w:marRight w:val="0"/>
          <w:marTop w:val="0"/>
          <w:marBottom w:val="0"/>
          <w:divBdr>
            <w:top w:val="none" w:sz="0" w:space="0" w:color="auto"/>
            <w:left w:val="none" w:sz="0" w:space="0" w:color="auto"/>
            <w:bottom w:val="none" w:sz="0" w:space="0" w:color="auto"/>
            <w:right w:val="none" w:sz="0" w:space="0" w:color="auto"/>
          </w:divBdr>
        </w:div>
        <w:div w:id="434056614">
          <w:marLeft w:val="640"/>
          <w:marRight w:val="0"/>
          <w:marTop w:val="0"/>
          <w:marBottom w:val="0"/>
          <w:divBdr>
            <w:top w:val="none" w:sz="0" w:space="0" w:color="auto"/>
            <w:left w:val="none" w:sz="0" w:space="0" w:color="auto"/>
            <w:bottom w:val="none" w:sz="0" w:space="0" w:color="auto"/>
            <w:right w:val="none" w:sz="0" w:space="0" w:color="auto"/>
          </w:divBdr>
        </w:div>
      </w:divsChild>
    </w:div>
    <w:div w:id="1324699131">
      <w:bodyDiv w:val="1"/>
      <w:marLeft w:val="0"/>
      <w:marRight w:val="0"/>
      <w:marTop w:val="0"/>
      <w:marBottom w:val="0"/>
      <w:divBdr>
        <w:top w:val="none" w:sz="0" w:space="0" w:color="auto"/>
        <w:left w:val="none" w:sz="0" w:space="0" w:color="auto"/>
        <w:bottom w:val="none" w:sz="0" w:space="0" w:color="auto"/>
        <w:right w:val="none" w:sz="0" w:space="0" w:color="auto"/>
      </w:divBdr>
      <w:divsChild>
        <w:div w:id="940143971">
          <w:marLeft w:val="640"/>
          <w:marRight w:val="0"/>
          <w:marTop w:val="0"/>
          <w:marBottom w:val="0"/>
          <w:divBdr>
            <w:top w:val="none" w:sz="0" w:space="0" w:color="auto"/>
            <w:left w:val="none" w:sz="0" w:space="0" w:color="auto"/>
            <w:bottom w:val="none" w:sz="0" w:space="0" w:color="auto"/>
            <w:right w:val="none" w:sz="0" w:space="0" w:color="auto"/>
          </w:divBdr>
        </w:div>
        <w:div w:id="1545866016">
          <w:marLeft w:val="640"/>
          <w:marRight w:val="0"/>
          <w:marTop w:val="0"/>
          <w:marBottom w:val="0"/>
          <w:divBdr>
            <w:top w:val="none" w:sz="0" w:space="0" w:color="auto"/>
            <w:left w:val="none" w:sz="0" w:space="0" w:color="auto"/>
            <w:bottom w:val="none" w:sz="0" w:space="0" w:color="auto"/>
            <w:right w:val="none" w:sz="0" w:space="0" w:color="auto"/>
          </w:divBdr>
        </w:div>
        <w:div w:id="1635675990">
          <w:marLeft w:val="640"/>
          <w:marRight w:val="0"/>
          <w:marTop w:val="0"/>
          <w:marBottom w:val="0"/>
          <w:divBdr>
            <w:top w:val="none" w:sz="0" w:space="0" w:color="auto"/>
            <w:left w:val="none" w:sz="0" w:space="0" w:color="auto"/>
            <w:bottom w:val="none" w:sz="0" w:space="0" w:color="auto"/>
            <w:right w:val="none" w:sz="0" w:space="0" w:color="auto"/>
          </w:divBdr>
        </w:div>
        <w:div w:id="2116442271">
          <w:marLeft w:val="640"/>
          <w:marRight w:val="0"/>
          <w:marTop w:val="0"/>
          <w:marBottom w:val="0"/>
          <w:divBdr>
            <w:top w:val="none" w:sz="0" w:space="0" w:color="auto"/>
            <w:left w:val="none" w:sz="0" w:space="0" w:color="auto"/>
            <w:bottom w:val="none" w:sz="0" w:space="0" w:color="auto"/>
            <w:right w:val="none" w:sz="0" w:space="0" w:color="auto"/>
          </w:divBdr>
        </w:div>
        <w:div w:id="23215281">
          <w:marLeft w:val="640"/>
          <w:marRight w:val="0"/>
          <w:marTop w:val="0"/>
          <w:marBottom w:val="0"/>
          <w:divBdr>
            <w:top w:val="none" w:sz="0" w:space="0" w:color="auto"/>
            <w:left w:val="none" w:sz="0" w:space="0" w:color="auto"/>
            <w:bottom w:val="none" w:sz="0" w:space="0" w:color="auto"/>
            <w:right w:val="none" w:sz="0" w:space="0" w:color="auto"/>
          </w:divBdr>
        </w:div>
        <w:div w:id="1476484176">
          <w:marLeft w:val="640"/>
          <w:marRight w:val="0"/>
          <w:marTop w:val="0"/>
          <w:marBottom w:val="0"/>
          <w:divBdr>
            <w:top w:val="none" w:sz="0" w:space="0" w:color="auto"/>
            <w:left w:val="none" w:sz="0" w:space="0" w:color="auto"/>
            <w:bottom w:val="none" w:sz="0" w:space="0" w:color="auto"/>
            <w:right w:val="none" w:sz="0" w:space="0" w:color="auto"/>
          </w:divBdr>
        </w:div>
        <w:div w:id="820970043">
          <w:marLeft w:val="640"/>
          <w:marRight w:val="0"/>
          <w:marTop w:val="0"/>
          <w:marBottom w:val="0"/>
          <w:divBdr>
            <w:top w:val="none" w:sz="0" w:space="0" w:color="auto"/>
            <w:left w:val="none" w:sz="0" w:space="0" w:color="auto"/>
            <w:bottom w:val="none" w:sz="0" w:space="0" w:color="auto"/>
            <w:right w:val="none" w:sz="0" w:space="0" w:color="auto"/>
          </w:divBdr>
        </w:div>
        <w:div w:id="1471287609">
          <w:marLeft w:val="640"/>
          <w:marRight w:val="0"/>
          <w:marTop w:val="0"/>
          <w:marBottom w:val="0"/>
          <w:divBdr>
            <w:top w:val="none" w:sz="0" w:space="0" w:color="auto"/>
            <w:left w:val="none" w:sz="0" w:space="0" w:color="auto"/>
            <w:bottom w:val="none" w:sz="0" w:space="0" w:color="auto"/>
            <w:right w:val="none" w:sz="0" w:space="0" w:color="auto"/>
          </w:divBdr>
        </w:div>
        <w:div w:id="1101947911">
          <w:marLeft w:val="640"/>
          <w:marRight w:val="0"/>
          <w:marTop w:val="0"/>
          <w:marBottom w:val="0"/>
          <w:divBdr>
            <w:top w:val="none" w:sz="0" w:space="0" w:color="auto"/>
            <w:left w:val="none" w:sz="0" w:space="0" w:color="auto"/>
            <w:bottom w:val="none" w:sz="0" w:space="0" w:color="auto"/>
            <w:right w:val="none" w:sz="0" w:space="0" w:color="auto"/>
          </w:divBdr>
        </w:div>
        <w:div w:id="1470442628">
          <w:marLeft w:val="640"/>
          <w:marRight w:val="0"/>
          <w:marTop w:val="0"/>
          <w:marBottom w:val="0"/>
          <w:divBdr>
            <w:top w:val="none" w:sz="0" w:space="0" w:color="auto"/>
            <w:left w:val="none" w:sz="0" w:space="0" w:color="auto"/>
            <w:bottom w:val="none" w:sz="0" w:space="0" w:color="auto"/>
            <w:right w:val="none" w:sz="0" w:space="0" w:color="auto"/>
          </w:divBdr>
        </w:div>
        <w:div w:id="1571650485">
          <w:marLeft w:val="640"/>
          <w:marRight w:val="0"/>
          <w:marTop w:val="0"/>
          <w:marBottom w:val="0"/>
          <w:divBdr>
            <w:top w:val="none" w:sz="0" w:space="0" w:color="auto"/>
            <w:left w:val="none" w:sz="0" w:space="0" w:color="auto"/>
            <w:bottom w:val="none" w:sz="0" w:space="0" w:color="auto"/>
            <w:right w:val="none" w:sz="0" w:space="0" w:color="auto"/>
          </w:divBdr>
        </w:div>
        <w:div w:id="472139079">
          <w:marLeft w:val="640"/>
          <w:marRight w:val="0"/>
          <w:marTop w:val="0"/>
          <w:marBottom w:val="0"/>
          <w:divBdr>
            <w:top w:val="none" w:sz="0" w:space="0" w:color="auto"/>
            <w:left w:val="none" w:sz="0" w:space="0" w:color="auto"/>
            <w:bottom w:val="none" w:sz="0" w:space="0" w:color="auto"/>
            <w:right w:val="none" w:sz="0" w:space="0" w:color="auto"/>
          </w:divBdr>
        </w:div>
        <w:div w:id="1774669629">
          <w:marLeft w:val="640"/>
          <w:marRight w:val="0"/>
          <w:marTop w:val="0"/>
          <w:marBottom w:val="0"/>
          <w:divBdr>
            <w:top w:val="none" w:sz="0" w:space="0" w:color="auto"/>
            <w:left w:val="none" w:sz="0" w:space="0" w:color="auto"/>
            <w:bottom w:val="none" w:sz="0" w:space="0" w:color="auto"/>
            <w:right w:val="none" w:sz="0" w:space="0" w:color="auto"/>
          </w:divBdr>
        </w:div>
        <w:div w:id="1740902761">
          <w:marLeft w:val="640"/>
          <w:marRight w:val="0"/>
          <w:marTop w:val="0"/>
          <w:marBottom w:val="0"/>
          <w:divBdr>
            <w:top w:val="none" w:sz="0" w:space="0" w:color="auto"/>
            <w:left w:val="none" w:sz="0" w:space="0" w:color="auto"/>
            <w:bottom w:val="none" w:sz="0" w:space="0" w:color="auto"/>
            <w:right w:val="none" w:sz="0" w:space="0" w:color="auto"/>
          </w:divBdr>
        </w:div>
        <w:div w:id="1497959710">
          <w:marLeft w:val="640"/>
          <w:marRight w:val="0"/>
          <w:marTop w:val="0"/>
          <w:marBottom w:val="0"/>
          <w:divBdr>
            <w:top w:val="none" w:sz="0" w:space="0" w:color="auto"/>
            <w:left w:val="none" w:sz="0" w:space="0" w:color="auto"/>
            <w:bottom w:val="none" w:sz="0" w:space="0" w:color="auto"/>
            <w:right w:val="none" w:sz="0" w:space="0" w:color="auto"/>
          </w:divBdr>
        </w:div>
        <w:div w:id="1624113214">
          <w:marLeft w:val="640"/>
          <w:marRight w:val="0"/>
          <w:marTop w:val="0"/>
          <w:marBottom w:val="0"/>
          <w:divBdr>
            <w:top w:val="none" w:sz="0" w:space="0" w:color="auto"/>
            <w:left w:val="none" w:sz="0" w:space="0" w:color="auto"/>
            <w:bottom w:val="none" w:sz="0" w:space="0" w:color="auto"/>
            <w:right w:val="none" w:sz="0" w:space="0" w:color="auto"/>
          </w:divBdr>
        </w:div>
        <w:div w:id="1977444971">
          <w:marLeft w:val="640"/>
          <w:marRight w:val="0"/>
          <w:marTop w:val="0"/>
          <w:marBottom w:val="0"/>
          <w:divBdr>
            <w:top w:val="none" w:sz="0" w:space="0" w:color="auto"/>
            <w:left w:val="none" w:sz="0" w:space="0" w:color="auto"/>
            <w:bottom w:val="none" w:sz="0" w:space="0" w:color="auto"/>
            <w:right w:val="none" w:sz="0" w:space="0" w:color="auto"/>
          </w:divBdr>
        </w:div>
        <w:div w:id="760295445">
          <w:marLeft w:val="640"/>
          <w:marRight w:val="0"/>
          <w:marTop w:val="0"/>
          <w:marBottom w:val="0"/>
          <w:divBdr>
            <w:top w:val="none" w:sz="0" w:space="0" w:color="auto"/>
            <w:left w:val="none" w:sz="0" w:space="0" w:color="auto"/>
            <w:bottom w:val="none" w:sz="0" w:space="0" w:color="auto"/>
            <w:right w:val="none" w:sz="0" w:space="0" w:color="auto"/>
          </w:divBdr>
        </w:div>
      </w:divsChild>
    </w:div>
    <w:div w:id="1344624733">
      <w:bodyDiv w:val="1"/>
      <w:marLeft w:val="0"/>
      <w:marRight w:val="0"/>
      <w:marTop w:val="0"/>
      <w:marBottom w:val="0"/>
      <w:divBdr>
        <w:top w:val="none" w:sz="0" w:space="0" w:color="auto"/>
        <w:left w:val="none" w:sz="0" w:space="0" w:color="auto"/>
        <w:bottom w:val="none" w:sz="0" w:space="0" w:color="auto"/>
        <w:right w:val="none" w:sz="0" w:space="0" w:color="auto"/>
      </w:divBdr>
      <w:divsChild>
        <w:div w:id="1159267395">
          <w:marLeft w:val="640"/>
          <w:marRight w:val="0"/>
          <w:marTop w:val="0"/>
          <w:marBottom w:val="0"/>
          <w:divBdr>
            <w:top w:val="none" w:sz="0" w:space="0" w:color="auto"/>
            <w:left w:val="none" w:sz="0" w:space="0" w:color="auto"/>
            <w:bottom w:val="none" w:sz="0" w:space="0" w:color="auto"/>
            <w:right w:val="none" w:sz="0" w:space="0" w:color="auto"/>
          </w:divBdr>
        </w:div>
        <w:div w:id="1545557711">
          <w:marLeft w:val="640"/>
          <w:marRight w:val="0"/>
          <w:marTop w:val="0"/>
          <w:marBottom w:val="0"/>
          <w:divBdr>
            <w:top w:val="none" w:sz="0" w:space="0" w:color="auto"/>
            <w:left w:val="none" w:sz="0" w:space="0" w:color="auto"/>
            <w:bottom w:val="none" w:sz="0" w:space="0" w:color="auto"/>
            <w:right w:val="none" w:sz="0" w:space="0" w:color="auto"/>
          </w:divBdr>
        </w:div>
        <w:div w:id="1805997501">
          <w:marLeft w:val="640"/>
          <w:marRight w:val="0"/>
          <w:marTop w:val="0"/>
          <w:marBottom w:val="0"/>
          <w:divBdr>
            <w:top w:val="none" w:sz="0" w:space="0" w:color="auto"/>
            <w:left w:val="none" w:sz="0" w:space="0" w:color="auto"/>
            <w:bottom w:val="none" w:sz="0" w:space="0" w:color="auto"/>
            <w:right w:val="none" w:sz="0" w:space="0" w:color="auto"/>
          </w:divBdr>
        </w:div>
        <w:div w:id="388118851">
          <w:marLeft w:val="640"/>
          <w:marRight w:val="0"/>
          <w:marTop w:val="0"/>
          <w:marBottom w:val="0"/>
          <w:divBdr>
            <w:top w:val="none" w:sz="0" w:space="0" w:color="auto"/>
            <w:left w:val="none" w:sz="0" w:space="0" w:color="auto"/>
            <w:bottom w:val="none" w:sz="0" w:space="0" w:color="auto"/>
            <w:right w:val="none" w:sz="0" w:space="0" w:color="auto"/>
          </w:divBdr>
        </w:div>
        <w:div w:id="641885817">
          <w:marLeft w:val="640"/>
          <w:marRight w:val="0"/>
          <w:marTop w:val="0"/>
          <w:marBottom w:val="0"/>
          <w:divBdr>
            <w:top w:val="none" w:sz="0" w:space="0" w:color="auto"/>
            <w:left w:val="none" w:sz="0" w:space="0" w:color="auto"/>
            <w:bottom w:val="none" w:sz="0" w:space="0" w:color="auto"/>
            <w:right w:val="none" w:sz="0" w:space="0" w:color="auto"/>
          </w:divBdr>
        </w:div>
        <w:div w:id="517349246">
          <w:marLeft w:val="640"/>
          <w:marRight w:val="0"/>
          <w:marTop w:val="0"/>
          <w:marBottom w:val="0"/>
          <w:divBdr>
            <w:top w:val="none" w:sz="0" w:space="0" w:color="auto"/>
            <w:left w:val="none" w:sz="0" w:space="0" w:color="auto"/>
            <w:bottom w:val="none" w:sz="0" w:space="0" w:color="auto"/>
            <w:right w:val="none" w:sz="0" w:space="0" w:color="auto"/>
          </w:divBdr>
        </w:div>
        <w:div w:id="2041782755">
          <w:marLeft w:val="640"/>
          <w:marRight w:val="0"/>
          <w:marTop w:val="0"/>
          <w:marBottom w:val="0"/>
          <w:divBdr>
            <w:top w:val="none" w:sz="0" w:space="0" w:color="auto"/>
            <w:left w:val="none" w:sz="0" w:space="0" w:color="auto"/>
            <w:bottom w:val="none" w:sz="0" w:space="0" w:color="auto"/>
            <w:right w:val="none" w:sz="0" w:space="0" w:color="auto"/>
          </w:divBdr>
        </w:div>
        <w:div w:id="416289740">
          <w:marLeft w:val="640"/>
          <w:marRight w:val="0"/>
          <w:marTop w:val="0"/>
          <w:marBottom w:val="0"/>
          <w:divBdr>
            <w:top w:val="none" w:sz="0" w:space="0" w:color="auto"/>
            <w:left w:val="none" w:sz="0" w:space="0" w:color="auto"/>
            <w:bottom w:val="none" w:sz="0" w:space="0" w:color="auto"/>
            <w:right w:val="none" w:sz="0" w:space="0" w:color="auto"/>
          </w:divBdr>
        </w:div>
        <w:div w:id="668365728">
          <w:marLeft w:val="640"/>
          <w:marRight w:val="0"/>
          <w:marTop w:val="0"/>
          <w:marBottom w:val="0"/>
          <w:divBdr>
            <w:top w:val="none" w:sz="0" w:space="0" w:color="auto"/>
            <w:left w:val="none" w:sz="0" w:space="0" w:color="auto"/>
            <w:bottom w:val="none" w:sz="0" w:space="0" w:color="auto"/>
            <w:right w:val="none" w:sz="0" w:space="0" w:color="auto"/>
          </w:divBdr>
        </w:div>
        <w:div w:id="1683125107">
          <w:marLeft w:val="640"/>
          <w:marRight w:val="0"/>
          <w:marTop w:val="0"/>
          <w:marBottom w:val="0"/>
          <w:divBdr>
            <w:top w:val="none" w:sz="0" w:space="0" w:color="auto"/>
            <w:left w:val="none" w:sz="0" w:space="0" w:color="auto"/>
            <w:bottom w:val="none" w:sz="0" w:space="0" w:color="auto"/>
            <w:right w:val="none" w:sz="0" w:space="0" w:color="auto"/>
          </w:divBdr>
        </w:div>
        <w:div w:id="485127297">
          <w:marLeft w:val="640"/>
          <w:marRight w:val="0"/>
          <w:marTop w:val="0"/>
          <w:marBottom w:val="0"/>
          <w:divBdr>
            <w:top w:val="none" w:sz="0" w:space="0" w:color="auto"/>
            <w:left w:val="none" w:sz="0" w:space="0" w:color="auto"/>
            <w:bottom w:val="none" w:sz="0" w:space="0" w:color="auto"/>
            <w:right w:val="none" w:sz="0" w:space="0" w:color="auto"/>
          </w:divBdr>
        </w:div>
        <w:div w:id="208995278">
          <w:marLeft w:val="640"/>
          <w:marRight w:val="0"/>
          <w:marTop w:val="0"/>
          <w:marBottom w:val="0"/>
          <w:divBdr>
            <w:top w:val="none" w:sz="0" w:space="0" w:color="auto"/>
            <w:left w:val="none" w:sz="0" w:space="0" w:color="auto"/>
            <w:bottom w:val="none" w:sz="0" w:space="0" w:color="auto"/>
            <w:right w:val="none" w:sz="0" w:space="0" w:color="auto"/>
          </w:divBdr>
        </w:div>
        <w:div w:id="38552370">
          <w:marLeft w:val="640"/>
          <w:marRight w:val="0"/>
          <w:marTop w:val="0"/>
          <w:marBottom w:val="0"/>
          <w:divBdr>
            <w:top w:val="none" w:sz="0" w:space="0" w:color="auto"/>
            <w:left w:val="none" w:sz="0" w:space="0" w:color="auto"/>
            <w:bottom w:val="none" w:sz="0" w:space="0" w:color="auto"/>
            <w:right w:val="none" w:sz="0" w:space="0" w:color="auto"/>
          </w:divBdr>
        </w:div>
        <w:div w:id="1696345057">
          <w:marLeft w:val="640"/>
          <w:marRight w:val="0"/>
          <w:marTop w:val="0"/>
          <w:marBottom w:val="0"/>
          <w:divBdr>
            <w:top w:val="none" w:sz="0" w:space="0" w:color="auto"/>
            <w:left w:val="none" w:sz="0" w:space="0" w:color="auto"/>
            <w:bottom w:val="none" w:sz="0" w:space="0" w:color="auto"/>
            <w:right w:val="none" w:sz="0" w:space="0" w:color="auto"/>
          </w:divBdr>
        </w:div>
        <w:div w:id="115754249">
          <w:marLeft w:val="640"/>
          <w:marRight w:val="0"/>
          <w:marTop w:val="0"/>
          <w:marBottom w:val="0"/>
          <w:divBdr>
            <w:top w:val="none" w:sz="0" w:space="0" w:color="auto"/>
            <w:left w:val="none" w:sz="0" w:space="0" w:color="auto"/>
            <w:bottom w:val="none" w:sz="0" w:space="0" w:color="auto"/>
            <w:right w:val="none" w:sz="0" w:space="0" w:color="auto"/>
          </w:divBdr>
        </w:div>
        <w:div w:id="83915488">
          <w:marLeft w:val="640"/>
          <w:marRight w:val="0"/>
          <w:marTop w:val="0"/>
          <w:marBottom w:val="0"/>
          <w:divBdr>
            <w:top w:val="none" w:sz="0" w:space="0" w:color="auto"/>
            <w:left w:val="none" w:sz="0" w:space="0" w:color="auto"/>
            <w:bottom w:val="none" w:sz="0" w:space="0" w:color="auto"/>
            <w:right w:val="none" w:sz="0" w:space="0" w:color="auto"/>
          </w:divBdr>
        </w:div>
        <w:div w:id="2020765995">
          <w:marLeft w:val="640"/>
          <w:marRight w:val="0"/>
          <w:marTop w:val="0"/>
          <w:marBottom w:val="0"/>
          <w:divBdr>
            <w:top w:val="none" w:sz="0" w:space="0" w:color="auto"/>
            <w:left w:val="none" w:sz="0" w:space="0" w:color="auto"/>
            <w:bottom w:val="none" w:sz="0" w:space="0" w:color="auto"/>
            <w:right w:val="none" w:sz="0" w:space="0" w:color="auto"/>
          </w:divBdr>
        </w:div>
        <w:div w:id="1540125937">
          <w:marLeft w:val="640"/>
          <w:marRight w:val="0"/>
          <w:marTop w:val="0"/>
          <w:marBottom w:val="0"/>
          <w:divBdr>
            <w:top w:val="none" w:sz="0" w:space="0" w:color="auto"/>
            <w:left w:val="none" w:sz="0" w:space="0" w:color="auto"/>
            <w:bottom w:val="none" w:sz="0" w:space="0" w:color="auto"/>
            <w:right w:val="none" w:sz="0" w:space="0" w:color="auto"/>
          </w:divBdr>
        </w:div>
      </w:divsChild>
    </w:div>
    <w:div w:id="1361973914">
      <w:bodyDiv w:val="1"/>
      <w:marLeft w:val="0"/>
      <w:marRight w:val="0"/>
      <w:marTop w:val="0"/>
      <w:marBottom w:val="0"/>
      <w:divBdr>
        <w:top w:val="none" w:sz="0" w:space="0" w:color="auto"/>
        <w:left w:val="none" w:sz="0" w:space="0" w:color="auto"/>
        <w:bottom w:val="none" w:sz="0" w:space="0" w:color="auto"/>
        <w:right w:val="none" w:sz="0" w:space="0" w:color="auto"/>
      </w:divBdr>
      <w:divsChild>
        <w:div w:id="769858327">
          <w:marLeft w:val="640"/>
          <w:marRight w:val="0"/>
          <w:marTop w:val="0"/>
          <w:marBottom w:val="0"/>
          <w:divBdr>
            <w:top w:val="none" w:sz="0" w:space="0" w:color="auto"/>
            <w:left w:val="none" w:sz="0" w:space="0" w:color="auto"/>
            <w:bottom w:val="none" w:sz="0" w:space="0" w:color="auto"/>
            <w:right w:val="none" w:sz="0" w:space="0" w:color="auto"/>
          </w:divBdr>
        </w:div>
        <w:div w:id="1150250417">
          <w:marLeft w:val="640"/>
          <w:marRight w:val="0"/>
          <w:marTop w:val="0"/>
          <w:marBottom w:val="0"/>
          <w:divBdr>
            <w:top w:val="none" w:sz="0" w:space="0" w:color="auto"/>
            <w:left w:val="none" w:sz="0" w:space="0" w:color="auto"/>
            <w:bottom w:val="none" w:sz="0" w:space="0" w:color="auto"/>
            <w:right w:val="none" w:sz="0" w:space="0" w:color="auto"/>
          </w:divBdr>
        </w:div>
        <w:div w:id="660622076">
          <w:marLeft w:val="640"/>
          <w:marRight w:val="0"/>
          <w:marTop w:val="0"/>
          <w:marBottom w:val="0"/>
          <w:divBdr>
            <w:top w:val="none" w:sz="0" w:space="0" w:color="auto"/>
            <w:left w:val="none" w:sz="0" w:space="0" w:color="auto"/>
            <w:bottom w:val="none" w:sz="0" w:space="0" w:color="auto"/>
            <w:right w:val="none" w:sz="0" w:space="0" w:color="auto"/>
          </w:divBdr>
        </w:div>
        <w:div w:id="1856571445">
          <w:marLeft w:val="640"/>
          <w:marRight w:val="0"/>
          <w:marTop w:val="0"/>
          <w:marBottom w:val="0"/>
          <w:divBdr>
            <w:top w:val="none" w:sz="0" w:space="0" w:color="auto"/>
            <w:left w:val="none" w:sz="0" w:space="0" w:color="auto"/>
            <w:bottom w:val="none" w:sz="0" w:space="0" w:color="auto"/>
            <w:right w:val="none" w:sz="0" w:space="0" w:color="auto"/>
          </w:divBdr>
        </w:div>
        <w:div w:id="1665426601">
          <w:marLeft w:val="640"/>
          <w:marRight w:val="0"/>
          <w:marTop w:val="0"/>
          <w:marBottom w:val="0"/>
          <w:divBdr>
            <w:top w:val="none" w:sz="0" w:space="0" w:color="auto"/>
            <w:left w:val="none" w:sz="0" w:space="0" w:color="auto"/>
            <w:bottom w:val="none" w:sz="0" w:space="0" w:color="auto"/>
            <w:right w:val="none" w:sz="0" w:space="0" w:color="auto"/>
          </w:divBdr>
        </w:div>
        <w:div w:id="817650312">
          <w:marLeft w:val="640"/>
          <w:marRight w:val="0"/>
          <w:marTop w:val="0"/>
          <w:marBottom w:val="0"/>
          <w:divBdr>
            <w:top w:val="none" w:sz="0" w:space="0" w:color="auto"/>
            <w:left w:val="none" w:sz="0" w:space="0" w:color="auto"/>
            <w:bottom w:val="none" w:sz="0" w:space="0" w:color="auto"/>
            <w:right w:val="none" w:sz="0" w:space="0" w:color="auto"/>
          </w:divBdr>
        </w:div>
        <w:div w:id="1767458146">
          <w:marLeft w:val="640"/>
          <w:marRight w:val="0"/>
          <w:marTop w:val="0"/>
          <w:marBottom w:val="0"/>
          <w:divBdr>
            <w:top w:val="none" w:sz="0" w:space="0" w:color="auto"/>
            <w:left w:val="none" w:sz="0" w:space="0" w:color="auto"/>
            <w:bottom w:val="none" w:sz="0" w:space="0" w:color="auto"/>
            <w:right w:val="none" w:sz="0" w:space="0" w:color="auto"/>
          </w:divBdr>
        </w:div>
        <w:div w:id="418140335">
          <w:marLeft w:val="640"/>
          <w:marRight w:val="0"/>
          <w:marTop w:val="0"/>
          <w:marBottom w:val="0"/>
          <w:divBdr>
            <w:top w:val="none" w:sz="0" w:space="0" w:color="auto"/>
            <w:left w:val="none" w:sz="0" w:space="0" w:color="auto"/>
            <w:bottom w:val="none" w:sz="0" w:space="0" w:color="auto"/>
            <w:right w:val="none" w:sz="0" w:space="0" w:color="auto"/>
          </w:divBdr>
        </w:div>
        <w:div w:id="353311361">
          <w:marLeft w:val="640"/>
          <w:marRight w:val="0"/>
          <w:marTop w:val="0"/>
          <w:marBottom w:val="0"/>
          <w:divBdr>
            <w:top w:val="none" w:sz="0" w:space="0" w:color="auto"/>
            <w:left w:val="none" w:sz="0" w:space="0" w:color="auto"/>
            <w:bottom w:val="none" w:sz="0" w:space="0" w:color="auto"/>
            <w:right w:val="none" w:sz="0" w:space="0" w:color="auto"/>
          </w:divBdr>
        </w:div>
        <w:div w:id="293562375">
          <w:marLeft w:val="640"/>
          <w:marRight w:val="0"/>
          <w:marTop w:val="0"/>
          <w:marBottom w:val="0"/>
          <w:divBdr>
            <w:top w:val="none" w:sz="0" w:space="0" w:color="auto"/>
            <w:left w:val="none" w:sz="0" w:space="0" w:color="auto"/>
            <w:bottom w:val="none" w:sz="0" w:space="0" w:color="auto"/>
            <w:right w:val="none" w:sz="0" w:space="0" w:color="auto"/>
          </w:divBdr>
        </w:div>
        <w:div w:id="351616373">
          <w:marLeft w:val="640"/>
          <w:marRight w:val="0"/>
          <w:marTop w:val="0"/>
          <w:marBottom w:val="0"/>
          <w:divBdr>
            <w:top w:val="none" w:sz="0" w:space="0" w:color="auto"/>
            <w:left w:val="none" w:sz="0" w:space="0" w:color="auto"/>
            <w:bottom w:val="none" w:sz="0" w:space="0" w:color="auto"/>
            <w:right w:val="none" w:sz="0" w:space="0" w:color="auto"/>
          </w:divBdr>
        </w:div>
        <w:div w:id="1991639997">
          <w:marLeft w:val="640"/>
          <w:marRight w:val="0"/>
          <w:marTop w:val="0"/>
          <w:marBottom w:val="0"/>
          <w:divBdr>
            <w:top w:val="none" w:sz="0" w:space="0" w:color="auto"/>
            <w:left w:val="none" w:sz="0" w:space="0" w:color="auto"/>
            <w:bottom w:val="none" w:sz="0" w:space="0" w:color="auto"/>
            <w:right w:val="none" w:sz="0" w:space="0" w:color="auto"/>
          </w:divBdr>
        </w:div>
        <w:div w:id="1490243328">
          <w:marLeft w:val="640"/>
          <w:marRight w:val="0"/>
          <w:marTop w:val="0"/>
          <w:marBottom w:val="0"/>
          <w:divBdr>
            <w:top w:val="none" w:sz="0" w:space="0" w:color="auto"/>
            <w:left w:val="none" w:sz="0" w:space="0" w:color="auto"/>
            <w:bottom w:val="none" w:sz="0" w:space="0" w:color="auto"/>
            <w:right w:val="none" w:sz="0" w:space="0" w:color="auto"/>
          </w:divBdr>
        </w:div>
        <w:div w:id="1968269363">
          <w:marLeft w:val="640"/>
          <w:marRight w:val="0"/>
          <w:marTop w:val="0"/>
          <w:marBottom w:val="0"/>
          <w:divBdr>
            <w:top w:val="none" w:sz="0" w:space="0" w:color="auto"/>
            <w:left w:val="none" w:sz="0" w:space="0" w:color="auto"/>
            <w:bottom w:val="none" w:sz="0" w:space="0" w:color="auto"/>
            <w:right w:val="none" w:sz="0" w:space="0" w:color="auto"/>
          </w:divBdr>
        </w:div>
        <w:div w:id="306932845">
          <w:marLeft w:val="640"/>
          <w:marRight w:val="0"/>
          <w:marTop w:val="0"/>
          <w:marBottom w:val="0"/>
          <w:divBdr>
            <w:top w:val="none" w:sz="0" w:space="0" w:color="auto"/>
            <w:left w:val="none" w:sz="0" w:space="0" w:color="auto"/>
            <w:bottom w:val="none" w:sz="0" w:space="0" w:color="auto"/>
            <w:right w:val="none" w:sz="0" w:space="0" w:color="auto"/>
          </w:divBdr>
        </w:div>
        <w:div w:id="1813063299">
          <w:marLeft w:val="640"/>
          <w:marRight w:val="0"/>
          <w:marTop w:val="0"/>
          <w:marBottom w:val="0"/>
          <w:divBdr>
            <w:top w:val="none" w:sz="0" w:space="0" w:color="auto"/>
            <w:left w:val="none" w:sz="0" w:space="0" w:color="auto"/>
            <w:bottom w:val="none" w:sz="0" w:space="0" w:color="auto"/>
            <w:right w:val="none" w:sz="0" w:space="0" w:color="auto"/>
          </w:divBdr>
        </w:div>
        <w:div w:id="369495305">
          <w:marLeft w:val="640"/>
          <w:marRight w:val="0"/>
          <w:marTop w:val="0"/>
          <w:marBottom w:val="0"/>
          <w:divBdr>
            <w:top w:val="none" w:sz="0" w:space="0" w:color="auto"/>
            <w:left w:val="none" w:sz="0" w:space="0" w:color="auto"/>
            <w:bottom w:val="none" w:sz="0" w:space="0" w:color="auto"/>
            <w:right w:val="none" w:sz="0" w:space="0" w:color="auto"/>
          </w:divBdr>
        </w:div>
        <w:div w:id="1072046778">
          <w:marLeft w:val="640"/>
          <w:marRight w:val="0"/>
          <w:marTop w:val="0"/>
          <w:marBottom w:val="0"/>
          <w:divBdr>
            <w:top w:val="none" w:sz="0" w:space="0" w:color="auto"/>
            <w:left w:val="none" w:sz="0" w:space="0" w:color="auto"/>
            <w:bottom w:val="none" w:sz="0" w:space="0" w:color="auto"/>
            <w:right w:val="none" w:sz="0" w:space="0" w:color="auto"/>
          </w:divBdr>
        </w:div>
        <w:div w:id="1155342951">
          <w:marLeft w:val="640"/>
          <w:marRight w:val="0"/>
          <w:marTop w:val="0"/>
          <w:marBottom w:val="0"/>
          <w:divBdr>
            <w:top w:val="none" w:sz="0" w:space="0" w:color="auto"/>
            <w:left w:val="none" w:sz="0" w:space="0" w:color="auto"/>
            <w:bottom w:val="none" w:sz="0" w:space="0" w:color="auto"/>
            <w:right w:val="none" w:sz="0" w:space="0" w:color="auto"/>
          </w:divBdr>
        </w:div>
        <w:div w:id="1802765747">
          <w:marLeft w:val="640"/>
          <w:marRight w:val="0"/>
          <w:marTop w:val="0"/>
          <w:marBottom w:val="0"/>
          <w:divBdr>
            <w:top w:val="none" w:sz="0" w:space="0" w:color="auto"/>
            <w:left w:val="none" w:sz="0" w:space="0" w:color="auto"/>
            <w:bottom w:val="none" w:sz="0" w:space="0" w:color="auto"/>
            <w:right w:val="none" w:sz="0" w:space="0" w:color="auto"/>
          </w:divBdr>
        </w:div>
      </w:divsChild>
    </w:div>
    <w:div w:id="1365061918">
      <w:bodyDiv w:val="1"/>
      <w:marLeft w:val="0"/>
      <w:marRight w:val="0"/>
      <w:marTop w:val="0"/>
      <w:marBottom w:val="0"/>
      <w:divBdr>
        <w:top w:val="none" w:sz="0" w:space="0" w:color="auto"/>
        <w:left w:val="none" w:sz="0" w:space="0" w:color="auto"/>
        <w:bottom w:val="none" w:sz="0" w:space="0" w:color="auto"/>
        <w:right w:val="none" w:sz="0" w:space="0" w:color="auto"/>
      </w:divBdr>
      <w:divsChild>
        <w:div w:id="67970392">
          <w:marLeft w:val="640"/>
          <w:marRight w:val="0"/>
          <w:marTop w:val="0"/>
          <w:marBottom w:val="0"/>
          <w:divBdr>
            <w:top w:val="none" w:sz="0" w:space="0" w:color="auto"/>
            <w:left w:val="none" w:sz="0" w:space="0" w:color="auto"/>
            <w:bottom w:val="none" w:sz="0" w:space="0" w:color="auto"/>
            <w:right w:val="none" w:sz="0" w:space="0" w:color="auto"/>
          </w:divBdr>
        </w:div>
        <w:div w:id="1632176493">
          <w:marLeft w:val="640"/>
          <w:marRight w:val="0"/>
          <w:marTop w:val="0"/>
          <w:marBottom w:val="0"/>
          <w:divBdr>
            <w:top w:val="none" w:sz="0" w:space="0" w:color="auto"/>
            <w:left w:val="none" w:sz="0" w:space="0" w:color="auto"/>
            <w:bottom w:val="none" w:sz="0" w:space="0" w:color="auto"/>
            <w:right w:val="none" w:sz="0" w:space="0" w:color="auto"/>
          </w:divBdr>
        </w:div>
        <w:div w:id="1845701724">
          <w:marLeft w:val="640"/>
          <w:marRight w:val="0"/>
          <w:marTop w:val="0"/>
          <w:marBottom w:val="0"/>
          <w:divBdr>
            <w:top w:val="none" w:sz="0" w:space="0" w:color="auto"/>
            <w:left w:val="none" w:sz="0" w:space="0" w:color="auto"/>
            <w:bottom w:val="none" w:sz="0" w:space="0" w:color="auto"/>
            <w:right w:val="none" w:sz="0" w:space="0" w:color="auto"/>
          </w:divBdr>
        </w:div>
        <w:div w:id="1698043040">
          <w:marLeft w:val="640"/>
          <w:marRight w:val="0"/>
          <w:marTop w:val="0"/>
          <w:marBottom w:val="0"/>
          <w:divBdr>
            <w:top w:val="none" w:sz="0" w:space="0" w:color="auto"/>
            <w:left w:val="none" w:sz="0" w:space="0" w:color="auto"/>
            <w:bottom w:val="none" w:sz="0" w:space="0" w:color="auto"/>
            <w:right w:val="none" w:sz="0" w:space="0" w:color="auto"/>
          </w:divBdr>
        </w:div>
        <w:div w:id="2100103331">
          <w:marLeft w:val="640"/>
          <w:marRight w:val="0"/>
          <w:marTop w:val="0"/>
          <w:marBottom w:val="0"/>
          <w:divBdr>
            <w:top w:val="none" w:sz="0" w:space="0" w:color="auto"/>
            <w:left w:val="none" w:sz="0" w:space="0" w:color="auto"/>
            <w:bottom w:val="none" w:sz="0" w:space="0" w:color="auto"/>
            <w:right w:val="none" w:sz="0" w:space="0" w:color="auto"/>
          </w:divBdr>
        </w:div>
        <w:div w:id="1370839817">
          <w:marLeft w:val="640"/>
          <w:marRight w:val="0"/>
          <w:marTop w:val="0"/>
          <w:marBottom w:val="0"/>
          <w:divBdr>
            <w:top w:val="none" w:sz="0" w:space="0" w:color="auto"/>
            <w:left w:val="none" w:sz="0" w:space="0" w:color="auto"/>
            <w:bottom w:val="none" w:sz="0" w:space="0" w:color="auto"/>
            <w:right w:val="none" w:sz="0" w:space="0" w:color="auto"/>
          </w:divBdr>
        </w:div>
        <w:div w:id="829951903">
          <w:marLeft w:val="640"/>
          <w:marRight w:val="0"/>
          <w:marTop w:val="0"/>
          <w:marBottom w:val="0"/>
          <w:divBdr>
            <w:top w:val="none" w:sz="0" w:space="0" w:color="auto"/>
            <w:left w:val="none" w:sz="0" w:space="0" w:color="auto"/>
            <w:bottom w:val="none" w:sz="0" w:space="0" w:color="auto"/>
            <w:right w:val="none" w:sz="0" w:space="0" w:color="auto"/>
          </w:divBdr>
        </w:div>
        <w:div w:id="1696927641">
          <w:marLeft w:val="640"/>
          <w:marRight w:val="0"/>
          <w:marTop w:val="0"/>
          <w:marBottom w:val="0"/>
          <w:divBdr>
            <w:top w:val="none" w:sz="0" w:space="0" w:color="auto"/>
            <w:left w:val="none" w:sz="0" w:space="0" w:color="auto"/>
            <w:bottom w:val="none" w:sz="0" w:space="0" w:color="auto"/>
            <w:right w:val="none" w:sz="0" w:space="0" w:color="auto"/>
          </w:divBdr>
        </w:div>
        <w:div w:id="977340295">
          <w:marLeft w:val="640"/>
          <w:marRight w:val="0"/>
          <w:marTop w:val="0"/>
          <w:marBottom w:val="0"/>
          <w:divBdr>
            <w:top w:val="none" w:sz="0" w:space="0" w:color="auto"/>
            <w:left w:val="none" w:sz="0" w:space="0" w:color="auto"/>
            <w:bottom w:val="none" w:sz="0" w:space="0" w:color="auto"/>
            <w:right w:val="none" w:sz="0" w:space="0" w:color="auto"/>
          </w:divBdr>
        </w:div>
        <w:div w:id="1339112068">
          <w:marLeft w:val="640"/>
          <w:marRight w:val="0"/>
          <w:marTop w:val="0"/>
          <w:marBottom w:val="0"/>
          <w:divBdr>
            <w:top w:val="none" w:sz="0" w:space="0" w:color="auto"/>
            <w:left w:val="none" w:sz="0" w:space="0" w:color="auto"/>
            <w:bottom w:val="none" w:sz="0" w:space="0" w:color="auto"/>
            <w:right w:val="none" w:sz="0" w:space="0" w:color="auto"/>
          </w:divBdr>
        </w:div>
        <w:div w:id="1497653000">
          <w:marLeft w:val="640"/>
          <w:marRight w:val="0"/>
          <w:marTop w:val="0"/>
          <w:marBottom w:val="0"/>
          <w:divBdr>
            <w:top w:val="none" w:sz="0" w:space="0" w:color="auto"/>
            <w:left w:val="none" w:sz="0" w:space="0" w:color="auto"/>
            <w:bottom w:val="none" w:sz="0" w:space="0" w:color="auto"/>
            <w:right w:val="none" w:sz="0" w:space="0" w:color="auto"/>
          </w:divBdr>
        </w:div>
        <w:div w:id="1734884865">
          <w:marLeft w:val="640"/>
          <w:marRight w:val="0"/>
          <w:marTop w:val="0"/>
          <w:marBottom w:val="0"/>
          <w:divBdr>
            <w:top w:val="none" w:sz="0" w:space="0" w:color="auto"/>
            <w:left w:val="none" w:sz="0" w:space="0" w:color="auto"/>
            <w:bottom w:val="none" w:sz="0" w:space="0" w:color="auto"/>
            <w:right w:val="none" w:sz="0" w:space="0" w:color="auto"/>
          </w:divBdr>
        </w:div>
        <w:div w:id="1720667572">
          <w:marLeft w:val="640"/>
          <w:marRight w:val="0"/>
          <w:marTop w:val="0"/>
          <w:marBottom w:val="0"/>
          <w:divBdr>
            <w:top w:val="none" w:sz="0" w:space="0" w:color="auto"/>
            <w:left w:val="none" w:sz="0" w:space="0" w:color="auto"/>
            <w:bottom w:val="none" w:sz="0" w:space="0" w:color="auto"/>
            <w:right w:val="none" w:sz="0" w:space="0" w:color="auto"/>
          </w:divBdr>
        </w:div>
        <w:div w:id="280957624">
          <w:marLeft w:val="640"/>
          <w:marRight w:val="0"/>
          <w:marTop w:val="0"/>
          <w:marBottom w:val="0"/>
          <w:divBdr>
            <w:top w:val="none" w:sz="0" w:space="0" w:color="auto"/>
            <w:left w:val="none" w:sz="0" w:space="0" w:color="auto"/>
            <w:bottom w:val="none" w:sz="0" w:space="0" w:color="auto"/>
            <w:right w:val="none" w:sz="0" w:space="0" w:color="auto"/>
          </w:divBdr>
        </w:div>
        <w:div w:id="532889177">
          <w:marLeft w:val="640"/>
          <w:marRight w:val="0"/>
          <w:marTop w:val="0"/>
          <w:marBottom w:val="0"/>
          <w:divBdr>
            <w:top w:val="none" w:sz="0" w:space="0" w:color="auto"/>
            <w:left w:val="none" w:sz="0" w:space="0" w:color="auto"/>
            <w:bottom w:val="none" w:sz="0" w:space="0" w:color="auto"/>
            <w:right w:val="none" w:sz="0" w:space="0" w:color="auto"/>
          </w:divBdr>
        </w:div>
        <w:div w:id="752552346">
          <w:marLeft w:val="640"/>
          <w:marRight w:val="0"/>
          <w:marTop w:val="0"/>
          <w:marBottom w:val="0"/>
          <w:divBdr>
            <w:top w:val="none" w:sz="0" w:space="0" w:color="auto"/>
            <w:left w:val="none" w:sz="0" w:space="0" w:color="auto"/>
            <w:bottom w:val="none" w:sz="0" w:space="0" w:color="auto"/>
            <w:right w:val="none" w:sz="0" w:space="0" w:color="auto"/>
          </w:divBdr>
        </w:div>
        <w:div w:id="1287346071">
          <w:marLeft w:val="640"/>
          <w:marRight w:val="0"/>
          <w:marTop w:val="0"/>
          <w:marBottom w:val="0"/>
          <w:divBdr>
            <w:top w:val="none" w:sz="0" w:space="0" w:color="auto"/>
            <w:left w:val="none" w:sz="0" w:space="0" w:color="auto"/>
            <w:bottom w:val="none" w:sz="0" w:space="0" w:color="auto"/>
            <w:right w:val="none" w:sz="0" w:space="0" w:color="auto"/>
          </w:divBdr>
        </w:div>
        <w:div w:id="153760241">
          <w:marLeft w:val="640"/>
          <w:marRight w:val="0"/>
          <w:marTop w:val="0"/>
          <w:marBottom w:val="0"/>
          <w:divBdr>
            <w:top w:val="none" w:sz="0" w:space="0" w:color="auto"/>
            <w:left w:val="none" w:sz="0" w:space="0" w:color="auto"/>
            <w:bottom w:val="none" w:sz="0" w:space="0" w:color="auto"/>
            <w:right w:val="none" w:sz="0" w:space="0" w:color="auto"/>
          </w:divBdr>
        </w:div>
      </w:divsChild>
    </w:div>
    <w:div w:id="1369254910">
      <w:bodyDiv w:val="1"/>
      <w:marLeft w:val="0"/>
      <w:marRight w:val="0"/>
      <w:marTop w:val="0"/>
      <w:marBottom w:val="0"/>
      <w:divBdr>
        <w:top w:val="none" w:sz="0" w:space="0" w:color="auto"/>
        <w:left w:val="none" w:sz="0" w:space="0" w:color="auto"/>
        <w:bottom w:val="none" w:sz="0" w:space="0" w:color="auto"/>
        <w:right w:val="none" w:sz="0" w:space="0" w:color="auto"/>
      </w:divBdr>
      <w:divsChild>
        <w:div w:id="1248926045">
          <w:marLeft w:val="640"/>
          <w:marRight w:val="0"/>
          <w:marTop w:val="0"/>
          <w:marBottom w:val="0"/>
          <w:divBdr>
            <w:top w:val="none" w:sz="0" w:space="0" w:color="auto"/>
            <w:left w:val="none" w:sz="0" w:space="0" w:color="auto"/>
            <w:bottom w:val="none" w:sz="0" w:space="0" w:color="auto"/>
            <w:right w:val="none" w:sz="0" w:space="0" w:color="auto"/>
          </w:divBdr>
        </w:div>
        <w:div w:id="1598518917">
          <w:marLeft w:val="640"/>
          <w:marRight w:val="0"/>
          <w:marTop w:val="0"/>
          <w:marBottom w:val="0"/>
          <w:divBdr>
            <w:top w:val="none" w:sz="0" w:space="0" w:color="auto"/>
            <w:left w:val="none" w:sz="0" w:space="0" w:color="auto"/>
            <w:bottom w:val="none" w:sz="0" w:space="0" w:color="auto"/>
            <w:right w:val="none" w:sz="0" w:space="0" w:color="auto"/>
          </w:divBdr>
        </w:div>
        <w:div w:id="677929672">
          <w:marLeft w:val="640"/>
          <w:marRight w:val="0"/>
          <w:marTop w:val="0"/>
          <w:marBottom w:val="0"/>
          <w:divBdr>
            <w:top w:val="none" w:sz="0" w:space="0" w:color="auto"/>
            <w:left w:val="none" w:sz="0" w:space="0" w:color="auto"/>
            <w:bottom w:val="none" w:sz="0" w:space="0" w:color="auto"/>
            <w:right w:val="none" w:sz="0" w:space="0" w:color="auto"/>
          </w:divBdr>
        </w:div>
        <w:div w:id="1267035697">
          <w:marLeft w:val="640"/>
          <w:marRight w:val="0"/>
          <w:marTop w:val="0"/>
          <w:marBottom w:val="0"/>
          <w:divBdr>
            <w:top w:val="none" w:sz="0" w:space="0" w:color="auto"/>
            <w:left w:val="none" w:sz="0" w:space="0" w:color="auto"/>
            <w:bottom w:val="none" w:sz="0" w:space="0" w:color="auto"/>
            <w:right w:val="none" w:sz="0" w:space="0" w:color="auto"/>
          </w:divBdr>
        </w:div>
        <w:div w:id="600837871">
          <w:marLeft w:val="640"/>
          <w:marRight w:val="0"/>
          <w:marTop w:val="0"/>
          <w:marBottom w:val="0"/>
          <w:divBdr>
            <w:top w:val="none" w:sz="0" w:space="0" w:color="auto"/>
            <w:left w:val="none" w:sz="0" w:space="0" w:color="auto"/>
            <w:bottom w:val="none" w:sz="0" w:space="0" w:color="auto"/>
            <w:right w:val="none" w:sz="0" w:space="0" w:color="auto"/>
          </w:divBdr>
        </w:div>
        <w:div w:id="717705531">
          <w:marLeft w:val="640"/>
          <w:marRight w:val="0"/>
          <w:marTop w:val="0"/>
          <w:marBottom w:val="0"/>
          <w:divBdr>
            <w:top w:val="none" w:sz="0" w:space="0" w:color="auto"/>
            <w:left w:val="none" w:sz="0" w:space="0" w:color="auto"/>
            <w:bottom w:val="none" w:sz="0" w:space="0" w:color="auto"/>
            <w:right w:val="none" w:sz="0" w:space="0" w:color="auto"/>
          </w:divBdr>
        </w:div>
        <w:div w:id="471100477">
          <w:marLeft w:val="640"/>
          <w:marRight w:val="0"/>
          <w:marTop w:val="0"/>
          <w:marBottom w:val="0"/>
          <w:divBdr>
            <w:top w:val="none" w:sz="0" w:space="0" w:color="auto"/>
            <w:left w:val="none" w:sz="0" w:space="0" w:color="auto"/>
            <w:bottom w:val="none" w:sz="0" w:space="0" w:color="auto"/>
            <w:right w:val="none" w:sz="0" w:space="0" w:color="auto"/>
          </w:divBdr>
        </w:div>
      </w:divsChild>
    </w:div>
    <w:div w:id="1405445016">
      <w:bodyDiv w:val="1"/>
      <w:marLeft w:val="0"/>
      <w:marRight w:val="0"/>
      <w:marTop w:val="0"/>
      <w:marBottom w:val="0"/>
      <w:divBdr>
        <w:top w:val="none" w:sz="0" w:space="0" w:color="auto"/>
        <w:left w:val="none" w:sz="0" w:space="0" w:color="auto"/>
        <w:bottom w:val="none" w:sz="0" w:space="0" w:color="auto"/>
        <w:right w:val="none" w:sz="0" w:space="0" w:color="auto"/>
      </w:divBdr>
      <w:divsChild>
        <w:div w:id="376124835">
          <w:marLeft w:val="640"/>
          <w:marRight w:val="0"/>
          <w:marTop w:val="0"/>
          <w:marBottom w:val="0"/>
          <w:divBdr>
            <w:top w:val="none" w:sz="0" w:space="0" w:color="auto"/>
            <w:left w:val="none" w:sz="0" w:space="0" w:color="auto"/>
            <w:bottom w:val="none" w:sz="0" w:space="0" w:color="auto"/>
            <w:right w:val="none" w:sz="0" w:space="0" w:color="auto"/>
          </w:divBdr>
        </w:div>
        <w:div w:id="805662682">
          <w:marLeft w:val="640"/>
          <w:marRight w:val="0"/>
          <w:marTop w:val="0"/>
          <w:marBottom w:val="0"/>
          <w:divBdr>
            <w:top w:val="none" w:sz="0" w:space="0" w:color="auto"/>
            <w:left w:val="none" w:sz="0" w:space="0" w:color="auto"/>
            <w:bottom w:val="none" w:sz="0" w:space="0" w:color="auto"/>
            <w:right w:val="none" w:sz="0" w:space="0" w:color="auto"/>
          </w:divBdr>
        </w:div>
        <w:div w:id="482699679">
          <w:marLeft w:val="640"/>
          <w:marRight w:val="0"/>
          <w:marTop w:val="0"/>
          <w:marBottom w:val="0"/>
          <w:divBdr>
            <w:top w:val="none" w:sz="0" w:space="0" w:color="auto"/>
            <w:left w:val="none" w:sz="0" w:space="0" w:color="auto"/>
            <w:bottom w:val="none" w:sz="0" w:space="0" w:color="auto"/>
            <w:right w:val="none" w:sz="0" w:space="0" w:color="auto"/>
          </w:divBdr>
        </w:div>
        <w:div w:id="810757051">
          <w:marLeft w:val="640"/>
          <w:marRight w:val="0"/>
          <w:marTop w:val="0"/>
          <w:marBottom w:val="0"/>
          <w:divBdr>
            <w:top w:val="none" w:sz="0" w:space="0" w:color="auto"/>
            <w:left w:val="none" w:sz="0" w:space="0" w:color="auto"/>
            <w:bottom w:val="none" w:sz="0" w:space="0" w:color="auto"/>
            <w:right w:val="none" w:sz="0" w:space="0" w:color="auto"/>
          </w:divBdr>
        </w:div>
        <w:div w:id="2027712139">
          <w:marLeft w:val="640"/>
          <w:marRight w:val="0"/>
          <w:marTop w:val="0"/>
          <w:marBottom w:val="0"/>
          <w:divBdr>
            <w:top w:val="none" w:sz="0" w:space="0" w:color="auto"/>
            <w:left w:val="none" w:sz="0" w:space="0" w:color="auto"/>
            <w:bottom w:val="none" w:sz="0" w:space="0" w:color="auto"/>
            <w:right w:val="none" w:sz="0" w:space="0" w:color="auto"/>
          </w:divBdr>
        </w:div>
        <w:div w:id="1471746540">
          <w:marLeft w:val="640"/>
          <w:marRight w:val="0"/>
          <w:marTop w:val="0"/>
          <w:marBottom w:val="0"/>
          <w:divBdr>
            <w:top w:val="none" w:sz="0" w:space="0" w:color="auto"/>
            <w:left w:val="none" w:sz="0" w:space="0" w:color="auto"/>
            <w:bottom w:val="none" w:sz="0" w:space="0" w:color="auto"/>
            <w:right w:val="none" w:sz="0" w:space="0" w:color="auto"/>
          </w:divBdr>
        </w:div>
        <w:div w:id="1010986913">
          <w:marLeft w:val="640"/>
          <w:marRight w:val="0"/>
          <w:marTop w:val="0"/>
          <w:marBottom w:val="0"/>
          <w:divBdr>
            <w:top w:val="none" w:sz="0" w:space="0" w:color="auto"/>
            <w:left w:val="none" w:sz="0" w:space="0" w:color="auto"/>
            <w:bottom w:val="none" w:sz="0" w:space="0" w:color="auto"/>
            <w:right w:val="none" w:sz="0" w:space="0" w:color="auto"/>
          </w:divBdr>
        </w:div>
        <w:div w:id="1757482377">
          <w:marLeft w:val="640"/>
          <w:marRight w:val="0"/>
          <w:marTop w:val="0"/>
          <w:marBottom w:val="0"/>
          <w:divBdr>
            <w:top w:val="none" w:sz="0" w:space="0" w:color="auto"/>
            <w:left w:val="none" w:sz="0" w:space="0" w:color="auto"/>
            <w:bottom w:val="none" w:sz="0" w:space="0" w:color="auto"/>
            <w:right w:val="none" w:sz="0" w:space="0" w:color="auto"/>
          </w:divBdr>
        </w:div>
        <w:div w:id="1855806454">
          <w:marLeft w:val="640"/>
          <w:marRight w:val="0"/>
          <w:marTop w:val="0"/>
          <w:marBottom w:val="0"/>
          <w:divBdr>
            <w:top w:val="none" w:sz="0" w:space="0" w:color="auto"/>
            <w:left w:val="none" w:sz="0" w:space="0" w:color="auto"/>
            <w:bottom w:val="none" w:sz="0" w:space="0" w:color="auto"/>
            <w:right w:val="none" w:sz="0" w:space="0" w:color="auto"/>
          </w:divBdr>
        </w:div>
        <w:div w:id="1415978949">
          <w:marLeft w:val="640"/>
          <w:marRight w:val="0"/>
          <w:marTop w:val="0"/>
          <w:marBottom w:val="0"/>
          <w:divBdr>
            <w:top w:val="none" w:sz="0" w:space="0" w:color="auto"/>
            <w:left w:val="none" w:sz="0" w:space="0" w:color="auto"/>
            <w:bottom w:val="none" w:sz="0" w:space="0" w:color="auto"/>
            <w:right w:val="none" w:sz="0" w:space="0" w:color="auto"/>
          </w:divBdr>
        </w:div>
        <w:div w:id="555777098">
          <w:marLeft w:val="640"/>
          <w:marRight w:val="0"/>
          <w:marTop w:val="0"/>
          <w:marBottom w:val="0"/>
          <w:divBdr>
            <w:top w:val="none" w:sz="0" w:space="0" w:color="auto"/>
            <w:left w:val="none" w:sz="0" w:space="0" w:color="auto"/>
            <w:bottom w:val="none" w:sz="0" w:space="0" w:color="auto"/>
            <w:right w:val="none" w:sz="0" w:space="0" w:color="auto"/>
          </w:divBdr>
        </w:div>
        <w:div w:id="847870852">
          <w:marLeft w:val="640"/>
          <w:marRight w:val="0"/>
          <w:marTop w:val="0"/>
          <w:marBottom w:val="0"/>
          <w:divBdr>
            <w:top w:val="none" w:sz="0" w:space="0" w:color="auto"/>
            <w:left w:val="none" w:sz="0" w:space="0" w:color="auto"/>
            <w:bottom w:val="none" w:sz="0" w:space="0" w:color="auto"/>
            <w:right w:val="none" w:sz="0" w:space="0" w:color="auto"/>
          </w:divBdr>
        </w:div>
        <w:div w:id="32121140">
          <w:marLeft w:val="640"/>
          <w:marRight w:val="0"/>
          <w:marTop w:val="0"/>
          <w:marBottom w:val="0"/>
          <w:divBdr>
            <w:top w:val="none" w:sz="0" w:space="0" w:color="auto"/>
            <w:left w:val="none" w:sz="0" w:space="0" w:color="auto"/>
            <w:bottom w:val="none" w:sz="0" w:space="0" w:color="auto"/>
            <w:right w:val="none" w:sz="0" w:space="0" w:color="auto"/>
          </w:divBdr>
        </w:div>
        <w:div w:id="228350540">
          <w:marLeft w:val="640"/>
          <w:marRight w:val="0"/>
          <w:marTop w:val="0"/>
          <w:marBottom w:val="0"/>
          <w:divBdr>
            <w:top w:val="none" w:sz="0" w:space="0" w:color="auto"/>
            <w:left w:val="none" w:sz="0" w:space="0" w:color="auto"/>
            <w:bottom w:val="none" w:sz="0" w:space="0" w:color="auto"/>
            <w:right w:val="none" w:sz="0" w:space="0" w:color="auto"/>
          </w:divBdr>
        </w:div>
        <w:div w:id="1159157730">
          <w:marLeft w:val="640"/>
          <w:marRight w:val="0"/>
          <w:marTop w:val="0"/>
          <w:marBottom w:val="0"/>
          <w:divBdr>
            <w:top w:val="none" w:sz="0" w:space="0" w:color="auto"/>
            <w:left w:val="none" w:sz="0" w:space="0" w:color="auto"/>
            <w:bottom w:val="none" w:sz="0" w:space="0" w:color="auto"/>
            <w:right w:val="none" w:sz="0" w:space="0" w:color="auto"/>
          </w:divBdr>
        </w:div>
        <w:div w:id="29261298">
          <w:marLeft w:val="640"/>
          <w:marRight w:val="0"/>
          <w:marTop w:val="0"/>
          <w:marBottom w:val="0"/>
          <w:divBdr>
            <w:top w:val="none" w:sz="0" w:space="0" w:color="auto"/>
            <w:left w:val="none" w:sz="0" w:space="0" w:color="auto"/>
            <w:bottom w:val="none" w:sz="0" w:space="0" w:color="auto"/>
            <w:right w:val="none" w:sz="0" w:space="0" w:color="auto"/>
          </w:divBdr>
        </w:div>
        <w:div w:id="1696466621">
          <w:marLeft w:val="640"/>
          <w:marRight w:val="0"/>
          <w:marTop w:val="0"/>
          <w:marBottom w:val="0"/>
          <w:divBdr>
            <w:top w:val="none" w:sz="0" w:space="0" w:color="auto"/>
            <w:left w:val="none" w:sz="0" w:space="0" w:color="auto"/>
            <w:bottom w:val="none" w:sz="0" w:space="0" w:color="auto"/>
            <w:right w:val="none" w:sz="0" w:space="0" w:color="auto"/>
          </w:divBdr>
        </w:div>
        <w:div w:id="2063944876">
          <w:marLeft w:val="640"/>
          <w:marRight w:val="0"/>
          <w:marTop w:val="0"/>
          <w:marBottom w:val="0"/>
          <w:divBdr>
            <w:top w:val="none" w:sz="0" w:space="0" w:color="auto"/>
            <w:left w:val="none" w:sz="0" w:space="0" w:color="auto"/>
            <w:bottom w:val="none" w:sz="0" w:space="0" w:color="auto"/>
            <w:right w:val="none" w:sz="0" w:space="0" w:color="auto"/>
          </w:divBdr>
        </w:div>
      </w:divsChild>
    </w:div>
    <w:div w:id="1429812783">
      <w:bodyDiv w:val="1"/>
      <w:marLeft w:val="0"/>
      <w:marRight w:val="0"/>
      <w:marTop w:val="0"/>
      <w:marBottom w:val="0"/>
      <w:divBdr>
        <w:top w:val="none" w:sz="0" w:space="0" w:color="auto"/>
        <w:left w:val="none" w:sz="0" w:space="0" w:color="auto"/>
        <w:bottom w:val="none" w:sz="0" w:space="0" w:color="auto"/>
        <w:right w:val="none" w:sz="0" w:space="0" w:color="auto"/>
      </w:divBdr>
      <w:divsChild>
        <w:div w:id="1620601583">
          <w:marLeft w:val="640"/>
          <w:marRight w:val="0"/>
          <w:marTop w:val="0"/>
          <w:marBottom w:val="0"/>
          <w:divBdr>
            <w:top w:val="none" w:sz="0" w:space="0" w:color="auto"/>
            <w:left w:val="none" w:sz="0" w:space="0" w:color="auto"/>
            <w:bottom w:val="none" w:sz="0" w:space="0" w:color="auto"/>
            <w:right w:val="none" w:sz="0" w:space="0" w:color="auto"/>
          </w:divBdr>
        </w:div>
        <w:div w:id="2134861484">
          <w:marLeft w:val="640"/>
          <w:marRight w:val="0"/>
          <w:marTop w:val="0"/>
          <w:marBottom w:val="0"/>
          <w:divBdr>
            <w:top w:val="none" w:sz="0" w:space="0" w:color="auto"/>
            <w:left w:val="none" w:sz="0" w:space="0" w:color="auto"/>
            <w:bottom w:val="none" w:sz="0" w:space="0" w:color="auto"/>
            <w:right w:val="none" w:sz="0" w:space="0" w:color="auto"/>
          </w:divBdr>
        </w:div>
        <w:div w:id="362364131">
          <w:marLeft w:val="640"/>
          <w:marRight w:val="0"/>
          <w:marTop w:val="0"/>
          <w:marBottom w:val="0"/>
          <w:divBdr>
            <w:top w:val="none" w:sz="0" w:space="0" w:color="auto"/>
            <w:left w:val="none" w:sz="0" w:space="0" w:color="auto"/>
            <w:bottom w:val="none" w:sz="0" w:space="0" w:color="auto"/>
            <w:right w:val="none" w:sz="0" w:space="0" w:color="auto"/>
          </w:divBdr>
        </w:div>
        <w:div w:id="652685441">
          <w:marLeft w:val="640"/>
          <w:marRight w:val="0"/>
          <w:marTop w:val="0"/>
          <w:marBottom w:val="0"/>
          <w:divBdr>
            <w:top w:val="none" w:sz="0" w:space="0" w:color="auto"/>
            <w:left w:val="none" w:sz="0" w:space="0" w:color="auto"/>
            <w:bottom w:val="none" w:sz="0" w:space="0" w:color="auto"/>
            <w:right w:val="none" w:sz="0" w:space="0" w:color="auto"/>
          </w:divBdr>
        </w:div>
        <w:div w:id="1846480002">
          <w:marLeft w:val="640"/>
          <w:marRight w:val="0"/>
          <w:marTop w:val="0"/>
          <w:marBottom w:val="0"/>
          <w:divBdr>
            <w:top w:val="none" w:sz="0" w:space="0" w:color="auto"/>
            <w:left w:val="none" w:sz="0" w:space="0" w:color="auto"/>
            <w:bottom w:val="none" w:sz="0" w:space="0" w:color="auto"/>
            <w:right w:val="none" w:sz="0" w:space="0" w:color="auto"/>
          </w:divBdr>
        </w:div>
        <w:div w:id="1769155992">
          <w:marLeft w:val="640"/>
          <w:marRight w:val="0"/>
          <w:marTop w:val="0"/>
          <w:marBottom w:val="0"/>
          <w:divBdr>
            <w:top w:val="none" w:sz="0" w:space="0" w:color="auto"/>
            <w:left w:val="none" w:sz="0" w:space="0" w:color="auto"/>
            <w:bottom w:val="none" w:sz="0" w:space="0" w:color="auto"/>
            <w:right w:val="none" w:sz="0" w:space="0" w:color="auto"/>
          </w:divBdr>
        </w:div>
        <w:div w:id="975333878">
          <w:marLeft w:val="640"/>
          <w:marRight w:val="0"/>
          <w:marTop w:val="0"/>
          <w:marBottom w:val="0"/>
          <w:divBdr>
            <w:top w:val="none" w:sz="0" w:space="0" w:color="auto"/>
            <w:left w:val="none" w:sz="0" w:space="0" w:color="auto"/>
            <w:bottom w:val="none" w:sz="0" w:space="0" w:color="auto"/>
            <w:right w:val="none" w:sz="0" w:space="0" w:color="auto"/>
          </w:divBdr>
        </w:div>
        <w:div w:id="698701247">
          <w:marLeft w:val="640"/>
          <w:marRight w:val="0"/>
          <w:marTop w:val="0"/>
          <w:marBottom w:val="0"/>
          <w:divBdr>
            <w:top w:val="none" w:sz="0" w:space="0" w:color="auto"/>
            <w:left w:val="none" w:sz="0" w:space="0" w:color="auto"/>
            <w:bottom w:val="none" w:sz="0" w:space="0" w:color="auto"/>
            <w:right w:val="none" w:sz="0" w:space="0" w:color="auto"/>
          </w:divBdr>
        </w:div>
        <w:div w:id="640236805">
          <w:marLeft w:val="640"/>
          <w:marRight w:val="0"/>
          <w:marTop w:val="0"/>
          <w:marBottom w:val="0"/>
          <w:divBdr>
            <w:top w:val="none" w:sz="0" w:space="0" w:color="auto"/>
            <w:left w:val="none" w:sz="0" w:space="0" w:color="auto"/>
            <w:bottom w:val="none" w:sz="0" w:space="0" w:color="auto"/>
            <w:right w:val="none" w:sz="0" w:space="0" w:color="auto"/>
          </w:divBdr>
        </w:div>
        <w:div w:id="395662301">
          <w:marLeft w:val="640"/>
          <w:marRight w:val="0"/>
          <w:marTop w:val="0"/>
          <w:marBottom w:val="0"/>
          <w:divBdr>
            <w:top w:val="none" w:sz="0" w:space="0" w:color="auto"/>
            <w:left w:val="none" w:sz="0" w:space="0" w:color="auto"/>
            <w:bottom w:val="none" w:sz="0" w:space="0" w:color="auto"/>
            <w:right w:val="none" w:sz="0" w:space="0" w:color="auto"/>
          </w:divBdr>
        </w:div>
        <w:div w:id="387999265">
          <w:marLeft w:val="640"/>
          <w:marRight w:val="0"/>
          <w:marTop w:val="0"/>
          <w:marBottom w:val="0"/>
          <w:divBdr>
            <w:top w:val="none" w:sz="0" w:space="0" w:color="auto"/>
            <w:left w:val="none" w:sz="0" w:space="0" w:color="auto"/>
            <w:bottom w:val="none" w:sz="0" w:space="0" w:color="auto"/>
            <w:right w:val="none" w:sz="0" w:space="0" w:color="auto"/>
          </w:divBdr>
        </w:div>
        <w:div w:id="2129549100">
          <w:marLeft w:val="640"/>
          <w:marRight w:val="0"/>
          <w:marTop w:val="0"/>
          <w:marBottom w:val="0"/>
          <w:divBdr>
            <w:top w:val="none" w:sz="0" w:space="0" w:color="auto"/>
            <w:left w:val="none" w:sz="0" w:space="0" w:color="auto"/>
            <w:bottom w:val="none" w:sz="0" w:space="0" w:color="auto"/>
            <w:right w:val="none" w:sz="0" w:space="0" w:color="auto"/>
          </w:divBdr>
        </w:div>
        <w:div w:id="823199262">
          <w:marLeft w:val="640"/>
          <w:marRight w:val="0"/>
          <w:marTop w:val="0"/>
          <w:marBottom w:val="0"/>
          <w:divBdr>
            <w:top w:val="none" w:sz="0" w:space="0" w:color="auto"/>
            <w:left w:val="none" w:sz="0" w:space="0" w:color="auto"/>
            <w:bottom w:val="none" w:sz="0" w:space="0" w:color="auto"/>
            <w:right w:val="none" w:sz="0" w:space="0" w:color="auto"/>
          </w:divBdr>
        </w:div>
        <w:div w:id="1126004876">
          <w:marLeft w:val="640"/>
          <w:marRight w:val="0"/>
          <w:marTop w:val="0"/>
          <w:marBottom w:val="0"/>
          <w:divBdr>
            <w:top w:val="none" w:sz="0" w:space="0" w:color="auto"/>
            <w:left w:val="none" w:sz="0" w:space="0" w:color="auto"/>
            <w:bottom w:val="none" w:sz="0" w:space="0" w:color="auto"/>
            <w:right w:val="none" w:sz="0" w:space="0" w:color="auto"/>
          </w:divBdr>
        </w:div>
        <w:div w:id="248000395">
          <w:marLeft w:val="640"/>
          <w:marRight w:val="0"/>
          <w:marTop w:val="0"/>
          <w:marBottom w:val="0"/>
          <w:divBdr>
            <w:top w:val="none" w:sz="0" w:space="0" w:color="auto"/>
            <w:left w:val="none" w:sz="0" w:space="0" w:color="auto"/>
            <w:bottom w:val="none" w:sz="0" w:space="0" w:color="auto"/>
            <w:right w:val="none" w:sz="0" w:space="0" w:color="auto"/>
          </w:divBdr>
        </w:div>
        <w:div w:id="1672180222">
          <w:marLeft w:val="640"/>
          <w:marRight w:val="0"/>
          <w:marTop w:val="0"/>
          <w:marBottom w:val="0"/>
          <w:divBdr>
            <w:top w:val="none" w:sz="0" w:space="0" w:color="auto"/>
            <w:left w:val="none" w:sz="0" w:space="0" w:color="auto"/>
            <w:bottom w:val="none" w:sz="0" w:space="0" w:color="auto"/>
            <w:right w:val="none" w:sz="0" w:space="0" w:color="auto"/>
          </w:divBdr>
        </w:div>
        <w:div w:id="952126825">
          <w:marLeft w:val="640"/>
          <w:marRight w:val="0"/>
          <w:marTop w:val="0"/>
          <w:marBottom w:val="0"/>
          <w:divBdr>
            <w:top w:val="none" w:sz="0" w:space="0" w:color="auto"/>
            <w:left w:val="none" w:sz="0" w:space="0" w:color="auto"/>
            <w:bottom w:val="none" w:sz="0" w:space="0" w:color="auto"/>
            <w:right w:val="none" w:sz="0" w:space="0" w:color="auto"/>
          </w:divBdr>
        </w:div>
        <w:div w:id="591937943">
          <w:marLeft w:val="640"/>
          <w:marRight w:val="0"/>
          <w:marTop w:val="0"/>
          <w:marBottom w:val="0"/>
          <w:divBdr>
            <w:top w:val="none" w:sz="0" w:space="0" w:color="auto"/>
            <w:left w:val="none" w:sz="0" w:space="0" w:color="auto"/>
            <w:bottom w:val="none" w:sz="0" w:space="0" w:color="auto"/>
            <w:right w:val="none" w:sz="0" w:space="0" w:color="auto"/>
          </w:divBdr>
        </w:div>
      </w:divsChild>
    </w:div>
    <w:div w:id="1439988907">
      <w:bodyDiv w:val="1"/>
      <w:marLeft w:val="0"/>
      <w:marRight w:val="0"/>
      <w:marTop w:val="0"/>
      <w:marBottom w:val="0"/>
      <w:divBdr>
        <w:top w:val="none" w:sz="0" w:space="0" w:color="auto"/>
        <w:left w:val="none" w:sz="0" w:space="0" w:color="auto"/>
        <w:bottom w:val="none" w:sz="0" w:space="0" w:color="auto"/>
        <w:right w:val="none" w:sz="0" w:space="0" w:color="auto"/>
      </w:divBdr>
      <w:divsChild>
        <w:div w:id="220484543">
          <w:marLeft w:val="640"/>
          <w:marRight w:val="0"/>
          <w:marTop w:val="0"/>
          <w:marBottom w:val="0"/>
          <w:divBdr>
            <w:top w:val="none" w:sz="0" w:space="0" w:color="auto"/>
            <w:left w:val="none" w:sz="0" w:space="0" w:color="auto"/>
            <w:bottom w:val="none" w:sz="0" w:space="0" w:color="auto"/>
            <w:right w:val="none" w:sz="0" w:space="0" w:color="auto"/>
          </w:divBdr>
        </w:div>
        <w:div w:id="530190562">
          <w:marLeft w:val="640"/>
          <w:marRight w:val="0"/>
          <w:marTop w:val="0"/>
          <w:marBottom w:val="0"/>
          <w:divBdr>
            <w:top w:val="none" w:sz="0" w:space="0" w:color="auto"/>
            <w:left w:val="none" w:sz="0" w:space="0" w:color="auto"/>
            <w:bottom w:val="none" w:sz="0" w:space="0" w:color="auto"/>
            <w:right w:val="none" w:sz="0" w:space="0" w:color="auto"/>
          </w:divBdr>
        </w:div>
        <w:div w:id="1698000328">
          <w:marLeft w:val="640"/>
          <w:marRight w:val="0"/>
          <w:marTop w:val="0"/>
          <w:marBottom w:val="0"/>
          <w:divBdr>
            <w:top w:val="none" w:sz="0" w:space="0" w:color="auto"/>
            <w:left w:val="none" w:sz="0" w:space="0" w:color="auto"/>
            <w:bottom w:val="none" w:sz="0" w:space="0" w:color="auto"/>
            <w:right w:val="none" w:sz="0" w:space="0" w:color="auto"/>
          </w:divBdr>
        </w:div>
        <w:div w:id="410781131">
          <w:marLeft w:val="640"/>
          <w:marRight w:val="0"/>
          <w:marTop w:val="0"/>
          <w:marBottom w:val="0"/>
          <w:divBdr>
            <w:top w:val="none" w:sz="0" w:space="0" w:color="auto"/>
            <w:left w:val="none" w:sz="0" w:space="0" w:color="auto"/>
            <w:bottom w:val="none" w:sz="0" w:space="0" w:color="auto"/>
            <w:right w:val="none" w:sz="0" w:space="0" w:color="auto"/>
          </w:divBdr>
        </w:div>
        <w:div w:id="1407263530">
          <w:marLeft w:val="640"/>
          <w:marRight w:val="0"/>
          <w:marTop w:val="0"/>
          <w:marBottom w:val="0"/>
          <w:divBdr>
            <w:top w:val="none" w:sz="0" w:space="0" w:color="auto"/>
            <w:left w:val="none" w:sz="0" w:space="0" w:color="auto"/>
            <w:bottom w:val="none" w:sz="0" w:space="0" w:color="auto"/>
            <w:right w:val="none" w:sz="0" w:space="0" w:color="auto"/>
          </w:divBdr>
        </w:div>
        <w:div w:id="343825794">
          <w:marLeft w:val="640"/>
          <w:marRight w:val="0"/>
          <w:marTop w:val="0"/>
          <w:marBottom w:val="0"/>
          <w:divBdr>
            <w:top w:val="none" w:sz="0" w:space="0" w:color="auto"/>
            <w:left w:val="none" w:sz="0" w:space="0" w:color="auto"/>
            <w:bottom w:val="none" w:sz="0" w:space="0" w:color="auto"/>
            <w:right w:val="none" w:sz="0" w:space="0" w:color="auto"/>
          </w:divBdr>
        </w:div>
        <w:div w:id="596257689">
          <w:marLeft w:val="640"/>
          <w:marRight w:val="0"/>
          <w:marTop w:val="0"/>
          <w:marBottom w:val="0"/>
          <w:divBdr>
            <w:top w:val="none" w:sz="0" w:space="0" w:color="auto"/>
            <w:left w:val="none" w:sz="0" w:space="0" w:color="auto"/>
            <w:bottom w:val="none" w:sz="0" w:space="0" w:color="auto"/>
            <w:right w:val="none" w:sz="0" w:space="0" w:color="auto"/>
          </w:divBdr>
        </w:div>
        <w:div w:id="548105193">
          <w:marLeft w:val="640"/>
          <w:marRight w:val="0"/>
          <w:marTop w:val="0"/>
          <w:marBottom w:val="0"/>
          <w:divBdr>
            <w:top w:val="none" w:sz="0" w:space="0" w:color="auto"/>
            <w:left w:val="none" w:sz="0" w:space="0" w:color="auto"/>
            <w:bottom w:val="none" w:sz="0" w:space="0" w:color="auto"/>
            <w:right w:val="none" w:sz="0" w:space="0" w:color="auto"/>
          </w:divBdr>
        </w:div>
      </w:divsChild>
    </w:div>
    <w:div w:id="1505780752">
      <w:bodyDiv w:val="1"/>
      <w:marLeft w:val="0"/>
      <w:marRight w:val="0"/>
      <w:marTop w:val="0"/>
      <w:marBottom w:val="0"/>
      <w:divBdr>
        <w:top w:val="none" w:sz="0" w:space="0" w:color="auto"/>
        <w:left w:val="none" w:sz="0" w:space="0" w:color="auto"/>
        <w:bottom w:val="none" w:sz="0" w:space="0" w:color="auto"/>
        <w:right w:val="none" w:sz="0" w:space="0" w:color="auto"/>
      </w:divBdr>
      <w:divsChild>
        <w:div w:id="143356589">
          <w:marLeft w:val="640"/>
          <w:marRight w:val="0"/>
          <w:marTop w:val="0"/>
          <w:marBottom w:val="0"/>
          <w:divBdr>
            <w:top w:val="none" w:sz="0" w:space="0" w:color="auto"/>
            <w:left w:val="none" w:sz="0" w:space="0" w:color="auto"/>
            <w:bottom w:val="none" w:sz="0" w:space="0" w:color="auto"/>
            <w:right w:val="none" w:sz="0" w:space="0" w:color="auto"/>
          </w:divBdr>
        </w:div>
        <w:div w:id="1386559865">
          <w:marLeft w:val="640"/>
          <w:marRight w:val="0"/>
          <w:marTop w:val="0"/>
          <w:marBottom w:val="0"/>
          <w:divBdr>
            <w:top w:val="none" w:sz="0" w:space="0" w:color="auto"/>
            <w:left w:val="none" w:sz="0" w:space="0" w:color="auto"/>
            <w:bottom w:val="none" w:sz="0" w:space="0" w:color="auto"/>
            <w:right w:val="none" w:sz="0" w:space="0" w:color="auto"/>
          </w:divBdr>
        </w:div>
        <w:div w:id="1687631669">
          <w:marLeft w:val="640"/>
          <w:marRight w:val="0"/>
          <w:marTop w:val="0"/>
          <w:marBottom w:val="0"/>
          <w:divBdr>
            <w:top w:val="none" w:sz="0" w:space="0" w:color="auto"/>
            <w:left w:val="none" w:sz="0" w:space="0" w:color="auto"/>
            <w:bottom w:val="none" w:sz="0" w:space="0" w:color="auto"/>
            <w:right w:val="none" w:sz="0" w:space="0" w:color="auto"/>
          </w:divBdr>
        </w:div>
        <w:div w:id="423694347">
          <w:marLeft w:val="640"/>
          <w:marRight w:val="0"/>
          <w:marTop w:val="0"/>
          <w:marBottom w:val="0"/>
          <w:divBdr>
            <w:top w:val="none" w:sz="0" w:space="0" w:color="auto"/>
            <w:left w:val="none" w:sz="0" w:space="0" w:color="auto"/>
            <w:bottom w:val="none" w:sz="0" w:space="0" w:color="auto"/>
            <w:right w:val="none" w:sz="0" w:space="0" w:color="auto"/>
          </w:divBdr>
        </w:div>
        <w:div w:id="1376659890">
          <w:marLeft w:val="640"/>
          <w:marRight w:val="0"/>
          <w:marTop w:val="0"/>
          <w:marBottom w:val="0"/>
          <w:divBdr>
            <w:top w:val="none" w:sz="0" w:space="0" w:color="auto"/>
            <w:left w:val="none" w:sz="0" w:space="0" w:color="auto"/>
            <w:bottom w:val="none" w:sz="0" w:space="0" w:color="auto"/>
            <w:right w:val="none" w:sz="0" w:space="0" w:color="auto"/>
          </w:divBdr>
        </w:div>
        <w:div w:id="1650749531">
          <w:marLeft w:val="640"/>
          <w:marRight w:val="0"/>
          <w:marTop w:val="0"/>
          <w:marBottom w:val="0"/>
          <w:divBdr>
            <w:top w:val="none" w:sz="0" w:space="0" w:color="auto"/>
            <w:left w:val="none" w:sz="0" w:space="0" w:color="auto"/>
            <w:bottom w:val="none" w:sz="0" w:space="0" w:color="auto"/>
            <w:right w:val="none" w:sz="0" w:space="0" w:color="auto"/>
          </w:divBdr>
        </w:div>
        <w:div w:id="1470055331">
          <w:marLeft w:val="640"/>
          <w:marRight w:val="0"/>
          <w:marTop w:val="0"/>
          <w:marBottom w:val="0"/>
          <w:divBdr>
            <w:top w:val="none" w:sz="0" w:space="0" w:color="auto"/>
            <w:left w:val="none" w:sz="0" w:space="0" w:color="auto"/>
            <w:bottom w:val="none" w:sz="0" w:space="0" w:color="auto"/>
            <w:right w:val="none" w:sz="0" w:space="0" w:color="auto"/>
          </w:divBdr>
        </w:div>
        <w:div w:id="435637251">
          <w:marLeft w:val="640"/>
          <w:marRight w:val="0"/>
          <w:marTop w:val="0"/>
          <w:marBottom w:val="0"/>
          <w:divBdr>
            <w:top w:val="none" w:sz="0" w:space="0" w:color="auto"/>
            <w:left w:val="none" w:sz="0" w:space="0" w:color="auto"/>
            <w:bottom w:val="none" w:sz="0" w:space="0" w:color="auto"/>
            <w:right w:val="none" w:sz="0" w:space="0" w:color="auto"/>
          </w:divBdr>
        </w:div>
        <w:div w:id="1821268345">
          <w:marLeft w:val="640"/>
          <w:marRight w:val="0"/>
          <w:marTop w:val="0"/>
          <w:marBottom w:val="0"/>
          <w:divBdr>
            <w:top w:val="none" w:sz="0" w:space="0" w:color="auto"/>
            <w:left w:val="none" w:sz="0" w:space="0" w:color="auto"/>
            <w:bottom w:val="none" w:sz="0" w:space="0" w:color="auto"/>
            <w:right w:val="none" w:sz="0" w:space="0" w:color="auto"/>
          </w:divBdr>
        </w:div>
        <w:div w:id="2110464055">
          <w:marLeft w:val="640"/>
          <w:marRight w:val="0"/>
          <w:marTop w:val="0"/>
          <w:marBottom w:val="0"/>
          <w:divBdr>
            <w:top w:val="none" w:sz="0" w:space="0" w:color="auto"/>
            <w:left w:val="none" w:sz="0" w:space="0" w:color="auto"/>
            <w:bottom w:val="none" w:sz="0" w:space="0" w:color="auto"/>
            <w:right w:val="none" w:sz="0" w:space="0" w:color="auto"/>
          </w:divBdr>
        </w:div>
        <w:div w:id="277833485">
          <w:marLeft w:val="640"/>
          <w:marRight w:val="0"/>
          <w:marTop w:val="0"/>
          <w:marBottom w:val="0"/>
          <w:divBdr>
            <w:top w:val="none" w:sz="0" w:space="0" w:color="auto"/>
            <w:left w:val="none" w:sz="0" w:space="0" w:color="auto"/>
            <w:bottom w:val="none" w:sz="0" w:space="0" w:color="auto"/>
            <w:right w:val="none" w:sz="0" w:space="0" w:color="auto"/>
          </w:divBdr>
        </w:div>
        <w:div w:id="1741977493">
          <w:marLeft w:val="640"/>
          <w:marRight w:val="0"/>
          <w:marTop w:val="0"/>
          <w:marBottom w:val="0"/>
          <w:divBdr>
            <w:top w:val="none" w:sz="0" w:space="0" w:color="auto"/>
            <w:left w:val="none" w:sz="0" w:space="0" w:color="auto"/>
            <w:bottom w:val="none" w:sz="0" w:space="0" w:color="auto"/>
            <w:right w:val="none" w:sz="0" w:space="0" w:color="auto"/>
          </w:divBdr>
        </w:div>
        <w:div w:id="1113751269">
          <w:marLeft w:val="640"/>
          <w:marRight w:val="0"/>
          <w:marTop w:val="0"/>
          <w:marBottom w:val="0"/>
          <w:divBdr>
            <w:top w:val="none" w:sz="0" w:space="0" w:color="auto"/>
            <w:left w:val="none" w:sz="0" w:space="0" w:color="auto"/>
            <w:bottom w:val="none" w:sz="0" w:space="0" w:color="auto"/>
            <w:right w:val="none" w:sz="0" w:space="0" w:color="auto"/>
          </w:divBdr>
        </w:div>
        <w:div w:id="1330333297">
          <w:marLeft w:val="640"/>
          <w:marRight w:val="0"/>
          <w:marTop w:val="0"/>
          <w:marBottom w:val="0"/>
          <w:divBdr>
            <w:top w:val="none" w:sz="0" w:space="0" w:color="auto"/>
            <w:left w:val="none" w:sz="0" w:space="0" w:color="auto"/>
            <w:bottom w:val="none" w:sz="0" w:space="0" w:color="auto"/>
            <w:right w:val="none" w:sz="0" w:space="0" w:color="auto"/>
          </w:divBdr>
        </w:div>
        <w:div w:id="288365094">
          <w:marLeft w:val="640"/>
          <w:marRight w:val="0"/>
          <w:marTop w:val="0"/>
          <w:marBottom w:val="0"/>
          <w:divBdr>
            <w:top w:val="none" w:sz="0" w:space="0" w:color="auto"/>
            <w:left w:val="none" w:sz="0" w:space="0" w:color="auto"/>
            <w:bottom w:val="none" w:sz="0" w:space="0" w:color="auto"/>
            <w:right w:val="none" w:sz="0" w:space="0" w:color="auto"/>
          </w:divBdr>
        </w:div>
        <w:div w:id="1046834190">
          <w:marLeft w:val="640"/>
          <w:marRight w:val="0"/>
          <w:marTop w:val="0"/>
          <w:marBottom w:val="0"/>
          <w:divBdr>
            <w:top w:val="none" w:sz="0" w:space="0" w:color="auto"/>
            <w:left w:val="none" w:sz="0" w:space="0" w:color="auto"/>
            <w:bottom w:val="none" w:sz="0" w:space="0" w:color="auto"/>
            <w:right w:val="none" w:sz="0" w:space="0" w:color="auto"/>
          </w:divBdr>
        </w:div>
        <w:div w:id="1517185285">
          <w:marLeft w:val="640"/>
          <w:marRight w:val="0"/>
          <w:marTop w:val="0"/>
          <w:marBottom w:val="0"/>
          <w:divBdr>
            <w:top w:val="none" w:sz="0" w:space="0" w:color="auto"/>
            <w:left w:val="none" w:sz="0" w:space="0" w:color="auto"/>
            <w:bottom w:val="none" w:sz="0" w:space="0" w:color="auto"/>
            <w:right w:val="none" w:sz="0" w:space="0" w:color="auto"/>
          </w:divBdr>
        </w:div>
        <w:div w:id="26562123">
          <w:marLeft w:val="640"/>
          <w:marRight w:val="0"/>
          <w:marTop w:val="0"/>
          <w:marBottom w:val="0"/>
          <w:divBdr>
            <w:top w:val="none" w:sz="0" w:space="0" w:color="auto"/>
            <w:left w:val="none" w:sz="0" w:space="0" w:color="auto"/>
            <w:bottom w:val="none" w:sz="0" w:space="0" w:color="auto"/>
            <w:right w:val="none" w:sz="0" w:space="0" w:color="auto"/>
          </w:divBdr>
        </w:div>
      </w:divsChild>
    </w:div>
    <w:div w:id="1522551038">
      <w:bodyDiv w:val="1"/>
      <w:marLeft w:val="0"/>
      <w:marRight w:val="0"/>
      <w:marTop w:val="0"/>
      <w:marBottom w:val="0"/>
      <w:divBdr>
        <w:top w:val="none" w:sz="0" w:space="0" w:color="auto"/>
        <w:left w:val="none" w:sz="0" w:space="0" w:color="auto"/>
        <w:bottom w:val="none" w:sz="0" w:space="0" w:color="auto"/>
        <w:right w:val="none" w:sz="0" w:space="0" w:color="auto"/>
      </w:divBdr>
      <w:divsChild>
        <w:div w:id="19552217">
          <w:marLeft w:val="640"/>
          <w:marRight w:val="0"/>
          <w:marTop w:val="0"/>
          <w:marBottom w:val="0"/>
          <w:divBdr>
            <w:top w:val="none" w:sz="0" w:space="0" w:color="auto"/>
            <w:left w:val="none" w:sz="0" w:space="0" w:color="auto"/>
            <w:bottom w:val="none" w:sz="0" w:space="0" w:color="auto"/>
            <w:right w:val="none" w:sz="0" w:space="0" w:color="auto"/>
          </w:divBdr>
        </w:div>
        <w:div w:id="1039476500">
          <w:marLeft w:val="640"/>
          <w:marRight w:val="0"/>
          <w:marTop w:val="0"/>
          <w:marBottom w:val="0"/>
          <w:divBdr>
            <w:top w:val="none" w:sz="0" w:space="0" w:color="auto"/>
            <w:left w:val="none" w:sz="0" w:space="0" w:color="auto"/>
            <w:bottom w:val="none" w:sz="0" w:space="0" w:color="auto"/>
            <w:right w:val="none" w:sz="0" w:space="0" w:color="auto"/>
          </w:divBdr>
        </w:div>
        <w:div w:id="846409974">
          <w:marLeft w:val="640"/>
          <w:marRight w:val="0"/>
          <w:marTop w:val="0"/>
          <w:marBottom w:val="0"/>
          <w:divBdr>
            <w:top w:val="none" w:sz="0" w:space="0" w:color="auto"/>
            <w:left w:val="none" w:sz="0" w:space="0" w:color="auto"/>
            <w:bottom w:val="none" w:sz="0" w:space="0" w:color="auto"/>
            <w:right w:val="none" w:sz="0" w:space="0" w:color="auto"/>
          </w:divBdr>
        </w:div>
        <w:div w:id="386877120">
          <w:marLeft w:val="640"/>
          <w:marRight w:val="0"/>
          <w:marTop w:val="0"/>
          <w:marBottom w:val="0"/>
          <w:divBdr>
            <w:top w:val="none" w:sz="0" w:space="0" w:color="auto"/>
            <w:left w:val="none" w:sz="0" w:space="0" w:color="auto"/>
            <w:bottom w:val="none" w:sz="0" w:space="0" w:color="auto"/>
            <w:right w:val="none" w:sz="0" w:space="0" w:color="auto"/>
          </w:divBdr>
        </w:div>
        <w:div w:id="767194592">
          <w:marLeft w:val="640"/>
          <w:marRight w:val="0"/>
          <w:marTop w:val="0"/>
          <w:marBottom w:val="0"/>
          <w:divBdr>
            <w:top w:val="none" w:sz="0" w:space="0" w:color="auto"/>
            <w:left w:val="none" w:sz="0" w:space="0" w:color="auto"/>
            <w:bottom w:val="none" w:sz="0" w:space="0" w:color="auto"/>
            <w:right w:val="none" w:sz="0" w:space="0" w:color="auto"/>
          </w:divBdr>
        </w:div>
        <w:div w:id="130633854">
          <w:marLeft w:val="640"/>
          <w:marRight w:val="0"/>
          <w:marTop w:val="0"/>
          <w:marBottom w:val="0"/>
          <w:divBdr>
            <w:top w:val="none" w:sz="0" w:space="0" w:color="auto"/>
            <w:left w:val="none" w:sz="0" w:space="0" w:color="auto"/>
            <w:bottom w:val="none" w:sz="0" w:space="0" w:color="auto"/>
            <w:right w:val="none" w:sz="0" w:space="0" w:color="auto"/>
          </w:divBdr>
        </w:div>
        <w:div w:id="396171964">
          <w:marLeft w:val="640"/>
          <w:marRight w:val="0"/>
          <w:marTop w:val="0"/>
          <w:marBottom w:val="0"/>
          <w:divBdr>
            <w:top w:val="none" w:sz="0" w:space="0" w:color="auto"/>
            <w:left w:val="none" w:sz="0" w:space="0" w:color="auto"/>
            <w:bottom w:val="none" w:sz="0" w:space="0" w:color="auto"/>
            <w:right w:val="none" w:sz="0" w:space="0" w:color="auto"/>
          </w:divBdr>
        </w:div>
        <w:div w:id="1924532509">
          <w:marLeft w:val="640"/>
          <w:marRight w:val="0"/>
          <w:marTop w:val="0"/>
          <w:marBottom w:val="0"/>
          <w:divBdr>
            <w:top w:val="none" w:sz="0" w:space="0" w:color="auto"/>
            <w:left w:val="none" w:sz="0" w:space="0" w:color="auto"/>
            <w:bottom w:val="none" w:sz="0" w:space="0" w:color="auto"/>
            <w:right w:val="none" w:sz="0" w:space="0" w:color="auto"/>
          </w:divBdr>
        </w:div>
        <w:div w:id="725563901">
          <w:marLeft w:val="640"/>
          <w:marRight w:val="0"/>
          <w:marTop w:val="0"/>
          <w:marBottom w:val="0"/>
          <w:divBdr>
            <w:top w:val="none" w:sz="0" w:space="0" w:color="auto"/>
            <w:left w:val="none" w:sz="0" w:space="0" w:color="auto"/>
            <w:bottom w:val="none" w:sz="0" w:space="0" w:color="auto"/>
            <w:right w:val="none" w:sz="0" w:space="0" w:color="auto"/>
          </w:divBdr>
        </w:div>
        <w:div w:id="1613049855">
          <w:marLeft w:val="640"/>
          <w:marRight w:val="0"/>
          <w:marTop w:val="0"/>
          <w:marBottom w:val="0"/>
          <w:divBdr>
            <w:top w:val="none" w:sz="0" w:space="0" w:color="auto"/>
            <w:left w:val="none" w:sz="0" w:space="0" w:color="auto"/>
            <w:bottom w:val="none" w:sz="0" w:space="0" w:color="auto"/>
            <w:right w:val="none" w:sz="0" w:space="0" w:color="auto"/>
          </w:divBdr>
        </w:div>
        <w:div w:id="1002506318">
          <w:marLeft w:val="640"/>
          <w:marRight w:val="0"/>
          <w:marTop w:val="0"/>
          <w:marBottom w:val="0"/>
          <w:divBdr>
            <w:top w:val="none" w:sz="0" w:space="0" w:color="auto"/>
            <w:left w:val="none" w:sz="0" w:space="0" w:color="auto"/>
            <w:bottom w:val="none" w:sz="0" w:space="0" w:color="auto"/>
            <w:right w:val="none" w:sz="0" w:space="0" w:color="auto"/>
          </w:divBdr>
        </w:div>
        <w:div w:id="305668317">
          <w:marLeft w:val="640"/>
          <w:marRight w:val="0"/>
          <w:marTop w:val="0"/>
          <w:marBottom w:val="0"/>
          <w:divBdr>
            <w:top w:val="none" w:sz="0" w:space="0" w:color="auto"/>
            <w:left w:val="none" w:sz="0" w:space="0" w:color="auto"/>
            <w:bottom w:val="none" w:sz="0" w:space="0" w:color="auto"/>
            <w:right w:val="none" w:sz="0" w:space="0" w:color="auto"/>
          </w:divBdr>
        </w:div>
        <w:div w:id="264651165">
          <w:marLeft w:val="640"/>
          <w:marRight w:val="0"/>
          <w:marTop w:val="0"/>
          <w:marBottom w:val="0"/>
          <w:divBdr>
            <w:top w:val="none" w:sz="0" w:space="0" w:color="auto"/>
            <w:left w:val="none" w:sz="0" w:space="0" w:color="auto"/>
            <w:bottom w:val="none" w:sz="0" w:space="0" w:color="auto"/>
            <w:right w:val="none" w:sz="0" w:space="0" w:color="auto"/>
          </w:divBdr>
        </w:div>
        <w:div w:id="1425346338">
          <w:marLeft w:val="640"/>
          <w:marRight w:val="0"/>
          <w:marTop w:val="0"/>
          <w:marBottom w:val="0"/>
          <w:divBdr>
            <w:top w:val="none" w:sz="0" w:space="0" w:color="auto"/>
            <w:left w:val="none" w:sz="0" w:space="0" w:color="auto"/>
            <w:bottom w:val="none" w:sz="0" w:space="0" w:color="auto"/>
            <w:right w:val="none" w:sz="0" w:space="0" w:color="auto"/>
          </w:divBdr>
        </w:div>
        <w:div w:id="854153340">
          <w:marLeft w:val="640"/>
          <w:marRight w:val="0"/>
          <w:marTop w:val="0"/>
          <w:marBottom w:val="0"/>
          <w:divBdr>
            <w:top w:val="none" w:sz="0" w:space="0" w:color="auto"/>
            <w:left w:val="none" w:sz="0" w:space="0" w:color="auto"/>
            <w:bottom w:val="none" w:sz="0" w:space="0" w:color="auto"/>
            <w:right w:val="none" w:sz="0" w:space="0" w:color="auto"/>
          </w:divBdr>
        </w:div>
        <w:div w:id="1863126063">
          <w:marLeft w:val="640"/>
          <w:marRight w:val="0"/>
          <w:marTop w:val="0"/>
          <w:marBottom w:val="0"/>
          <w:divBdr>
            <w:top w:val="none" w:sz="0" w:space="0" w:color="auto"/>
            <w:left w:val="none" w:sz="0" w:space="0" w:color="auto"/>
            <w:bottom w:val="none" w:sz="0" w:space="0" w:color="auto"/>
            <w:right w:val="none" w:sz="0" w:space="0" w:color="auto"/>
          </w:divBdr>
        </w:div>
        <w:div w:id="1310860487">
          <w:marLeft w:val="640"/>
          <w:marRight w:val="0"/>
          <w:marTop w:val="0"/>
          <w:marBottom w:val="0"/>
          <w:divBdr>
            <w:top w:val="none" w:sz="0" w:space="0" w:color="auto"/>
            <w:left w:val="none" w:sz="0" w:space="0" w:color="auto"/>
            <w:bottom w:val="none" w:sz="0" w:space="0" w:color="auto"/>
            <w:right w:val="none" w:sz="0" w:space="0" w:color="auto"/>
          </w:divBdr>
        </w:div>
        <w:div w:id="411662926">
          <w:marLeft w:val="640"/>
          <w:marRight w:val="0"/>
          <w:marTop w:val="0"/>
          <w:marBottom w:val="0"/>
          <w:divBdr>
            <w:top w:val="none" w:sz="0" w:space="0" w:color="auto"/>
            <w:left w:val="none" w:sz="0" w:space="0" w:color="auto"/>
            <w:bottom w:val="none" w:sz="0" w:space="0" w:color="auto"/>
            <w:right w:val="none" w:sz="0" w:space="0" w:color="auto"/>
          </w:divBdr>
        </w:div>
        <w:div w:id="495807685">
          <w:marLeft w:val="640"/>
          <w:marRight w:val="0"/>
          <w:marTop w:val="0"/>
          <w:marBottom w:val="0"/>
          <w:divBdr>
            <w:top w:val="none" w:sz="0" w:space="0" w:color="auto"/>
            <w:left w:val="none" w:sz="0" w:space="0" w:color="auto"/>
            <w:bottom w:val="none" w:sz="0" w:space="0" w:color="auto"/>
            <w:right w:val="none" w:sz="0" w:space="0" w:color="auto"/>
          </w:divBdr>
        </w:div>
        <w:div w:id="666860959">
          <w:marLeft w:val="640"/>
          <w:marRight w:val="0"/>
          <w:marTop w:val="0"/>
          <w:marBottom w:val="0"/>
          <w:divBdr>
            <w:top w:val="none" w:sz="0" w:space="0" w:color="auto"/>
            <w:left w:val="none" w:sz="0" w:space="0" w:color="auto"/>
            <w:bottom w:val="none" w:sz="0" w:space="0" w:color="auto"/>
            <w:right w:val="none" w:sz="0" w:space="0" w:color="auto"/>
          </w:divBdr>
        </w:div>
        <w:div w:id="1173104332">
          <w:marLeft w:val="640"/>
          <w:marRight w:val="0"/>
          <w:marTop w:val="0"/>
          <w:marBottom w:val="0"/>
          <w:divBdr>
            <w:top w:val="none" w:sz="0" w:space="0" w:color="auto"/>
            <w:left w:val="none" w:sz="0" w:space="0" w:color="auto"/>
            <w:bottom w:val="none" w:sz="0" w:space="0" w:color="auto"/>
            <w:right w:val="none" w:sz="0" w:space="0" w:color="auto"/>
          </w:divBdr>
        </w:div>
      </w:divsChild>
    </w:div>
    <w:div w:id="1523782218">
      <w:bodyDiv w:val="1"/>
      <w:marLeft w:val="0"/>
      <w:marRight w:val="0"/>
      <w:marTop w:val="0"/>
      <w:marBottom w:val="0"/>
      <w:divBdr>
        <w:top w:val="none" w:sz="0" w:space="0" w:color="auto"/>
        <w:left w:val="none" w:sz="0" w:space="0" w:color="auto"/>
        <w:bottom w:val="none" w:sz="0" w:space="0" w:color="auto"/>
        <w:right w:val="none" w:sz="0" w:space="0" w:color="auto"/>
      </w:divBdr>
      <w:divsChild>
        <w:div w:id="840050777">
          <w:marLeft w:val="640"/>
          <w:marRight w:val="0"/>
          <w:marTop w:val="0"/>
          <w:marBottom w:val="0"/>
          <w:divBdr>
            <w:top w:val="none" w:sz="0" w:space="0" w:color="auto"/>
            <w:left w:val="none" w:sz="0" w:space="0" w:color="auto"/>
            <w:bottom w:val="none" w:sz="0" w:space="0" w:color="auto"/>
            <w:right w:val="none" w:sz="0" w:space="0" w:color="auto"/>
          </w:divBdr>
        </w:div>
        <w:div w:id="1333291203">
          <w:marLeft w:val="640"/>
          <w:marRight w:val="0"/>
          <w:marTop w:val="0"/>
          <w:marBottom w:val="0"/>
          <w:divBdr>
            <w:top w:val="none" w:sz="0" w:space="0" w:color="auto"/>
            <w:left w:val="none" w:sz="0" w:space="0" w:color="auto"/>
            <w:bottom w:val="none" w:sz="0" w:space="0" w:color="auto"/>
            <w:right w:val="none" w:sz="0" w:space="0" w:color="auto"/>
          </w:divBdr>
        </w:div>
        <w:div w:id="989865422">
          <w:marLeft w:val="640"/>
          <w:marRight w:val="0"/>
          <w:marTop w:val="0"/>
          <w:marBottom w:val="0"/>
          <w:divBdr>
            <w:top w:val="none" w:sz="0" w:space="0" w:color="auto"/>
            <w:left w:val="none" w:sz="0" w:space="0" w:color="auto"/>
            <w:bottom w:val="none" w:sz="0" w:space="0" w:color="auto"/>
            <w:right w:val="none" w:sz="0" w:space="0" w:color="auto"/>
          </w:divBdr>
        </w:div>
        <w:div w:id="2030525512">
          <w:marLeft w:val="640"/>
          <w:marRight w:val="0"/>
          <w:marTop w:val="0"/>
          <w:marBottom w:val="0"/>
          <w:divBdr>
            <w:top w:val="none" w:sz="0" w:space="0" w:color="auto"/>
            <w:left w:val="none" w:sz="0" w:space="0" w:color="auto"/>
            <w:bottom w:val="none" w:sz="0" w:space="0" w:color="auto"/>
            <w:right w:val="none" w:sz="0" w:space="0" w:color="auto"/>
          </w:divBdr>
        </w:div>
        <w:div w:id="1332102204">
          <w:marLeft w:val="640"/>
          <w:marRight w:val="0"/>
          <w:marTop w:val="0"/>
          <w:marBottom w:val="0"/>
          <w:divBdr>
            <w:top w:val="none" w:sz="0" w:space="0" w:color="auto"/>
            <w:left w:val="none" w:sz="0" w:space="0" w:color="auto"/>
            <w:bottom w:val="none" w:sz="0" w:space="0" w:color="auto"/>
            <w:right w:val="none" w:sz="0" w:space="0" w:color="auto"/>
          </w:divBdr>
        </w:div>
        <w:div w:id="960040629">
          <w:marLeft w:val="640"/>
          <w:marRight w:val="0"/>
          <w:marTop w:val="0"/>
          <w:marBottom w:val="0"/>
          <w:divBdr>
            <w:top w:val="none" w:sz="0" w:space="0" w:color="auto"/>
            <w:left w:val="none" w:sz="0" w:space="0" w:color="auto"/>
            <w:bottom w:val="none" w:sz="0" w:space="0" w:color="auto"/>
            <w:right w:val="none" w:sz="0" w:space="0" w:color="auto"/>
          </w:divBdr>
        </w:div>
        <w:div w:id="647710959">
          <w:marLeft w:val="640"/>
          <w:marRight w:val="0"/>
          <w:marTop w:val="0"/>
          <w:marBottom w:val="0"/>
          <w:divBdr>
            <w:top w:val="none" w:sz="0" w:space="0" w:color="auto"/>
            <w:left w:val="none" w:sz="0" w:space="0" w:color="auto"/>
            <w:bottom w:val="none" w:sz="0" w:space="0" w:color="auto"/>
            <w:right w:val="none" w:sz="0" w:space="0" w:color="auto"/>
          </w:divBdr>
        </w:div>
        <w:div w:id="1443455582">
          <w:marLeft w:val="640"/>
          <w:marRight w:val="0"/>
          <w:marTop w:val="0"/>
          <w:marBottom w:val="0"/>
          <w:divBdr>
            <w:top w:val="none" w:sz="0" w:space="0" w:color="auto"/>
            <w:left w:val="none" w:sz="0" w:space="0" w:color="auto"/>
            <w:bottom w:val="none" w:sz="0" w:space="0" w:color="auto"/>
            <w:right w:val="none" w:sz="0" w:space="0" w:color="auto"/>
          </w:divBdr>
        </w:div>
        <w:div w:id="474108359">
          <w:marLeft w:val="640"/>
          <w:marRight w:val="0"/>
          <w:marTop w:val="0"/>
          <w:marBottom w:val="0"/>
          <w:divBdr>
            <w:top w:val="none" w:sz="0" w:space="0" w:color="auto"/>
            <w:left w:val="none" w:sz="0" w:space="0" w:color="auto"/>
            <w:bottom w:val="none" w:sz="0" w:space="0" w:color="auto"/>
            <w:right w:val="none" w:sz="0" w:space="0" w:color="auto"/>
          </w:divBdr>
        </w:div>
        <w:div w:id="1209537434">
          <w:marLeft w:val="640"/>
          <w:marRight w:val="0"/>
          <w:marTop w:val="0"/>
          <w:marBottom w:val="0"/>
          <w:divBdr>
            <w:top w:val="none" w:sz="0" w:space="0" w:color="auto"/>
            <w:left w:val="none" w:sz="0" w:space="0" w:color="auto"/>
            <w:bottom w:val="none" w:sz="0" w:space="0" w:color="auto"/>
            <w:right w:val="none" w:sz="0" w:space="0" w:color="auto"/>
          </w:divBdr>
        </w:div>
        <w:div w:id="1322736103">
          <w:marLeft w:val="640"/>
          <w:marRight w:val="0"/>
          <w:marTop w:val="0"/>
          <w:marBottom w:val="0"/>
          <w:divBdr>
            <w:top w:val="none" w:sz="0" w:space="0" w:color="auto"/>
            <w:left w:val="none" w:sz="0" w:space="0" w:color="auto"/>
            <w:bottom w:val="none" w:sz="0" w:space="0" w:color="auto"/>
            <w:right w:val="none" w:sz="0" w:space="0" w:color="auto"/>
          </w:divBdr>
        </w:div>
        <w:div w:id="1914267786">
          <w:marLeft w:val="640"/>
          <w:marRight w:val="0"/>
          <w:marTop w:val="0"/>
          <w:marBottom w:val="0"/>
          <w:divBdr>
            <w:top w:val="none" w:sz="0" w:space="0" w:color="auto"/>
            <w:left w:val="none" w:sz="0" w:space="0" w:color="auto"/>
            <w:bottom w:val="none" w:sz="0" w:space="0" w:color="auto"/>
            <w:right w:val="none" w:sz="0" w:space="0" w:color="auto"/>
          </w:divBdr>
        </w:div>
        <w:div w:id="591355358">
          <w:marLeft w:val="640"/>
          <w:marRight w:val="0"/>
          <w:marTop w:val="0"/>
          <w:marBottom w:val="0"/>
          <w:divBdr>
            <w:top w:val="none" w:sz="0" w:space="0" w:color="auto"/>
            <w:left w:val="none" w:sz="0" w:space="0" w:color="auto"/>
            <w:bottom w:val="none" w:sz="0" w:space="0" w:color="auto"/>
            <w:right w:val="none" w:sz="0" w:space="0" w:color="auto"/>
          </w:divBdr>
        </w:div>
        <w:div w:id="1144815160">
          <w:marLeft w:val="640"/>
          <w:marRight w:val="0"/>
          <w:marTop w:val="0"/>
          <w:marBottom w:val="0"/>
          <w:divBdr>
            <w:top w:val="none" w:sz="0" w:space="0" w:color="auto"/>
            <w:left w:val="none" w:sz="0" w:space="0" w:color="auto"/>
            <w:bottom w:val="none" w:sz="0" w:space="0" w:color="auto"/>
            <w:right w:val="none" w:sz="0" w:space="0" w:color="auto"/>
          </w:divBdr>
        </w:div>
        <w:div w:id="1122991171">
          <w:marLeft w:val="640"/>
          <w:marRight w:val="0"/>
          <w:marTop w:val="0"/>
          <w:marBottom w:val="0"/>
          <w:divBdr>
            <w:top w:val="none" w:sz="0" w:space="0" w:color="auto"/>
            <w:left w:val="none" w:sz="0" w:space="0" w:color="auto"/>
            <w:bottom w:val="none" w:sz="0" w:space="0" w:color="auto"/>
            <w:right w:val="none" w:sz="0" w:space="0" w:color="auto"/>
          </w:divBdr>
        </w:div>
        <w:div w:id="592468526">
          <w:marLeft w:val="640"/>
          <w:marRight w:val="0"/>
          <w:marTop w:val="0"/>
          <w:marBottom w:val="0"/>
          <w:divBdr>
            <w:top w:val="none" w:sz="0" w:space="0" w:color="auto"/>
            <w:left w:val="none" w:sz="0" w:space="0" w:color="auto"/>
            <w:bottom w:val="none" w:sz="0" w:space="0" w:color="auto"/>
            <w:right w:val="none" w:sz="0" w:space="0" w:color="auto"/>
          </w:divBdr>
        </w:div>
        <w:div w:id="186334584">
          <w:marLeft w:val="640"/>
          <w:marRight w:val="0"/>
          <w:marTop w:val="0"/>
          <w:marBottom w:val="0"/>
          <w:divBdr>
            <w:top w:val="none" w:sz="0" w:space="0" w:color="auto"/>
            <w:left w:val="none" w:sz="0" w:space="0" w:color="auto"/>
            <w:bottom w:val="none" w:sz="0" w:space="0" w:color="auto"/>
            <w:right w:val="none" w:sz="0" w:space="0" w:color="auto"/>
          </w:divBdr>
        </w:div>
        <w:div w:id="1390688716">
          <w:marLeft w:val="640"/>
          <w:marRight w:val="0"/>
          <w:marTop w:val="0"/>
          <w:marBottom w:val="0"/>
          <w:divBdr>
            <w:top w:val="none" w:sz="0" w:space="0" w:color="auto"/>
            <w:left w:val="none" w:sz="0" w:space="0" w:color="auto"/>
            <w:bottom w:val="none" w:sz="0" w:space="0" w:color="auto"/>
            <w:right w:val="none" w:sz="0" w:space="0" w:color="auto"/>
          </w:divBdr>
        </w:div>
      </w:divsChild>
    </w:div>
    <w:div w:id="1571228848">
      <w:bodyDiv w:val="1"/>
      <w:marLeft w:val="0"/>
      <w:marRight w:val="0"/>
      <w:marTop w:val="0"/>
      <w:marBottom w:val="0"/>
      <w:divBdr>
        <w:top w:val="none" w:sz="0" w:space="0" w:color="auto"/>
        <w:left w:val="none" w:sz="0" w:space="0" w:color="auto"/>
        <w:bottom w:val="none" w:sz="0" w:space="0" w:color="auto"/>
        <w:right w:val="none" w:sz="0" w:space="0" w:color="auto"/>
      </w:divBdr>
      <w:divsChild>
        <w:div w:id="1740517006">
          <w:marLeft w:val="640"/>
          <w:marRight w:val="0"/>
          <w:marTop w:val="0"/>
          <w:marBottom w:val="0"/>
          <w:divBdr>
            <w:top w:val="none" w:sz="0" w:space="0" w:color="auto"/>
            <w:left w:val="none" w:sz="0" w:space="0" w:color="auto"/>
            <w:bottom w:val="none" w:sz="0" w:space="0" w:color="auto"/>
            <w:right w:val="none" w:sz="0" w:space="0" w:color="auto"/>
          </w:divBdr>
        </w:div>
        <w:div w:id="791247036">
          <w:marLeft w:val="640"/>
          <w:marRight w:val="0"/>
          <w:marTop w:val="0"/>
          <w:marBottom w:val="0"/>
          <w:divBdr>
            <w:top w:val="none" w:sz="0" w:space="0" w:color="auto"/>
            <w:left w:val="none" w:sz="0" w:space="0" w:color="auto"/>
            <w:bottom w:val="none" w:sz="0" w:space="0" w:color="auto"/>
            <w:right w:val="none" w:sz="0" w:space="0" w:color="auto"/>
          </w:divBdr>
        </w:div>
        <w:div w:id="1918394755">
          <w:marLeft w:val="640"/>
          <w:marRight w:val="0"/>
          <w:marTop w:val="0"/>
          <w:marBottom w:val="0"/>
          <w:divBdr>
            <w:top w:val="none" w:sz="0" w:space="0" w:color="auto"/>
            <w:left w:val="none" w:sz="0" w:space="0" w:color="auto"/>
            <w:bottom w:val="none" w:sz="0" w:space="0" w:color="auto"/>
            <w:right w:val="none" w:sz="0" w:space="0" w:color="auto"/>
          </w:divBdr>
        </w:div>
        <w:div w:id="1754738056">
          <w:marLeft w:val="640"/>
          <w:marRight w:val="0"/>
          <w:marTop w:val="0"/>
          <w:marBottom w:val="0"/>
          <w:divBdr>
            <w:top w:val="none" w:sz="0" w:space="0" w:color="auto"/>
            <w:left w:val="none" w:sz="0" w:space="0" w:color="auto"/>
            <w:bottom w:val="none" w:sz="0" w:space="0" w:color="auto"/>
            <w:right w:val="none" w:sz="0" w:space="0" w:color="auto"/>
          </w:divBdr>
        </w:div>
        <w:div w:id="10031811">
          <w:marLeft w:val="640"/>
          <w:marRight w:val="0"/>
          <w:marTop w:val="0"/>
          <w:marBottom w:val="0"/>
          <w:divBdr>
            <w:top w:val="none" w:sz="0" w:space="0" w:color="auto"/>
            <w:left w:val="none" w:sz="0" w:space="0" w:color="auto"/>
            <w:bottom w:val="none" w:sz="0" w:space="0" w:color="auto"/>
            <w:right w:val="none" w:sz="0" w:space="0" w:color="auto"/>
          </w:divBdr>
        </w:div>
        <w:div w:id="953052628">
          <w:marLeft w:val="640"/>
          <w:marRight w:val="0"/>
          <w:marTop w:val="0"/>
          <w:marBottom w:val="0"/>
          <w:divBdr>
            <w:top w:val="none" w:sz="0" w:space="0" w:color="auto"/>
            <w:left w:val="none" w:sz="0" w:space="0" w:color="auto"/>
            <w:bottom w:val="none" w:sz="0" w:space="0" w:color="auto"/>
            <w:right w:val="none" w:sz="0" w:space="0" w:color="auto"/>
          </w:divBdr>
        </w:div>
        <w:div w:id="957371490">
          <w:marLeft w:val="640"/>
          <w:marRight w:val="0"/>
          <w:marTop w:val="0"/>
          <w:marBottom w:val="0"/>
          <w:divBdr>
            <w:top w:val="none" w:sz="0" w:space="0" w:color="auto"/>
            <w:left w:val="none" w:sz="0" w:space="0" w:color="auto"/>
            <w:bottom w:val="none" w:sz="0" w:space="0" w:color="auto"/>
            <w:right w:val="none" w:sz="0" w:space="0" w:color="auto"/>
          </w:divBdr>
        </w:div>
        <w:div w:id="1315179899">
          <w:marLeft w:val="640"/>
          <w:marRight w:val="0"/>
          <w:marTop w:val="0"/>
          <w:marBottom w:val="0"/>
          <w:divBdr>
            <w:top w:val="none" w:sz="0" w:space="0" w:color="auto"/>
            <w:left w:val="none" w:sz="0" w:space="0" w:color="auto"/>
            <w:bottom w:val="none" w:sz="0" w:space="0" w:color="auto"/>
            <w:right w:val="none" w:sz="0" w:space="0" w:color="auto"/>
          </w:divBdr>
        </w:div>
        <w:div w:id="1493376736">
          <w:marLeft w:val="640"/>
          <w:marRight w:val="0"/>
          <w:marTop w:val="0"/>
          <w:marBottom w:val="0"/>
          <w:divBdr>
            <w:top w:val="none" w:sz="0" w:space="0" w:color="auto"/>
            <w:left w:val="none" w:sz="0" w:space="0" w:color="auto"/>
            <w:bottom w:val="none" w:sz="0" w:space="0" w:color="auto"/>
            <w:right w:val="none" w:sz="0" w:space="0" w:color="auto"/>
          </w:divBdr>
        </w:div>
        <w:div w:id="899055144">
          <w:marLeft w:val="640"/>
          <w:marRight w:val="0"/>
          <w:marTop w:val="0"/>
          <w:marBottom w:val="0"/>
          <w:divBdr>
            <w:top w:val="none" w:sz="0" w:space="0" w:color="auto"/>
            <w:left w:val="none" w:sz="0" w:space="0" w:color="auto"/>
            <w:bottom w:val="none" w:sz="0" w:space="0" w:color="auto"/>
            <w:right w:val="none" w:sz="0" w:space="0" w:color="auto"/>
          </w:divBdr>
        </w:div>
        <w:div w:id="214045932">
          <w:marLeft w:val="640"/>
          <w:marRight w:val="0"/>
          <w:marTop w:val="0"/>
          <w:marBottom w:val="0"/>
          <w:divBdr>
            <w:top w:val="none" w:sz="0" w:space="0" w:color="auto"/>
            <w:left w:val="none" w:sz="0" w:space="0" w:color="auto"/>
            <w:bottom w:val="none" w:sz="0" w:space="0" w:color="auto"/>
            <w:right w:val="none" w:sz="0" w:space="0" w:color="auto"/>
          </w:divBdr>
        </w:div>
        <w:div w:id="358774888">
          <w:marLeft w:val="640"/>
          <w:marRight w:val="0"/>
          <w:marTop w:val="0"/>
          <w:marBottom w:val="0"/>
          <w:divBdr>
            <w:top w:val="none" w:sz="0" w:space="0" w:color="auto"/>
            <w:left w:val="none" w:sz="0" w:space="0" w:color="auto"/>
            <w:bottom w:val="none" w:sz="0" w:space="0" w:color="auto"/>
            <w:right w:val="none" w:sz="0" w:space="0" w:color="auto"/>
          </w:divBdr>
        </w:div>
        <w:div w:id="968126143">
          <w:marLeft w:val="640"/>
          <w:marRight w:val="0"/>
          <w:marTop w:val="0"/>
          <w:marBottom w:val="0"/>
          <w:divBdr>
            <w:top w:val="none" w:sz="0" w:space="0" w:color="auto"/>
            <w:left w:val="none" w:sz="0" w:space="0" w:color="auto"/>
            <w:bottom w:val="none" w:sz="0" w:space="0" w:color="auto"/>
            <w:right w:val="none" w:sz="0" w:space="0" w:color="auto"/>
          </w:divBdr>
        </w:div>
        <w:div w:id="229274353">
          <w:marLeft w:val="640"/>
          <w:marRight w:val="0"/>
          <w:marTop w:val="0"/>
          <w:marBottom w:val="0"/>
          <w:divBdr>
            <w:top w:val="none" w:sz="0" w:space="0" w:color="auto"/>
            <w:left w:val="none" w:sz="0" w:space="0" w:color="auto"/>
            <w:bottom w:val="none" w:sz="0" w:space="0" w:color="auto"/>
            <w:right w:val="none" w:sz="0" w:space="0" w:color="auto"/>
          </w:divBdr>
        </w:div>
        <w:div w:id="930744460">
          <w:marLeft w:val="640"/>
          <w:marRight w:val="0"/>
          <w:marTop w:val="0"/>
          <w:marBottom w:val="0"/>
          <w:divBdr>
            <w:top w:val="none" w:sz="0" w:space="0" w:color="auto"/>
            <w:left w:val="none" w:sz="0" w:space="0" w:color="auto"/>
            <w:bottom w:val="none" w:sz="0" w:space="0" w:color="auto"/>
            <w:right w:val="none" w:sz="0" w:space="0" w:color="auto"/>
          </w:divBdr>
        </w:div>
        <w:div w:id="1589581267">
          <w:marLeft w:val="640"/>
          <w:marRight w:val="0"/>
          <w:marTop w:val="0"/>
          <w:marBottom w:val="0"/>
          <w:divBdr>
            <w:top w:val="none" w:sz="0" w:space="0" w:color="auto"/>
            <w:left w:val="none" w:sz="0" w:space="0" w:color="auto"/>
            <w:bottom w:val="none" w:sz="0" w:space="0" w:color="auto"/>
            <w:right w:val="none" w:sz="0" w:space="0" w:color="auto"/>
          </w:divBdr>
        </w:div>
        <w:div w:id="589387248">
          <w:marLeft w:val="640"/>
          <w:marRight w:val="0"/>
          <w:marTop w:val="0"/>
          <w:marBottom w:val="0"/>
          <w:divBdr>
            <w:top w:val="none" w:sz="0" w:space="0" w:color="auto"/>
            <w:left w:val="none" w:sz="0" w:space="0" w:color="auto"/>
            <w:bottom w:val="none" w:sz="0" w:space="0" w:color="auto"/>
            <w:right w:val="none" w:sz="0" w:space="0" w:color="auto"/>
          </w:divBdr>
        </w:div>
        <w:div w:id="1578175778">
          <w:marLeft w:val="640"/>
          <w:marRight w:val="0"/>
          <w:marTop w:val="0"/>
          <w:marBottom w:val="0"/>
          <w:divBdr>
            <w:top w:val="none" w:sz="0" w:space="0" w:color="auto"/>
            <w:left w:val="none" w:sz="0" w:space="0" w:color="auto"/>
            <w:bottom w:val="none" w:sz="0" w:space="0" w:color="auto"/>
            <w:right w:val="none" w:sz="0" w:space="0" w:color="auto"/>
          </w:divBdr>
        </w:div>
      </w:divsChild>
    </w:div>
    <w:div w:id="1582789171">
      <w:bodyDiv w:val="1"/>
      <w:marLeft w:val="0"/>
      <w:marRight w:val="0"/>
      <w:marTop w:val="0"/>
      <w:marBottom w:val="0"/>
      <w:divBdr>
        <w:top w:val="none" w:sz="0" w:space="0" w:color="auto"/>
        <w:left w:val="none" w:sz="0" w:space="0" w:color="auto"/>
        <w:bottom w:val="none" w:sz="0" w:space="0" w:color="auto"/>
        <w:right w:val="none" w:sz="0" w:space="0" w:color="auto"/>
      </w:divBdr>
      <w:divsChild>
        <w:div w:id="531764814">
          <w:marLeft w:val="640"/>
          <w:marRight w:val="0"/>
          <w:marTop w:val="0"/>
          <w:marBottom w:val="0"/>
          <w:divBdr>
            <w:top w:val="none" w:sz="0" w:space="0" w:color="auto"/>
            <w:left w:val="none" w:sz="0" w:space="0" w:color="auto"/>
            <w:bottom w:val="none" w:sz="0" w:space="0" w:color="auto"/>
            <w:right w:val="none" w:sz="0" w:space="0" w:color="auto"/>
          </w:divBdr>
        </w:div>
        <w:div w:id="233274644">
          <w:marLeft w:val="640"/>
          <w:marRight w:val="0"/>
          <w:marTop w:val="0"/>
          <w:marBottom w:val="0"/>
          <w:divBdr>
            <w:top w:val="none" w:sz="0" w:space="0" w:color="auto"/>
            <w:left w:val="none" w:sz="0" w:space="0" w:color="auto"/>
            <w:bottom w:val="none" w:sz="0" w:space="0" w:color="auto"/>
            <w:right w:val="none" w:sz="0" w:space="0" w:color="auto"/>
          </w:divBdr>
        </w:div>
        <w:div w:id="177893197">
          <w:marLeft w:val="640"/>
          <w:marRight w:val="0"/>
          <w:marTop w:val="0"/>
          <w:marBottom w:val="0"/>
          <w:divBdr>
            <w:top w:val="none" w:sz="0" w:space="0" w:color="auto"/>
            <w:left w:val="none" w:sz="0" w:space="0" w:color="auto"/>
            <w:bottom w:val="none" w:sz="0" w:space="0" w:color="auto"/>
            <w:right w:val="none" w:sz="0" w:space="0" w:color="auto"/>
          </w:divBdr>
        </w:div>
        <w:div w:id="1281760910">
          <w:marLeft w:val="640"/>
          <w:marRight w:val="0"/>
          <w:marTop w:val="0"/>
          <w:marBottom w:val="0"/>
          <w:divBdr>
            <w:top w:val="none" w:sz="0" w:space="0" w:color="auto"/>
            <w:left w:val="none" w:sz="0" w:space="0" w:color="auto"/>
            <w:bottom w:val="none" w:sz="0" w:space="0" w:color="auto"/>
            <w:right w:val="none" w:sz="0" w:space="0" w:color="auto"/>
          </w:divBdr>
        </w:div>
        <w:div w:id="980964220">
          <w:marLeft w:val="640"/>
          <w:marRight w:val="0"/>
          <w:marTop w:val="0"/>
          <w:marBottom w:val="0"/>
          <w:divBdr>
            <w:top w:val="none" w:sz="0" w:space="0" w:color="auto"/>
            <w:left w:val="none" w:sz="0" w:space="0" w:color="auto"/>
            <w:bottom w:val="none" w:sz="0" w:space="0" w:color="auto"/>
            <w:right w:val="none" w:sz="0" w:space="0" w:color="auto"/>
          </w:divBdr>
        </w:div>
        <w:div w:id="1503738475">
          <w:marLeft w:val="640"/>
          <w:marRight w:val="0"/>
          <w:marTop w:val="0"/>
          <w:marBottom w:val="0"/>
          <w:divBdr>
            <w:top w:val="none" w:sz="0" w:space="0" w:color="auto"/>
            <w:left w:val="none" w:sz="0" w:space="0" w:color="auto"/>
            <w:bottom w:val="none" w:sz="0" w:space="0" w:color="auto"/>
            <w:right w:val="none" w:sz="0" w:space="0" w:color="auto"/>
          </w:divBdr>
        </w:div>
        <w:div w:id="748893781">
          <w:marLeft w:val="640"/>
          <w:marRight w:val="0"/>
          <w:marTop w:val="0"/>
          <w:marBottom w:val="0"/>
          <w:divBdr>
            <w:top w:val="none" w:sz="0" w:space="0" w:color="auto"/>
            <w:left w:val="none" w:sz="0" w:space="0" w:color="auto"/>
            <w:bottom w:val="none" w:sz="0" w:space="0" w:color="auto"/>
            <w:right w:val="none" w:sz="0" w:space="0" w:color="auto"/>
          </w:divBdr>
        </w:div>
        <w:div w:id="909341530">
          <w:marLeft w:val="640"/>
          <w:marRight w:val="0"/>
          <w:marTop w:val="0"/>
          <w:marBottom w:val="0"/>
          <w:divBdr>
            <w:top w:val="none" w:sz="0" w:space="0" w:color="auto"/>
            <w:left w:val="none" w:sz="0" w:space="0" w:color="auto"/>
            <w:bottom w:val="none" w:sz="0" w:space="0" w:color="auto"/>
            <w:right w:val="none" w:sz="0" w:space="0" w:color="auto"/>
          </w:divBdr>
        </w:div>
        <w:div w:id="1832745930">
          <w:marLeft w:val="640"/>
          <w:marRight w:val="0"/>
          <w:marTop w:val="0"/>
          <w:marBottom w:val="0"/>
          <w:divBdr>
            <w:top w:val="none" w:sz="0" w:space="0" w:color="auto"/>
            <w:left w:val="none" w:sz="0" w:space="0" w:color="auto"/>
            <w:bottom w:val="none" w:sz="0" w:space="0" w:color="auto"/>
            <w:right w:val="none" w:sz="0" w:space="0" w:color="auto"/>
          </w:divBdr>
        </w:div>
        <w:div w:id="705330733">
          <w:marLeft w:val="640"/>
          <w:marRight w:val="0"/>
          <w:marTop w:val="0"/>
          <w:marBottom w:val="0"/>
          <w:divBdr>
            <w:top w:val="none" w:sz="0" w:space="0" w:color="auto"/>
            <w:left w:val="none" w:sz="0" w:space="0" w:color="auto"/>
            <w:bottom w:val="none" w:sz="0" w:space="0" w:color="auto"/>
            <w:right w:val="none" w:sz="0" w:space="0" w:color="auto"/>
          </w:divBdr>
        </w:div>
        <w:div w:id="262148360">
          <w:marLeft w:val="640"/>
          <w:marRight w:val="0"/>
          <w:marTop w:val="0"/>
          <w:marBottom w:val="0"/>
          <w:divBdr>
            <w:top w:val="none" w:sz="0" w:space="0" w:color="auto"/>
            <w:left w:val="none" w:sz="0" w:space="0" w:color="auto"/>
            <w:bottom w:val="none" w:sz="0" w:space="0" w:color="auto"/>
            <w:right w:val="none" w:sz="0" w:space="0" w:color="auto"/>
          </w:divBdr>
        </w:div>
        <w:div w:id="2143884930">
          <w:marLeft w:val="640"/>
          <w:marRight w:val="0"/>
          <w:marTop w:val="0"/>
          <w:marBottom w:val="0"/>
          <w:divBdr>
            <w:top w:val="none" w:sz="0" w:space="0" w:color="auto"/>
            <w:left w:val="none" w:sz="0" w:space="0" w:color="auto"/>
            <w:bottom w:val="none" w:sz="0" w:space="0" w:color="auto"/>
            <w:right w:val="none" w:sz="0" w:space="0" w:color="auto"/>
          </w:divBdr>
        </w:div>
        <w:div w:id="1674069506">
          <w:marLeft w:val="640"/>
          <w:marRight w:val="0"/>
          <w:marTop w:val="0"/>
          <w:marBottom w:val="0"/>
          <w:divBdr>
            <w:top w:val="none" w:sz="0" w:space="0" w:color="auto"/>
            <w:left w:val="none" w:sz="0" w:space="0" w:color="auto"/>
            <w:bottom w:val="none" w:sz="0" w:space="0" w:color="auto"/>
            <w:right w:val="none" w:sz="0" w:space="0" w:color="auto"/>
          </w:divBdr>
        </w:div>
        <w:div w:id="306933635">
          <w:marLeft w:val="640"/>
          <w:marRight w:val="0"/>
          <w:marTop w:val="0"/>
          <w:marBottom w:val="0"/>
          <w:divBdr>
            <w:top w:val="none" w:sz="0" w:space="0" w:color="auto"/>
            <w:left w:val="none" w:sz="0" w:space="0" w:color="auto"/>
            <w:bottom w:val="none" w:sz="0" w:space="0" w:color="auto"/>
            <w:right w:val="none" w:sz="0" w:space="0" w:color="auto"/>
          </w:divBdr>
        </w:div>
        <w:div w:id="1950089979">
          <w:marLeft w:val="640"/>
          <w:marRight w:val="0"/>
          <w:marTop w:val="0"/>
          <w:marBottom w:val="0"/>
          <w:divBdr>
            <w:top w:val="none" w:sz="0" w:space="0" w:color="auto"/>
            <w:left w:val="none" w:sz="0" w:space="0" w:color="auto"/>
            <w:bottom w:val="none" w:sz="0" w:space="0" w:color="auto"/>
            <w:right w:val="none" w:sz="0" w:space="0" w:color="auto"/>
          </w:divBdr>
        </w:div>
        <w:div w:id="446656373">
          <w:marLeft w:val="640"/>
          <w:marRight w:val="0"/>
          <w:marTop w:val="0"/>
          <w:marBottom w:val="0"/>
          <w:divBdr>
            <w:top w:val="none" w:sz="0" w:space="0" w:color="auto"/>
            <w:left w:val="none" w:sz="0" w:space="0" w:color="auto"/>
            <w:bottom w:val="none" w:sz="0" w:space="0" w:color="auto"/>
            <w:right w:val="none" w:sz="0" w:space="0" w:color="auto"/>
          </w:divBdr>
        </w:div>
        <w:div w:id="108552379">
          <w:marLeft w:val="640"/>
          <w:marRight w:val="0"/>
          <w:marTop w:val="0"/>
          <w:marBottom w:val="0"/>
          <w:divBdr>
            <w:top w:val="none" w:sz="0" w:space="0" w:color="auto"/>
            <w:left w:val="none" w:sz="0" w:space="0" w:color="auto"/>
            <w:bottom w:val="none" w:sz="0" w:space="0" w:color="auto"/>
            <w:right w:val="none" w:sz="0" w:space="0" w:color="auto"/>
          </w:divBdr>
        </w:div>
        <w:div w:id="1345860713">
          <w:marLeft w:val="640"/>
          <w:marRight w:val="0"/>
          <w:marTop w:val="0"/>
          <w:marBottom w:val="0"/>
          <w:divBdr>
            <w:top w:val="none" w:sz="0" w:space="0" w:color="auto"/>
            <w:left w:val="none" w:sz="0" w:space="0" w:color="auto"/>
            <w:bottom w:val="none" w:sz="0" w:space="0" w:color="auto"/>
            <w:right w:val="none" w:sz="0" w:space="0" w:color="auto"/>
          </w:divBdr>
        </w:div>
      </w:divsChild>
    </w:div>
    <w:div w:id="1664700329">
      <w:bodyDiv w:val="1"/>
      <w:marLeft w:val="0"/>
      <w:marRight w:val="0"/>
      <w:marTop w:val="0"/>
      <w:marBottom w:val="0"/>
      <w:divBdr>
        <w:top w:val="none" w:sz="0" w:space="0" w:color="auto"/>
        <w:left w:val="none" w:sz="0" w:space="0" w:color="auto"/>
        <w:bottom w:val="none" w:sz="0" w:space="0" w:color="auto"/>
        <w:right w:val="none" w:sz="0" w:space="0" w:color="auto"/>
      </w:divBdr>
      <w:divsChild>
        <w:div w:id="671221780">
          <w:marLeft w:val="640"/>
          <w:marRight w:val="0"/>
          <w:marTop w:val="0"/>
          <w:marBottom w:val="0"/>
          <w:divBdr>
            <w:top w:val="none" w:sz="0" w:space="0" w:color="auto"/>
            <w:left w:val="none" w:sz="0" w:space="0" w:color="auto"/>
            <w:bottom w:val="none" w:sz="0" w:space="0" w:color="auto"/>
            <w:right w:val="none" w:sz="0" w:space="0" w:color="auto"/>
          </w:divBdr>
        </w:div>
        <w:div w:id="2022581925">
          <w:marLeft w:val="640"/>
          <w:marRight w:val="0"/>
          <w:marTop w:val="0"/>
          <w:marBottom w:val="0"/>
          <w:divBdr>
            <w:top w:val="none" w:sz="0" w:space="0" w:color="auto"/>
            <w:left w:val="none" w:sz="0" w:space="0" w:color="auto"/>
            <w:bottom w:val="none" w:sz="0" w:space="0" w:color="auto"/>
            <w:right w:val="none" w:sz="0" w:space="0" w:color="auto"/>
          </w:divBdr>
        </w:div>
        <w:div w:id="1330788765">
          <w:marLeft w:val="640"/>
          <w:marRight w:val="0"/>
          <w:marTop w:val="0"/>
          <w:marBottom w:val="0"/>
          <w:divBdr>
            <w:top w:val="none" w:sz="0" w:space="0" w:color="auto"/>
            <w:left w:val="none" w:sz="0" w:space="0" w:color="auto"/>
            <w:bottom w:val="none" w:sz="0" w:space="0" w:color="auto"/>
            <w:right w:val="none" w:sz="0" w:space="0" w:color="auto"/>
          </w:divBdr>
        </w:div>
        <w:div w:id="1725905743">
          <w:marLeft w:val="640"/>
          <w:marRight w:val="0"/>
          <w:marTop w:val="0"/>
          <w:marBottom w:val="0"/>
          <w:divBdr>
            <w:top w:val="none" w:sz="0" w:space="0" w:color="auto"/>
            <w:left w:val="none" w:sz="0" w:space="0" w:color="auto"/>
            <w:bottom w:val="none" w:sz="0" w:space="0" w:color="auto"/>
            <w:right w:val="none" w:sz="0" w:space="0" w:color="auto"/>
          </w:divBdr>
        </w:div>
        <w:div w:id="1469275471">
          <w:marLeft w:val="640"/>
          <w:marRight w:val="0"/>
          <w:marTop w:val="0"/>
          <w:marBottom w:val="0"/>
          <w:divBdr>
            <w:top w:val="none" w:sz="0" w:space="0" w:color="auto"/>
            <w:left w:val="none" w:sz="0" w:space="0" w:color="auto"/>
            <w:bottom w:val="none" w:sz="0" w:space="0" w:color="auto"/>
            <w:right w:val="none" w:sz="0" w:space="0" w:color="auto"/>
          </w:divBdr>
        </w:div>
        <w:div w:id="652104948">
          <w:marLeft w:val="640"/>
          <w:marRight w:val="0"/>
          <w:marTop w:val="0"/>
          <w:marBottom w:val="0"/>
          <w:divBdr>
            <w:top w:val="none" w:sz="0" w:space="0" w:color="auto"/>
            <w:left w:val="none" w:sz="0" w:space="0" w:color="auto"/>
            <w:bottom w:val="none" w:sz="0" w:space="0" w:color="auto"/>
            <w:right w:val="none" w:sz="0" w:space="0" w:color="auto"/>
          </w:divBdr>
        </w:div>
        <w:div w:id="1642340798">
          <w:marLeft w:val="640"/>
          <w:marRight w:val="0"/>
          <w:marTop w:val="0"/>
          <w:marBottom w:val="0"/>
          <w:divBdr>
            <w:top w:val="none" w:sz="0" w:space="0" w:color="auto"/>
            <w:left w:val="none" w:sz="0" w:space="0" w:color="auto"/>
            <w:bottom w:val="none" w:sz="0" w:space="0" w:color="auto"/>
            <w:right w:val="none" w:sz="0" w:space="0" w:color="auto"/>
          </w:divBdr>
        </w:div>
        <w:div w:id="1837039672">
          <w:marLeft w:val="640"/>
          <w:marRight w:val="0"/>
          <w:marTop w:val="0"/>
          <w:marBottom w:val="0"/>
          <w:divBdr>
            <w:top w:val="none" w:sz="0" w:space="0" w:color="auto"/>
            <w:left w:val="none" w:sz="0" w:space="0" w:color="auto"/>
            <w:bottom w:val="none" w:sz="0" w:space="0" w:color="auto"/>
            <w:right w:val="none" w:sz="0" w:space="0" w:color="auto"/>
          </w:divBdr>
        </w:div>
        <w:div w:id="693925026">
          <w:marLeft w:val="640"/>
          <w:marRight w:val="0"/>
          <w:marTop w:val="0"/>
          <w:marBottom w:val="0"/>
          <w:divBdr>
            <w:top w:val="none" w:sz="0" w:space="0" w:color="auto"/>
            <w:left w:val="none" w:sz="0" w:space="0" w:color="auto"/>
            <w:bottom w:val="none" w:sz="0" w:space="0" w:color="auto"/>
            <w:right w:val="none" w:sz="0" w:space="0" w:color="auto"/>
          </w:divBdr>
        </w:div>
        <w:div w:id="2084982368">
          <w:marLeft w:val="640"/>
          <w:marRight w:val="0"/>
          <w:marTop w:val="0"/>
          <w:marBottom w:val="0"/>
          <w:divBdr>
            <w:top w:val="none" w:sz="0" w:space="0" w:color="auto"/>
            <w:left w:val="none" w:sz="0" w:space="0" w:color="auto"/>
            <w:bottom w:val="none" w:sz="0" w:space="0" w:color="auto"/>
            <w:right w:val="none" w:sz="0" w:space="0" w:color="auto"/>
          </w:divBdr>
        </w:div>
        <w:div w:id="1529634211">
          <w:marLeft w:val="640"/>
          <w:marRight w:val="0"/>
          <w:marTop w:val="0"/>
          <w:marBottom w:val="0"/>
          <w:divBdr>
            <w:top w:val="none" w:sz="0" w:space="0" w:color="auto"/>
            <w:left w:val="none" w:sz="0" w:space="0" w:color="auto"/>
            <w:bottom w:val="none" w:sz="0" w:space="0" w:color="auto"/>
            <w:right w:val="none" w:sz="0" w:space="0" w:color="auto"/>
          </w:divBdr>
        </w:div>
        <w:div w:id="1567570805">
          <w:marLeft w:val="640"/>
          <w:marRight w:val="0"/>
          <w:marTop w:val="0"/>
          <w:marBottom w:val="0"/>
          <w:divBdr>
            <w:top w:val="none" w:sz="0" w:space="0" w:color="auto"/>
            <w:left w:val="none" w:sz="0" w:space="0" w:color="auto"/>
            <w:bottom w:val="none" w:sz="0" w:space="0" w:color="auto"/>
            <w:right w:val="none" w:sz="0" w:space="0" w:color="auto"/>
          </w:divBdr>
        </w:div>
        <w:div w:id="1785877684">
          <w:marLeft w:val="640"/>
          <w:marRight w:val="0"/>
          <w:marTop w:val="0"/>
          <w:marBottom w:val="0"/>
          <w:divBdr>
            <w:top w:val="none" w:sz="0" w:space="0" w:color="auto"/>
            <w:left w:val="none" w:sz="0" w:space="0" w:color="auto"/>
            <w:bottom w:val="none" w:sz="0" w:space="0" w:color="auto"/>
            <w:right w:val="none" w:sz="0" w:space="0" w:color="auto"/>
          </w:divBdr>
        </w:div>
        <w:div w:id="2129086807">
          <w:marLeft w:val="640"/>
          <w:marRight w:val="0"/>
          <w:marTop w:val="0"/>
          <w:marBottom w:val="0"/>
          <w:divBdr>
            <w:top w:val="none" w:sz="0" w:space="0" w:color="auto"/>
            <w:left w:val="none" w:sz="0" w:space="0" w:color="auto"/>
            <w:bottom w:val="none" w:sz="0" w:space="0" w:color="auto"/>
            <w:right w:val="none" w:sz="0" w:space="0" w:color="auto"/>
          </w:divBdr>
        </w:div>
        <w:div w:id="605191706">
          <w:marLeft w:val="640"/>
          <w:marRight w:val="0"/>
          <w:marTop w:val="0"/>
          <w:marBottom w:val="0"/>
          <w:divBdr>
            <w:top w:val="none" w:sz="0" w:space="0" w:color="auto"/>
            <w:left w:val="none" w:sz="0" w:space="0" w:color="auto"/>
            <w:bottom w:val="none" w:sz="0" w:space="0" w:color="auto"/>
            <w:right w:val="none" w:sz="0" w:space="0" w:color="auto"/>
          </w:divBdr>
        </w:div>
        <w:div w:id="985935554">
          <w:marLeft w:val="640"/>
          <w:marRight w:val="0"/>
          <w:marTop w:val="0"/>
          <w:marBottom w:val="0"/>
          <w:divBdr>
            <w:top w:val="none" w:sz="0" w:space="0" w:color="auto"/>
            <w:left w:val="none" w:sz="0" w:space="0" w:color="auto"/>
            <w:bottom w:val="none" w:sz="0" w:space="0" w:color="auto"/>
            <w:right w:val="none" w:sz="0" w:space="0" w:color="auto"/>
          </w:divBdr>
        </w:div>
        <w:div w:id="1613200382">
          <w:marLeft w:val="640"/>
          <w:marRight w:val="0"/>
          <w:marTop w:val="0"/>
          <w:marBottom w:val="0"/>
          <w:divBdr>
            <w:top w:val="none" w:sz="0" w:space="0" w:color="auto"/>
            <w:left w:val="none" w:sz="0" w:space="0" w:color="auto"/>
            <w:bottom w:val="none" w:sz="0" w:space="0" w:color="auto"/>
            <w:right w:val="none" w:sz="0" w:space="0" w:color="auto"/>
          </w:divBdr>
        </w:div>
        <w:div w:id="1987934245">
          <w:marLeft w:val="640"/>
          <w:marRight w:val="0"/>
          <w:marTop w:val="0"/>
          <w:marBottom w:val="0"/>
          <w:divBdr>
            <w:top w:val="none" w:sz="0" w:space="0" w:color="auto"/>
            <w:left w:val="none" w:sz="0" w:space="0" w:color="auto"/>
            <w:bottom w:val="none" w:sz="0" w:space="0" w:color="auto"/>
            <w:right w:val="none" w:sz="0" w:space="0" w:color="auto"/>
          </w:divBdr>
        </w:div>
        <w:div w:id="196935799">
          <w:marLeft w:val="640"/>
          <w:marRight w:val="0"/>
          <w:marTop w:val="0"/>
          <w:marBottom w:val="0"/>
          <w:divBdr>
            <w:top w:val="none" w:sz="0" w:space="0" w:color="auto"/>
            <w:left w:val="none" w:sz="0" w:space="0" w:color="auto"/>
            <w:bottom w:val="none" w:sz="0" w:space="0" w:color="auto"/>
            <w:right w:val="none" w:sz="0" w:space="0" w:color="auto"/>
          </w:divBdr>
        </w:div>
        <w:div w:id="871654472">
          <w:marLeft w:val="640"/>
          <w:marRight w:val="0"/>
          <w:marTop w:val="0"/>
          <w:marBottom w:val="0"/>
          <w:divBdr>
            <w:top w:val="none" w:sz="0" w:space="0" w:color="auto"/>
            <w:left w:val="none" w:sz="0" w:space="0" w:color="auto"/>
            <w:bottom w:val="none" w:sz="0" w:space="0" w:color="auto"/>
            <w:right w:val="none" w:sz="0" w:space="0" w:color="auto"/>
          </w:divBdr>
        </w:div>
        <w:div w:id="591746616">
          <w:marLeft w:val="640"/>
          <w:marRight w:val="0"/>
          <w:marTop w:val="0"/>
          <w:marBottom w:val="0"/>
          <w:divBdr>
            <w:top w:val="none" w:sz="0" w:space="0" w:color="auto"/>
            <w:left w:val="none" w:sz="0" w:space="0" w:color="auto"/>
            <w:bottom w:val="none" w:sz="0" w:space="0" w:color="auto"/>
            <w:right w:val="none" w:sz="0" w:space="0" w:color="auto"/>
          </w:divBdr>
        </w:div>
        <w:div w:id="1588534002">
          <w:marLeft w:val="640"/>
          <w:marRight w:val="0"/>
          <w:marTop w:val="0"/>
          <w:marBottom w:val="0"/>
          <w:divBdr>
            <w:top w:val="none" w:sz="0" w:space="0" w:color="auto"/>
            <w:left w:val="none" w:sz="0" w:space="0" w:color="auto"/>
            <w:bottom w:val="none" w:sz="0" w:space="0" w:color="auto"/>
            <w:right w:val="none" w:sz="0" w:space="0" w:color="auto"/>
          </w:divBdr>
        </w:div>
        <w:div w:id="1459491355">
          <w:marLeft w:val="640"/>
          <w:marRight w:val="0"/>
          <w:marTop w:val="0"/>
          <w:marBottom w:val="0"/>
          <w:divBdr>
            <w:top w:val="none" w:sz="0" w:space="0" w:color="auto"/>
            <w:left w:val="none" w:sz="0" w:space="0" w:color="auto"/>
            <w:bottom w:val="none" w:sz="0" w:space="0" w:color="auto"/>
            <w:right w:val="none" w:sz="0" w:space="0" w:color="auto"/>
          </w:divBdr>
        </w:div>
        <w:div w:id="4553122">
          <w:marLeft w:val="640"/>
          <w:marRight w:val="0"/>
          <w:marTop w:val="0"/>
          <w:marBottom w:val="0"/>
          <w:divBdr>
            <w:top w:val="none" w:sz="0" w:space="0" w:color="auto"/>
            <w:left w:val="none" w:sz="0" w:space="0" w:color="auto"/>
            <w:bottom w:val="none" w:sz="0" w:space="0" w:color="auto"/>
            <w:right w:val="none" w:sz="0" w:space="0" w:color="auto"/>
          </w:divBdr>
        </w:div>
      </w:divsChild>
    </w:div>
    <w:div w:id="1666857361">
      <w:bodyDiv w:val="1"/>
      <w:marLeft w:val="0"/>
      <w:marRight w:val="0"/>
      <w:marTop w:val="0"/>
      <w:marBottom w:val="0"/>
      <w:divBdr>
        <w:top w:val="none" w:sz="0" w:space="0" w:color="auto"/>
        <w:left w:val="none" w:sz="0" w:space="0" w:color="auto"/>
        <w:bottom w:val="none" w:sz="0" w:space="0" w:color="auto"/>
        <w:right w:val="none" w:sz="0" w:space="0" w:color="auto"/>
      </w:divBdr>
      <w:divsChild>
        <w:div w:id="1302347934">
          <w:marLeft w:val="640"/>
          <w:marRight w:val="0"/>
          <w:marTop w:val="0"/>
          <w:marBottom w:val="0"/>
          <w:divBdr>
            <w:top w:val="none" w:sz="0" w:space="0" w:color="auto"/>
            <w:left w:val="none" w:sz="0" w:space="0" w:color="auto"/>
            <w:bottom w:val="none" w:sz="0" w:space="0" w:color="auto"/>
            <w:right w:val="none" w:sz="0" w:space="0" w:color="auto"/>
          </w:divBdr>
        </w:div>
        <w:div w:id="1774741133">
          <w:marLeft w:val="640"/>
          <w:marRight w:val="0"/>
          <w:marTop w:val="0"/>
          <w:marBottom w:val="0"/>
          <w:divBdr>
            <w:top w:val="none" w:sz="0" w:space="0" w:color="auto"/>
            <w:left w:val="none" w:sz="0" w:space="0" w:color="auto"/>
            <w:bottom w:val="none" w:sz="0" w:space="0" w:color="auto"/>
            <w:right w:val="none" w:sz="0" w:space="0" w:color="auto"/>
          </w:divBdr>
        </w:div>
        <w:div w:id="31200730">
          <w:marLeft w:val="640"/>
          <w:marRight w:val="0"/>
          <w:marTop w:val="0"/>
          <w:marBottom w:val="0"/>
          <w:divBdr>
            <w:top w:val="none" w:sz="0" w:space="0" w:color="auto"/>
            <w:left w:val="none" w:sz="0" w:space="0" w:color="auto"/>
            <w:bottom w:val="none" w:sz="0" w:space="0" w:color="auto"/>
            <w:right w:val="none" w:sz="0" w:space="0" w:color="auto"/>
          </w:divBdr>
        </w:div>
        <w:div w:id="1488547488">
          <w:marLeft w:val="640"/>
          <w:marRight w:val="0"/>
          <w:marTop w:val="0"/>
          <w:marBottom w:val="0"/>
          <w:divBdr>
            <w:top w:val="none" w:sz="0" w:space="0" w:color="auto"/>
            <w:left w:val="none" w:sz="0" w:space="0" w:color="auto"/>
            <w:bottom w:val="none" w:sz="0" w:space="0" w:color="auto"/>
            <w:right w:val="none" w:sz="0" w:space="0" w:color="auto"/>
          </w:divBdr>
        </w:div>
        <w:div w:id="620964784">
          <w:marLeft w:val="640"/>
          <w:marRight w:val="0"/>
          <w:marTop w:val="0"/>
          <w:marBottom w:val="0"/>
          <w:divBdr>
            <w:top w:val="none" w:sz="0" w:space="0" w:color="auto"/>
            <w:left w:val="none" w:sz="0" w:space="0" w:color="auto"/>
            <w:bottom w:val="none" w:sz="0" w:space="0" w:color="auto"/>
            <w:right w:val="none" w:sz="0" w:space="0" w:color="auto"/>
          </w:divBdr>
        </w:div>
        <w:div w:id="63601250">
          <w:marLeft w:val="640"/>
          <w:marRight w:val="0"/>
          <w:marTop w:val="0"/>
          <w:marBottom w:val="0"/>
          <w:divBdr>
            <w:top w:val="none" w:sz="0" w:space="0" w:color="auto"/>
            <w:left w:val="none" w:sz="0" w:space="0" w:color="auto"/>
            <w:bottom w:val="none" w:sz="0" w:space="0" w:color="auto"/>
            <w:right w:val="none" w:sz="0" w:space="0" w:color="auto"/>
          </w:divBdr>
        </w:div>
        <w:div w:id="1082024301">
          <w:marLeft w:val="640"/>
          <w:marRight w:val="0"/>
          <w:marTop w:val="0"/>
          <w:marBottom w:val="0"/>
          <w:divBdr>
            <w:top w:val="none" w:sz="0" w:space="0" w:color="auto"/>
            <w:left w:val="none" w:sz="0" w:space="0" w:color="auto"/>
            <w:bottom w:val="none" w:sz="0" w:space="0" w:color="auto"/>
            <w:right w:val="none" w:sz="0" w:space="0" w:color="auto"/>
          </w:divBdr>
        </w:div>
        <w:div w:id="1854220954">
          <w:marLeft w:val="640"/>
          <w:marRight w:val="0"/>
          <w:marTop w:val="0"/>
          <w:marBottom w:val="0"/>
          <w:divBdr>
            <w:top w:val="none" w:sz="0" w:space="0" w:color="auto"/>
            <w:left w:val="none" w:sz="0" w:space="0" w:color="auto"/>
            <w:bottom w:val="none" w:sz="0" w:space="0" w:color="auto"/>
            <w:right w:val="none" w:sz="0" w:space="0" w:color="auto"/>
          </w:divBdr>
        </w:div>
        <w:div w:id="778724572">
          <w:marLeft w:val="640"/>
          <w:marRight w:val="0"/>
          <w:marTop w:val="0"/>
          <w:marBottom w:val="0"/>
          <w:divBdr>
            <w:top w:val="none" w:sz="0" w:space="0" w:color="auto"/>
            <w:left w:val="none" w:sz="0" w:space="0" w:color="auto"/>
            <w:bottom w:val="none" w:sz="0" w:space="0" w:color="auto"/>
            <w:right w:val="none" w:sz="0" w:space="0" w:color="auto"/>
          </w:divBdr>
        </w:div>
        <w:div w:id="384178695">
          <w:marLeft w:val="640"/>
          <w:marRight w:val="0"/>
          <w:marTop w:val="0"/>
          <w:marBottom w:val="0"/>
          <w:divBdr>
            <w:top w:val="none" w:sz="0" w:space="0" w:color="auto"/>
            <w:left w:val="none" w:sz="0" w:space="0" w:color="auto"/>
            <w:bottom w:val="none" w:sz="0" w:space="0" w:color="auto"/>
            <w:right w:val="none" w:sz="0" w:space="0" w:color="auto"/>
          </w:divBdr>
        </w:div>
      </w:divsChild>
    </w:div>
    <w:div w:id="1724409520">
      <w:bodyDiv w:val="1"/>
      <w:marLeft w:val="0"/>
      <w:marRight w:val="0"/>
      <w:marTop w:val="0"/>
      <w:marBottom w:val="0"/>
      <w:divBdr>
        <w:top w:val="none" w:sz="0" w:space="0" w:color="auto"/>
        <w:left w:val="none" w:sz="0" w:space="0" w:color="auto"/>
        <w:bottom w:val="none" w:sz="0" w:space="0" w:color="auto"/>
        <w:right w:val="none" w:sz="0" w:space="0" w:color="auto"/>
      </w:divBdr>
      <w:divsChild>
        <w:div w:id="1695110351">
          <w:marLeft w:val="640"/>
          <w:marRight w:val="0"/>
          <w:marTop w:val="0"/>
          <w:marBottom w:val="0"/>
          <w:divBdr>
            <w:top w:val="none" w:sz="0" w:space="0" w:color="auto"/>
            <w:left w:val="none" w:sz="0" w:space="0" w:color="auto"/>
            <w:bottom w:val="none" w:sz="0" w:space="0" w:color="auto"/>
            <w:right w:val="none" w:sz="0" w:space="0" w:color="auto"/>
          </w:divBdr>
        </w:div>
        <w:div w:id="649216533">
          <w:marLeft w:val="640"/>
          <w:marRight w:val="0"/>
          <w:marTop w:val="0"/>
          <w:marBottom w:val="0"/>
          <w:divBdr>
            <w:top w:val="none" w:sz="0" w:space="0" w:color="auto"/>
            <w:left w:val="none" w:sz="0" w:space="0" w:color="auto"/>
            <w:bottom w:val="none" w:sz="0" w:space="0" w:color="auto"/>
            <w:right w:val="none" w:sz="0" w:space="0" w:color="auto"/>
          </w:divBdr>
        </w:div>
        <w:div w:id="452485974">
          <w:marLeft w:val="640"/>
          <w:marRight w:val="0"/>
          <w:marTop w:val="0"/>
          <w:marBottom w:val="0"/>
          <w:divBdr>
            <w:top w:val="none" w:sz="0" w:space="0" w:color="auto"/>
            <w:left w:val="none" w:sz="0" w:space="0" w:color="auto"/>
            <w:bottom w:val="none" w:sz="0" w:space="0" w:color="auto"/>
            <w:right w:val="none" w:sz="0" w:space="0" w:color="auto"/>
          </w:divBdr>
        </w:div>
        <w:div w:id="794835946">
          <w:marLeft w:val="640"/>
          <w:marRight w:val="0"/>
          <w:marTop w:val="0"/>
          <w:marBottom w:val="0"/>
          <w:divBdr>
            <w:top w:val="none" w:sz="0" w:space="0" w:color="auto"/>
            <w:left w:val="none" w:sz="0" w:space="0" w:color="auto"/>
            <w:bottom w:val="none" w:sz="0" w:space="0" w:color="auto"/>
            <w:right w:val="none" w:sz="0" w:space="0" w:color="auto"/>
          </w:divBdr>
        </w:div>
        <w:div w:id="1744061615">
          <w:marLeft w:val="640"/>
          <w:marRight w:val="0"/>
          <w:marTop w:val="0"/>
          <w:marBottom w:val="0"/>
          <w:divBdr>
            <w:top w:val="none" w:sz="0" w:space="0" w:color="auto"/>
            <w:left w:val="none" w:sz="0" w:space="0" w:color="auto"/>
            <w:bottom w:val="none" w:sz="0" w:space="0" w:color="auto"/>
            <w:right w:val="none" w:sz="0" w:space="0" w:color="auto"/>
          </w:divBdr>
        </w:div>
        <w:div w:id="197208796">
          <w:marLeft w:val="640"/>
          <w:marRight w:val="0"/>
          <w:marTop w:val="0"/>
          <w:marBottom w:val="0"/>
          <w:divBdr>
            <w:top w:val="none" w:sz="0" w:space="0" w:color="auto"/>
            <w:left w:val="none" w:sz="0" w:space="0" w:color="auto"/>
            <w:bottom w:val="none" w:sz="0" w:space="0" w:color="auto"/>
            <w:right w:val="none" w:sz="0" w:space="0" w:color="auto"/>
          </w:divBdr>
        </w:div>
        <w:div w:id="1408843896">
          <w:marLeft w:val="640"/>
          <w:marRight w:val="0"/>
          <w:marTop w:val="0"/>
          <w:marBottom w:val="0"/>
          <w:divBdr>
            <w:top w:val="none" w:sz="0" w:space="0" w:color="auto"/>
            <w:left w:val="none" w:sz="0" w:space="0" w:color="auto"/>
            <w:bottom w:val="none" w:sz="0" w:space="0" w:color="auto"/>
            <w:right w:val="none" w:sz="0" w:space="0" w:color="auto"/>
          </w:divBdr>
        </w:div>
        <w:div w:id="1355767225">
          <w:marLeft w:val="640"/>
          <w:marRight w:val="0"/>
          <w:marTop w:val="0"/>
          <w:marBottom w:val="0"/>
          <w:divBdr>
            <w:top w:val="none" w:sz="0" w:space="0" w:color="auto"/>
            <w:left w:val="none" w:sz="0" w:space="0" w:color="auto"/>
            <w:bottom w:val="none" w:sz="0" w:space="0" w:color="auto"/>
            <w:right w:val="none" w:sz="0" w:space="0" w:color="auto"/>
          </w:divBdr>
        </w:div>
        <w:div w:id="314377797">
          <w:marLeft w:val="640"/>
          <w:marRight w:val="0"/>
          <w:marTop w:val="0"/>
          <w:marBottom w:val="0"/>
          <w:divBdr>
            <w:top w:val="none" w:sz="0" w:space="0" w:color="auto"/>
            <w:left w:val="none" w:sz="0" w:space="0" w:color="auto"/>
            <w:bottom w:val="none" w:sz="0" w:space="0" w:color="auto"/>
            <w:right w:val="none" w:sz="0" w:space="0" w:color="auto"/>
          </w:divBdr>
        </w:div>
        <w:div w:id="1385368085">
          <w:marLeft w:val="640"/>
          <w:marRight w:val="0"/>
          <w:marTop w:val="0"/>
          <w:marBottom w:val="0"/>
          <w:divBdr>
            <w:top w:val="none" w:sz="0" w:space="0" w:color="auto"/>
            <w:left w:val="none" w:sz="0" w:space="0" w:color="auto"/>
            <w:bottom w:val="none" w:sz="0" w:space="0" w:color="auto"/>
            <w:right w:val="none" w:sz="0" w:space="0" w:color="auto"/>
          </w:divBdr>
        </w:div>
        <w:div w:id="1637101537">
          <w:marLeft w:val="640"/>
          <w:marRight w:val="0"/>
          <w:marTop w:val="0"/>
          <w:marBottom w:val="0"/>
          <w:divBdr>
            <w:top w:val="none" w:sz="0" w:space="0" w:color="auto"/>
            <w:left w:val="none" w:sz="0" w:space="0" w:color="auto"/>
            <w:bottom w:val="none" w:sz="0" w:space="0" w:color="auto"/>
            <w:right w:val="none" w:sz="0" w:space="0" w:color="auto"/>
          </w:divBdr>
        </w:div>
        <w:div w:id="274214709">
          <w:marLeft w:val="640"/>
          <w:marRight w:val="0"/>
          <w:marTop w:val="0"/>
          <w:marBottom w:val="0"/>
          <w:divBdr>
            <w:top w:val="none" w:sz="0" w:space="0" w:color="auto"/>
            <w:left w:val="none" w:sz="0" w:space="0" w:color="auto"/>
            <w:bottom w:val="none" w:sz="0" w:space="0" w:color="auto"/>
            <w:right w:val="none" w:sz="0" w:space="0" w:color="auto"/>
          </w:divBdr>
        </w:div>
        <w:div w:id="1280914867">
          <w:marLeft w:val="640"/>
          <w:marRight w:val="0"/>
          <w:marTop w:val="0"/>
          <w:marBottom w:val="0"/>
          <w:divBdr>
            <w:top w:val="none" w:sz="0" w:space="0" w:color="auto"/>
            <w:left w:val="none" w:sz="0" w:space="0" w:color="auto"/>
            <w:bottom w:val="none" w:sz="0" w:space="0" w:color="auto"/>
            <w:right w:val="none" w:sz="0" w:space="0" w:color="auto"/>
          </w:divBdr>
        </w:div>
        <w:div w:id="1994789990">
          <w:marLeft w:val="640"/>
          <w:marRight w:val="0"/>
          <w:marTop w:val="0"/>
          <w:marBottom w:val="0"/>
          <w:divBdr>
            <w:top w:val="none" w:sz="0" w:space="0" w:color="auto"/>
            <w:left w:val="none" w:sz="0" w:space="0" w:color="auto"/>
            <w:bottom w:val="none" w:sz="0" w:space="0" w:color="auto"/>
            <w:right w:val="none" w:sz="0" w:space="0" w:color="auto"/>
          </w:divBdr>
        </w:div>
        <w:div w:id="1215122049">
          <w:marLeft w:val="640"/>
          <w:marRight w:val="0"/>
          <w:marTop w:val="0"/>
          <w:marBottom w:val="0"/>
          <w:divBdr>
            <w:top w:val="none" w:sz="0" w:space="0" w:color="auto"/>
            <w:left w:val="none" w:sz="0" w:space="0" w:color="auto"/>
            <w:bottom w:val="none" w:sz="0" w:space="0" w:color="auto"/>
            <w:right w:val="none" w:sz="0" w:space="0" w:color="auto"/>
          </w:divBdr>
        </w:div>
        <w:div w:id="111555132">
          <w:marLeft w:val="640"/>
          <w:marRight w:val="0"/>
          <w:marTop w:val="0"/>
          <w:marBottom w:val="0"/>
          <w:divBdr>
            <w:top w:val="none" w:sz="0" w:space="0" w:color="auto"/>
            <w:left w:val="none" w:sz="0" w:space="0" w:color="auto"/>
            <w:bottom w:val="none" w:sz="0" w:space="0" w:color="auto"/>
            <w:right w:val="none" w:sz="0" w:space="0" w:color="auto"/>
          </w:divBdr>
        </w:div>
        <w:div w:id="391275699">
          <w:marLeft w:val="640"/>
          <w:marRight w:val="0"/>
          <w:marTop w:val="0"/>
          <w:marBottom w:val="0"/>
          <w:divBdr>
            <w:top w:val="none" w:sz="0" w:space="0" w:color="auto"/>
            <w:left w:val="none" w:sz="0" w:space="0" w:color="auto"/>
            <w:bottom w:val="none" w:sz="0" w:space="0" w:color="auto"/>
            <w:right w:val="none" w:sz="0" w:space="0" w:color="auto"/>
          </w:divBdr>
        </w:div>
        <w:div w:id="753163250">
          <w:marLeft w:val="640"/>
          <w:marRight w:val="0"/>
          <w:marTop w:val="0"/>
          <w:marBottom w:val="0"/>
          <w:divBdr>
            <w:top w:val="none" w:sz="0" w:space="0" w:color="auto"/>
            <w:left w:val="none" w:sz="0" w:space="0" w:color="auto"/>
            <w:bottom w:val="none" w:sz="0" w:space="0" w:color="auto"/>
            <w:right w:val="none" w:sz="0" w:space="0" w:color="auto"/>
          </w:divBdr>
        </w:div>
      </w:divsChild>
    </w:div>
    <w:div w:id="1785805542">
      <w:bodyDiv w:val="1"/>
      <w:marLeft w:val="0"/>
      <w:marRight w:val="0"/>
      <w:marTop w:val="0"/>
      <w:marBottom w:val="0"/>
      <w:divBdr>
        <w:top w:val="none" w:sz="0" w:space="0" w:color="auto"/>
        <w:left w:val="none" w:sz="0" w:space="0" w:color="auto"/>
        <w:bottom w:val="none" w:sz="0" w:space="0" w:color="auto"/>
        <w:right w:val="none" w:sz="0" w:space="0" w:color="auto"/>
      </w:divBdr>
      <w:divsChild>
        <w:div w:id="1601140582">
          <w:marLeft w:val="640"/>
          <w:marRight w:val="0"/>
          <w:marTop w:val="0"/>
          <w:marBottom w:val="0"/>
          <w:divBdr>
            <w:top w:val="none" w:sz="0" w:space="0" w:color="auto"/>
            <w:left w:val="none" w:sz="0" w:space="0" w:color="auto"/>
            <w:bottom w:val="none" w:sz="0" w:space="0" w:color="auto"/>
            <w:right w:val="none" w:sz="0" w:space="0" w:color="auto"/>
          </w:divBdr>
        </w:div>
        <w:div w:id="1652323515">
          <w:marLeft w:val="640"/>
          <w:marRight w:val="0"/>
          <w:marTop w:val="0"/>
          <w:marBottom w:val="0"/>
          <w:divBdr>
            <w:top w:val="none" w:sz="0" w:space="0" w:color="auto"/>
            <w:left w:val="none" w:sz="0" w:space="0" w:color="auto"/>
            <w:bottom w:val="none" w:sz="0" w:space="0" w:color="auto"/>
            <w:right w:val="none" w:sz="0" w:space="0" w:color="auto"/>
          </w:divBdr>
        </w:div>
        <w:div w:id="1985155143">
          <w:marLeft w:val="640"/>
          <w:marRight w:val="0"/>
          <w:marTop w:val="0"/>
          <w:marBottom w:val="0"/>
          <w:divBdr>
            <w:top w:val="none" w:sz="0" w:space="0" w:color="auto"/>
            <w:left w:val="none" w:sz="0" w:space="0" w:color="auto"/>
            <w:bottom w:val="none" w:sz="0" w:space="0" w:color="auto"/>
            <w:right w:val="none" w:sz="0" w:space="0" w:color="auto"/>
          </w:divBdr>
        </w:div>
        <w:div w:id="842357851">
          <w:marLeft w:val="640"/>
          <w:marRight w:val="0"/>
          <w:marTop w:val="0"/>
          <w:marBottom w:val="0"/>
          <w:divBdr>
            <w:top w:val="none" w:sz="0" w:space="0" w:color="auto"/>
            <w:left w:val="none" w:sz="0" w:space="0" w:color="auto"/>
            <w:bottom w:val="none" w:sz="0" w:space="0" w:color="auto"/>
            <w:right w:val="none" w:sz="0" w:space="0" w:color="auto"/>
          </w:divBdr>
        </w:div>
        <w:div w:id="1034501030">
          <w:marLeft w:val="640"/>
          <w:marRight w:val="0"/>
          <w:marTop w:val="0"/>
          <w:marBottom w:val="0"/>
          <w:divBdr>
            <w:top w:val="none" w:sz="0" w:space="0" w:color="auto"/>
            <w:left w:val="none" w:sz="0" w:space="0" w:color="auto"/>
            <w:bottom w:val="none" w:sz="0" w:space="0" w:color="auto"/>
            <w:right w:val="none" w:sz="0" w:space="0" w:color="auto"/>
          </w:divBdr>
        </w:div>
        <w:div w:id="651908430">
          <w:marLeft w:val="640"/>
          <w:marRight w:val="0"/>
          <w:marTop w:val="0"/>
          <w:marBottom w:val="0"/>
          <w:divBdr>
            <w:top w:val="none" w:sz="0" w:space="0" w:color="auto"/>
            <w:left w:val="none" w:sz="0" w:space="0" w:color="auto"/>
            <w:bottom w:val="none" w:sz="0" w:space="0" w:color="auto"/>
            <w:right w:val="none" w:sz="0" w:space="0" w:color="auto"/>
          </w:divBdr>
        </w:div>
        <w:div w:id="275866982">
          <w:marLeft w:val="640"/>
          <w:marRight w:val="0"/>
          <w:marTop w:val="0"/>
          <w:marBottom w:val="0"/>
          <w:divBdr>
            <w:top w:val="none" w:sz="0" w:space="0" w:color="auto"/>
            <w:left w:val="none" w:sz="0" w:space="0" w:color="auto"/>
            <w:bottom w:val="none" w:sz="0" w:space="0" w:color="auto"/>
            <w:right w:val="none" w:sz="0" w:space="0" w:color="auto"/>
          </w:divBdr>
        </w:div>
        <w:div w:id="771778636">
          <w:marLeft w:val="640"/>
          <w:marRight w:val="0"/>
          <w:marTop w:val="0"/>
          <w:marBottom w:val="0"/>
          <w:divBdr>
            <w:top w:val="none" w:sz="0" w:space="0" w:color="auto"/>
            <w:left w:val="none" w:sz="0" w:space="0" w:color="auto"/>
            <w:bottom w:val="none" w:sz="0" w:space="0" w:color="auto"/>
            <w:right w:val="none" w:sz="0" w:space="0" w:color="auto"/>
          </w:divBdr>
        </w:div>
        <w:div w:id="372387155">
          <w:marLeft w:val="640"/>
          <w:marRight w:val="0"/>
          <w:marTop w:val="0"/>
          <w:marBottom w:val="0"/>
          <w:divBdr>
            <w:top w:val="none" w:sz="0" w:space="0" w:color="auto"/>
            <w:left w:val="none" w:sz="0" w:space="0" w:color="auto"/>
            <w:bottom w:val="none" w:sz="0" w:space="0" w:color="auto"/>
            <w:right w:val="none" w:sz="0" w:space="0" w:color="auto"/>
          </w:divBdr>
        </w:div>
        <w:div w:id="1200389627">
          <w:marLeft w:val="640"/>
          <w:marRight w:val="0"/>
          <w:marTop w:val="0"/>
          <w:marBottom w:val="0"/>
          <w:divBdr>
            <w:top w:val="none" w:sz="0" w:space="0" w:color="auto"/>
            <w:left w:val="none" w:sz="0" w:space="0" w:color="auto"/>
            <w:bottom w:val="none" w:sz="0" w:space="0" w:color="auto"/>
            <w:right w:val="none" w:sz="0" w:space="0" w:color="auto"/>
          </w:divBdr>
        </w:div>
        <w:div w:id="1834876957">
          <w:marLeft w:val="640"/>
          <w:marRight w:val="0"/>
          <w:marTop w:val="0"/>
          <w:marBottom w:val="0"/>
          <w:divBdr>
            <w:top w:val="none" w:sz="0" w:space="0" w:color="auto"/>
            <w:left w:val="none" w:sz="0" w:space="0" w:color="auto"/>
            <w:bottom w:val="none" w:sz="0" w:space="0" w:color="auto"/>
            <w:right w:val="none" w:sz="0" w:space="0" w:color="auto"/>
          </w:divBdr>
        </w:div>
        <w:div w:id="807016865">
          <w:marLeft w:val="640"/>
          <w:marRight w:val="0"/>
          <w:marTop w:val="0"/>
          <w:marBottom w:val="0"/>
          <w:divBdr>
            <w:top w:val="none" w:sz="0" w:space="0" w:color="auto"/>
            <w:left w:val="none" w:sz="0" w:space="0" w:color="auto"/>
            <w:bottom w:val="none" w:sz="0" w:space="0" w:color="auto"/>
            <w:right w:val="none" w:sz="0" w:space="0" w:color="auto"/>
          </w:divBdr>
        </w:div>
        <w:div w:id="1487746591">
          <w:marLeft w:val="640"/>
          <w:marRight w:val="0"/>
          <w:marTop w:val="0"/>
          <w:marBottom w:val="0"/>
          <w:divBdr>
            <w:top w:val="none" w:sz="0" w:space="0" w:color="auto"/>
            <w:left w:val="none" w:sz="0" w:space="0" w:color="auto"/>
            <w:bottom w:val="none" w:sz="0" w:space="0" w:color="auto"/>
            <w:right w:val="none" w:sz="0" w:space="0" w:color="auto"/>
          </w:divBdr>
        </w:div>
        <w:div w:id="946893235">
          <w:marLeft w:val="640"/>
          <w:marRight w:val="0"/>
          <w:marTop w:val="0"/>
          <w:marBottom w:val="0"/>
          <w:divBdr>
            <w:top w:val="none" w:sz="0" w:space="0" w:color="auto"/>
            <w:left w:val="none" w:sz="0" w:space="0" w:color="auto"/>
            <w:bottom w:val="none" w:sz="0" w:space="0" w:color="auto"/>
            <w:right w:val="none" w:sz="0" w:space="0" w:color="auto"/>
          </w:divBdr>
        </w:div>
        <w:div w:id="547422236">
          <w:marLeft w:val="640"/>
          <w:marRight w:val="0"/>
          <w:marTop w:val="0"/>
          <w:marBottom w:val="0"/>
          <w:divBdr>
            <w:top w:val="none" w:sz="0" w:space="0" w:color="auto"/>
            <w:left w:val="none" w:sz="0" w:space="0" w:color="auto"/>
            <w:bottom w:val="none" w:sz="0" w:space="0" w:color="auto"/>
            <w:right w:val="none" w:sz="0" w:space="0" w:color="auto"/>
          </w:divBdr>
        </w:div>
        <w:div w:id="1303925976">
          <w:marLeft w:val="640"/>
          <w:marRight w:val="0"/>
          <w:marTop w:val="0"/>
          <w:marBottom w:val="0"/>
          <w:divBdr>
            <w:top w:val="none" w:sz="0" w:space="0" w:color="auto"/>
            <w:left w:val="none" w:sz="0" w:space="0" w:color="auto"/>
            <w:bottom w:val="none" w:sz="0" w:space="0" w:color="auto"/>
            <w:right w:val="none" w:sz="0" w:space="0" w:color="auto"/>
          </w:divBdr>
        </w:div>
        <w:div w:id="875702472">
          <w:marLeft w:val="640"/>
          <w:marRight w:val="0"/>
          <w:marTop w:val="0"/>
          <w:marBottom w:val="0"/>
          <w:divBdr>
            <w:top w:val="none" w:sz="0" w:space="0" w:color="auto"/>
            <w:left w:val="none" w:sz="0" w:space="0" w:color="auto"/>
            <w:bottom w:val="none" w:sz="0" w:space="0" w:color="auto"/>
            <w:right w:val="none" w:sz="0" w:space="0" w:color="auto"/>
          </w:divBdr>
        </w:div>
        <w:div w:id="1207642647">
          <w:marLeft w:val="640"/>
          <w:marRight w:val="0"/>
          <w:marTop w:val="0"/>
          <w:marBottom w:val="0"/>
          <w:divBdr>
            <w:top w:val="none" w:sz="0" w:space="0" w:color="auto"/>
            <w:left w:val="none" w:sz="0" w:space="0" w:color="auto"/>
            <w:bottom w:val="none" w:sz="0" w:space="0" w:color="auto"/>
            <w:right w:val="none" w:sz="0" w:space="0" w:color="auto"/>
          </w:divBdr>
        </w:div>
        <w:div w:id="1666127996">
          <w:marLeft w:val="640"/>
          <w:marRight w:val="0"/>
          <w:marTop w:val="0"/>
          <w:marBottom w:val="0"/>
          <w:divBdr>
            <w:top w:val="none" w:sz="0" w:space="0" w:color="auto"/>
            <w:left w:val="none" w:sz="0" w:space="0" w:color="auto"/>
            <w:bottom w:val="none" w:sz="0" w:space="0" w:color="auto"/>
            <w:right w:val="none" w:sz="0" w:space="0" w:color="auto"/>
          </w:divBdr>
        </w:div>
        <w:div w:id="741485380">
          <w:marLeft w:val="640"/>
          <w:marRight w:val="0"/>
          <w:marTop w:val="0"/>
          <w:marBottom w:val="0"/>
          <w:divBdr>
            <w:top w:val="none" w:sz="0" w:space="0" w:color="auto"/>
            <w:left w:val="none" w:sz="0" w:space="0" w:color="auto"/>
            <w:bottom w:val="none" w:sz="0" w:space="0" w:color="auto"/>
            <w:right w:val="none" w:sz="0" w:space="0" w:color="auto"/>
          </w:divBdr>
        </w:div>
      </w:divsChild>
    </w:div>
    <w:div w:id="1881042449">
      <w:bodyDiv w:val="1"/>
      <w:marLeft w:val="0"/>
      <w:marRight w:val="0"/>
      <w:marTop w:val="0"/>
      <w:marBottom w:val="0"/>
      <w:divBdr>
        <w:top w:val="none" w:sz="0" w:space="0" w:color="auto"/>
        <w:left w:val="none" w:sz="0" w:space="0" w:color="auto"/>
        <w:bottom w:val="none" w:sz="0" w:space="0" w:color="auto"/>
        <w:right w:val="none" w:sz="0" w:space="0" w:color="auto"/>
      </w:divBdr>
      <w:divsChild>
        <w:div w:id="1323847566">
          <w:marLeft w:val="640"/>
          <w:marRight w:val="0"/>
          <w:marTop w:val="0"/>
          <w:marBottom w:val="0"/>
          <w:divBdr>
            <w:top w:val="none" w:sz="0" w:space="0" w:color="auto"/>
            <w:left w:val="none" w:sz="0" w:space="0" w:color="auto"/>
            <w:bottom w:val="none" w:sz="0" w:space="0" w:color="auto"/>
            <w:right w:val="none" w:sz="0" w:space="0" w:color="auto"/>
          </w:divBdr>
        </w:div>
        <w:div w:id="734166578">
          <w:marLeft w:val="640"/>
          <w:marRight w:val="0"/>
          <w:marTop w:val="0"/>
          <w:marBottom w:val="0"/>
          <w:divBdr>
            <w:top w:val="none" w:sz="0" w:space="0" w:color="auto"/>
            <w:left w:val="none" w:sz="0" w:space="0" w:color="auto"/>
            <w:bottom w:val="none" w:sz="0" w:space="0" w:color="auto"/>
            <w:right w:val="none" w:sz="0" w:space="0" w:color="auto"/>
          </w:divBdr>
        </w:div>
        <w:div w:id="534999921">
          <w:marLeft w:val="640"/>
          <w:marRight w:val="0"/>
          <w:marTop w:val="0"/>
          <w:marBottom w:val="0"/>
          <w:divBdr>
            <w:top w:val="none" w:sz="0" w:space="0" w:color="auto"/>
            <w:left w:val="none" w:sz="0" w:space="0" w:color="auto"/>
            <w:bottom w:val="none" w:sz="0" w:space="0" w:color="auto"/>
            <w:right w:val="none" w:sz="0" w:space="0" w:color="auto"/>
          </w:divBdr>
        </w:div>
        <w:div w:id="1802767262">
          <w:marLeft w:val="640"/>
          <w:marRight w:val="0"/>
          <w:marTop w:val="0"/>
          <w:marBottom w:val="0"/>
          <w:divBdr>
            <w:top w:val="none" w:sz="0" w:space="0" w:color="auto"/>
            <w:left w:val="none" w:sz="0" w:space="0" w:color="auto"/>
            <w:bottom w:val="none" w:sz="0" w:space="0" w:color="auto"/>
            <w:right w:val="none" w:sz="0" w:space="0" w:color="auto"/>
          </w:divBdr>
        </w:div>
        <w:div w:id="867645957">
          <w:marLeft w:val="640"/>
          <w:marRight w:val="0"/>
          <w:marTop w:val="0"/>
          <w:marBottom w:val="0"/>
          <w:divBdr>
            <w:top w:val="none" w:sz="0" w:space="0" w:color="auto"/>
            <w:left w:val="none" w:sz="0" w:space="0" w:color="auto"/>
            <w:bottom w:val="none" w:sz="0" w:space="0" w:color="auto"/>
            <w:right w:val="none" w:sz="0" w:space="0" w:color="auto"/>
          </w:divBdr>
        </w:div>
        <w:div w:id="1650480975">
          <w:marLeft w:val="640"/>
          <w:marRight w:val="0"/>
          <w:marTop w:val="0"/>
          <w:marBottom w:val="0"/>
          <w:divBdr>
            <w:top w:val="none" w:sz="0" w:space="0" w:color="auto"/>
            <w:left w:val="none" w:sz="0" w:space="0" w:color="auto"/>
            <w:bottom w:val="none" w:sz="0" w:space="0" w:color="auto"/>
            <w:right w:val="none" w:sz="0" w:space="0" w:color="auto"/>
          </w:divBdr>
        </w:div>
        <w:div w:id="2088766861">
          <w:marLeft w:val="640"/>
          <w:marRight w:val="0"/>
          <w:marTop w:val="0"/>
          <w:marBottom w:val="0"/>
          <w:divBdr>
            <w:top w:val="none" w:sz="0" w:space="0" w:color="auto"/>
            <w:left w:val="none" w:sz="0" w:space="0" w:color="auto"/>
            <w:bottom w:val="none" w:sz="0" w:space="0" w:color="auto"/>
            <w:right w:val="none" w:sz="0" w:space="0" w:color="auto"/>
          </w:divBdr>
        </w:div>
        <w:div w:id="2003578031">
          <w:marLeft w:val="640"/>
          <w:marRight w:val="0"/>
          <w:marTop w:val="0"/>
          <w:marBottom w:val="0"/>
          <w:divBdr>
            <w:top w:val="none" w:sz="0" w:space="0" w:color="auto"/>
            <w:left w:val="none" w:sz="0" w:space="0" w:color="auto"/>
            <w:bottom w:val="none" w:sz="0" w:space="0" w:color="auto"/>
            <w:right w:val="none" w:sz="0" w:space="0" w:color="auto"/>
          </w:divBdr>
        </w:div>
        <w:div w:id="995380096">
          <w:marLeft w:val="640"/>
          <w:marRight w:val="0"/>
          <w:marTop w:val="0"/>
          <w:marBottom w:val="0"/>
          <w:divBdr>
            <w:top w:val="none" w:sz="0" w:space="0" w:color="auto"/>
            <w:left w:val="none" w:sz="0" w:space="0" w:color="auto"/>
            <w:bottom w:val="none" w:sz="0" w:space="0" w:color="auto"/>
            <w:right w:val="none" w:sz="0" w:space="0" w:color="auto"/>
          </w:divBdr>
        </w:div>
        <w:div w:id="276497095">
          <w:marLeft w:val="640"/>
          <w:marRight w:val="0"/>
          <w:marTop w:val="0"/>
          <w:marBottom w:val="0"/>
          <w:divBdr>
            <w:top w:val="none" w:sz="0" w:space="0" w:color="auto"/>
            <w:left w:val="none" w:sz="0" w:space="0" w:color="auto"/>
            <w:bottom w:val="none" w:sz="0" w:space="0" w:color="auto"/>
            <w:right w:val="none" w:sz="0" w:space="0" w:color="auto"/>
          </w:divBdr>
        </w:div>
        <w:div w:id="237441822">
          <w:marLeft w:val="640"/>
          <w:marRight w:val="0"/>
          <w:marTop w:val="0"/>
          <w:marBottom w:val="0"/>
          <w:divBdr>
            <w:top w:val="none" w:sz="0" w:space="0" w:color="auto"/>
            <w:left w:val="none" w:sz="0" w:space="0" w:color="auto"/>
            <w:bottom w:val="none" w:sz="0" w:space="0" w:color="auto"/>
            <w:right w:val="none" w:sz="0" w:space="0" w:color="auto"/>
          </w:divBdr>
        </w:div>
        <w:div w:id="185557598">
          <w:marLeft w:val="640"/>
          <w:marRight w:val="0"/>
          <w:marTop w:val="0"/>
          <w:marBottom w:val="0"/>
          <w:divBdr>
            <w:top w:val="none" w:sz="0" w:space="0" w:color="auto"/>
            <w:left w:val="none" w:sz="0" w:space="0" w:color="auto"/>
            <w:bottom w:val="none" w:sz="0" w:space="0" w:color="auto"/>
            <w:right w:val="none" w:sz="0" w:space="0" w:color="auto"/>
          </w:divBdr>
        </w:div>
        <w:div w:id="1094935496">
          <w:marLeft w:val="640"/>
          <w:marRight w:val="0"/>
          <w:marTop w:val="0"/>
          <w:marBottom w:val="0"/>
          <w:divBdr>
            <w:top w:val="none" w:sz="0" w:space="0" w:color="auto"/>
            <w:left w:val="none" w:sz="0" w:space="0" w:color="auto"/>
            <w:bottom w:val="none" w:sz="0" w:space="0" w:color="auto"/>
            <w:right w:val="none" w:sz="0" w:space="0" w:color="auto"/>
          </w:divBdr>
        </w:div>
        <w:div w:id="459609960">
          <w:marLeft w:val="640"/>
          <w:marRight w:val="0"/>
          <w:marTop w:val="0"/>
          <w:marBottom w:val="0"/>
          <w:divBdr>
            <w:top w:val="none" w:sz="0" w:space="0" w:color="auto"/>
            <w:left w:val="none" w:sz="0" w:space="0" w:color="auto"/>
            <w:bottom w:val="none" w:sz="0" w:space="0" w:color="auto"/>
            <w:right w:val="none" w:sz="0" w:space="0" w:color="auto"/>
          </w:divBdr>
        </w:div>
        <w:div w:id="344602645">
          <w:marLeft w:val="640"/>
          <w:marRight w:val="0"/>
          <w:marTop w:val="0"/>
          <w:marBottom w:val="0"/>
          <w:divBdr>
            <w:top w:val="none" w:sz="0" w:space="0" w:color="auto"/>
            <w:left w:val="none" w:sz="0" w:space="0" w:color="auto"/>
            <w:bottom w:val="none" w:sz="0" w:space="0" w:color="auto"/>
            <w:right w:val="none" w:sz="0" w:space="0" w:color="auto"/>
          </w:divBdr>
        </w:div>
        <w:div w:id="1230531818">
          <w:marLeft w:val="640"/>
          <w:marRight w:val="0"/>
          <w:marTop w:val="0"/>
          <w:marBottom w:val="0"/>
          <w:divBdr>
            <w:top w:val="none" w:sz="0" w:space="0" w:color="auto"/>
            <w:left w:val="none" w:sz="0" w:space="0" w:color="auto"/>
            <w:bottom w:val="none" w:sz="0" w:space="0" w:color="auto"/>
            <w:right w:val="none" w:sz="0" w:space="0" w:color="auto"/>
          </w:divBdr>
        </w:div>
        <w:div w:id="1878347176">
          <w:marLeft w:val="640"/>
          <w:marRight w:val="0"/>
          <w:marTop w:val="0"/>
          <w:marBottom w:val="0"/>
          <w:divBdr>
            <w:top w:val="none" w:sz="0" w:space="0" w:color="auto"/>
            <w:left w:val="none" w:sz="0" w:space="0" w:color="auto"/>
            <w:bottom w:val="none" w:sz="0" w:space="0" w:color="auto"/>
            <w:right w:val="none" w:sz="0" w:space="0" w:color="auto"/>
          </w:divBdr>
        </w:div>
        <w:div w:id="1034378709">
          <w:marLeft w:val="640"/>
          <w:marRight w:val="0"/>
          <w:marTop w:val="0"/>
          <w:marBottom w:val="0"/>
          <w:divBdr>
            <w:top w:val="none" w:sz="0" w:space="0" w:color="auto"/>
            <w:left w:val="none" w:sz="0" w:space="0" w:color="auto"/>
            <w:bottom w:val="none" w:sz="0" w:space="0" w:color="auto"/>
            <w:right w:val="none" w:sz="0" w:space="0" w:color="auto"/>
          </w:divBdr>
        </w:div>
      </w:divsChild>
    </w:div>
    <w:div w:id="1883444591">
      <w:bodyDiv w:val="1"/>
      <w:marLeft w:val="0"/>
      <w:marRight w:val="0"/>
      <w:marTop w:val="0"/>
      <w:marBottom w:val="0"/>
      <w:divBdr>
        <w:top w:val="none" w:sz="0" w:space="0" w:color="auto"/>
        <w:left w:val="none" w:sz="0" w:space="0" w:color="auto"/>
        <w:bottom w:val="none" w:sz="0" w:space="0" w:color="auto"/>
        <w:right w:val="none" w:sz="0" w:space="0" w:color="auto"/>
      </w:divBdr>
      <w:divsChild>
        <w:div w:id="969630807">
          <w:marLeft w:val="640"/>
          <w:marRight w:val="0"/>
          <w:marTop w:val="0"/>
          <w:marBottom w:val="0"/>
          <w:divBdr>
            <w:top w:val="none" w:sz="0" w:space="0" w:color="auto"/>
            <w:left w:val="none" w:sz="0" w:space="0" w:color="auto"/>
            <w:bottom w:val="none" w:sz="0" w:space="0" w:color="auto"/>
            <w:right w:val="none" w:sz="0" w:space="0" w:color="auto"/>
          </w:divBdr>
        </w:div>
        <w:div w:id="1583757109">
          <w:marLeft w:val="640"/>
          <w:marRight w:val="0"/>
          <w:marTop w:val="0"/>
          <w:marBottom w:val="0"/>
          <w:divBdr>
            <w:top w:val="none" w:sz="0" w:space="0" w:color="auto"/>
            <w:left w:val="none" w:sz="0" w:space="0" w:color="auto"/>
            <w:bottom w:val="none" w:sz="0" w:space="0" w:color="auto"/>
            <w:right w:val="none" w:sz="0" w:space="0" w:color="auto"/>
          </w:divBdr>
        </w:div>
        <w:div w:id="379667657">
          <w:marLeft w:val="640"/>
          <w:marRight w:val="0"/>
          <w:marTop w:val="0"/>
          <w:marBottom w:val="0"/>
          <w:divBdr>
            <w:top w:val="none" w:sz="0" w:space="0" w:color="auto"/>
            <w:left w:val="none" w:sz="0" w:space="0" w:color="auto"/>
            <w:bottom w:val="none" w:sz="0" w:space="0" w:color="auto"/>
            <w:right w:val="none" w:sz="0" w:space="0" w:color="auto"/>
          </w:divBdr>
        </w:div>
        <w:div w:id="1931771901">
          <w:marLeft w:val="640"/>
          <w:marRight w:val="0"/>
          <w:marTop w:val="0"/>
          <w:marBottom w:val="0"/>
          <w:divBdr>
            <w:top w:val="none" w:sz="0" w:space="0" w:color="auto"/>
            <w:left w:val="none" w:sz="0" w:space="0" w:color="auto"/>
            <w:bottom w:val="none" w:sz="0" w:space="0" w:color="auto"/>
            <w:right w:val="none" w:sz="0" w:space="0" w:color="auto"/>
          </w:divBdr>
        </w:div>
        <w:div w:id="843666775">
          <w:marLeft w:val="640"/>
          <w:marRight w:val="0"/>
          <w:marTop w:val="0"/>
          <w:marBottom w:val="0"/>
          <w:divBdr>
            <w:top w:val="none" w:sz="0" w:space="0" w:color="auto"/>
            <w:left w:val="none" w:sz="0" w:space="0" w:color="auto"/>
            <w:bottom w:val="none" w:sz="0" w:space="0" w:color="auto"/>
            <w:right w:val="none" w:sz="0" w:space="0" w:color="auto"/>
          </w:divBdr>
        </w:div>
        <w:div w:id="790898354">
          <w:marLeft w:val="640"/>
          <w:marRight w:val="0"/>
          <w:marTop w:val="0"/>
          <w:marBottom w:val="0"/>
          <w:divBdr>
            <w:top w:val="none" w:sz="0" w:space="0" w:color="auto"/>
            <w:left w:val="none" w:sz="0" w:space="0" w:color="auto"/>
            <w:bottom w:val="none" w:sz="0" w:space="0" w:color="auto"/>
            <w:right w:val="none" w:sz="0" w:space="0" w:color="auto"/>
          </w:divBdr>
        </w:div>
        <w:div w:id="1941911084">
          <w:marLeft w:val="640"/>
          <w:marRight w:val="0"/>
          <w:marTop w:val="0"/>
          <w:marBottom w:val="0"/>
          <w:divBdr>
            <w:top w:val="none" w:sz="0" w:space="0" w:color="auto"/>
            <w:left w:val="none" w:sz="0" w:space="0" w:color="auto"/>
            <w:bottom w:val="none" w:sz="0" w:space="0" w:color="auto"/>
            <w:right w:val="none" w:sz="0" w:space="0" w:color="auto"/>
          </w:divBdr>
        </w:div>
        <w:div w:id="462768800">
          <w:marLeft w:val="640"/>
          <w:marRight w:val="0"/>
          <w:marTop w:val="0"/>
          <w:marBottom w:val="0"/>
          <w:divBdr>
            <w:top w:val="none" w:sz="0" w:space="0" w:color="auto"/>
            <w:left w:val="none" w:sz="0" w:space="0" w:color="auto"/>
            <w:bottom w:val="none" w:sz="0" w:space="0" w:color="auto"/>
            <w:right w:val="none" w:sz="0" w:space="0" w:color="auto"/>
          </w:divBdr>
        </w:div>
        <w:div w:id="629867393">
          <w:marLeft w:val="640"/>
          <w:marRight w:val="0"/>
          <w:marTop w:val="0"/>
          <w:marBottom w:val="0"/>
          <w:divBdr>
            <w:top w:val="none" w:sz="0" w:space="0" w:color="auto"/>
            <w:left w:val="none" w:sz="0" w:space="0" w:color="auto"/>
            <w:bottom w:val="none" w:sz="0" w:space="0" w:color="auto"/>
            <w:right w:val="none" w:sz="0" w:space="0" w:color="auto"/>
          </w:divBdr>
        </w:div>
        <w:div w:id="400644477">
          <w:marLeft w:val="640"/>
          <w:marRight w:val="0"/>
          <w:marTop w:val="0"/>
          <w:marBottom w:val="0"/>
          <w:divBdr>
            <w:top w:val="none" w:sz="0" w:space="0" w:color="auto"/>
            <w:left w:val="none" w:sz="0" w:space="0" w:color="auto"/>
            <w:bottom w:val="none" w:sz="0" w:space="0" w:color="auto"/>
            <w:right w:val="none" w:sz="0" w:space="0" w:color="auto"/>
          </w:divBdr>
        </w:div>
      </w:divsChild>
    </w:div>
    <w:div w:id="1911229240">
      <w:bodyDiv w:val="1"/>
      <w:marLeft w:val="0"/>
      <w:marRight w:val="0"/>
      <w:marTop w:val="0"/>
      <w:marBottom w:val="0"/>
      <w:divBdr>
        <w:top w:val="none" w:sz="0" w:space="0" w:color="auto"/>
        <w:left w:val="none" w:sz="0" w:space="0" w:color="auto"/>
        <w:bottom w:val="none" w:sz="0" w:space="0" w:color="auto"/>
        <w:right w:val="none" w:sz="0" w:space="0" w:color="auto"/>
      </w:divBdr>
      <w:divsChild>
        <w:div w:id="1470244872">
          <w:marLeft w:val="640"/>
          <w:marRight w:val="0"/>
          <w:marTop w:val="0"/>
          <w:marBottom w:val="0"/>
          <w:divBdr>
            <w:top w:val="none" w:sz="0" w:space="0" w:color="auto"/>
            <w:left w:val="none" w:sz="0" w:space="0" w:color="auto"/>
            <w:bottom w:val="none" w:sz="0" w:space="0" w:color="auto"/>
            <w:right w:val="none" w:sz="0" w:space="0" w:color="auto"/>
          </w:divBdr>
        </w:div>
        <w:div w:id="1752895019">
          <w:marLeft w:val="640"/>
          <w:marRight w:val="0"/>
          <w:marTop w:val="0"/>
          <w:marBottom w:val="0"/>
          <w:divBdr>
            <w:top w:val="none" w:sz="0" w:space="0" w:color="auto"/>
            <w:left w:val="none" w:sz="0" w:space="0" w:color="auto"/>
            <w:bottom w:val="none" w:sz="0" w:space="0" w:color="auto"/>
            <w:right w:val="none" w:sz="0" w:space="0" w:color="auto"/>
          </w:divBdr>
        </w:div>
        <w:div w:id="465321774">
          <w:marLeft w:val="640"/>
          <w:marRight w:val="0"/>
          <w:marTop w:val="0"/>
          <w:marBottom w:val="0"/>
          <w:divBdr>
            <w:top w:val="none" w:sz="0" w:space="0" w:color="auto"/>
            <w:left w:val="none" w:sz="0" w:space="0" w:color="auto"/>
            <w:bottom w:val="none" w:sz="0" w:space="0" w:color="auto"/>
            <w:right w:val="none" w:sz="0" w:space="0" w:color="auto"/>
          </w:divBdr>
        </w:div>
        <w:div w:id="282350958">
          <w:marLeft w:val="640"/>
          <w:marRight w:val="0"/>
          <w:marTop w:val="0"/>
          <w:marBottom w:val="0"/>
          <w:divBdr>
            <w:top w:val="none" w:sz="0" w:space="0" w:color="auto"/>
            <w:left w:val="none" w:sz="0" w:space="0" w:color="auto"/>
            <w:bottom w:val="none" w:sz="0" w:space="0" w:color="auto"/>
            <w:right w:val="none" w:sz="0" w:space="0" w:color="auto"/>
          </w:divBdr>
        </w:div>
        <w:div w:id="323510209">
          <w:marLeft w:val="640"/>
          <w:marRight w:val="0"/>
          <w:marTop w:val="0"/>
          <w:marBottom w:val="0"/>
          <w:divBdr>
            <w:top w:val="none" w:sz="0" w:space="0" w:color="auto"/>
            <w:left w:val="none" w:sz="0" w:space="0" w:color="auto"/>
            <w:bottom w:val="none" w:sz="0" w:space="0" w:color="auto"/>
            <w:right w:val="none" w:sz="0" w:space="0" w:color="auto"/>
          </w:divBdr>
        </w:div>
        <w:div w:id="1176504139">
          <w:marLeft w:val="640"/>
          <w:marRight w:val="0"/>
          <w:marTop w:val="0"/>
          <w:marBottom w:val="0"/>
          <w:divBdr>
            <w:top w:val="none" w:sz="0" w:space="0" w:color="auto"/>
            <w:left w:val="none" w:sz="0" w:space="0" w:color="auto"/>
            <w:bottom w:val="none" w:sz="0" w:space="0" w:color="auto"/>
            <w:right w:val="none" w:sz="0" w:space="0" w:color="auto"/>
          </w:divBdr>
        </w:div>
        <w:div w:id="774253622">
          <w:marLeft w:val="640"/>
          <w:marRight w:val="0"/>
          <w:marTop w:val="0"/>
          <w:marBottom w:val="0"/>
          <w:divBdr>
            <w:top w:val="none" w:sz="0" w:space="0" w:color="auto"/>
            <w:left w:val="none" w:sz="0" w:space="0" w:color="auto"/>
            <w:bottom w:val="none" w:sz="0" w:space="0" w:color="auto"/>
            <w:right w:val="none" w:sz="0" w:space="0" w:color="auto"/>
          </w:divBdr>
        </w:div>
        <w:div w:id="1927809214">
          <w:marLeft w:val="640"/>
          <w:marRight w:val="0"/>
          <w:marTop w:val="0"/>
          <w:marBottom w:val="0"/>
          <w:divBdr>
            <w:top w:val="none" w:sz="0" w:space="0" w:color="auto"/>
            <w:left w:val="none" w:sz="0" w:space="0" w:color="auto"/>
            <w:bottom w:val="none" w:sz="0" w:space="0" w:color="auto"/>
            <w:right w:val="none" w:sz="0" w:space="0" w:color="auto"/>
          </w:divBdr>
        </w:div>
        <w:div w:id="972365954">
          <w:marLeft w:val="640"/>
          <w:marRight w:val="0"/>
          <w:marTop w:val="0"/>
          <w:marBottom w:val="0"/>
          <w:divBdr>
            <w:top w:val="none" w:sz="0" w:space="0" w:color="auto"/>
            <w:left w:val="none" w:sz="0" w:space="0" w:color="auto"/>
            <w:bottom w:val="none" w:sz="0" w:space="0" w:color="auto"/>
            <w:right w:val="none" w:sz="0" w:space="0" w:color="auto"/>
          </w:divBdr>
        </w:div>
        <w:div w:id="206332164">
          <w:marLeft w:val="640"/>
          <w:marRight w:val="0"/>
          <w:marTop w:val="0"/>
          <w:marBottom w:val="0"/>
          <w:divBdr>
            <w:top w:val="none" w:sz="0" w:space="0" w:color="auto"/>
            <w:left w:val="none" w:sz="0" w:space="0" w:color="auto"/>
            <w:bottom w:val="none" w:sz="0" w:space="0" w:color="auto"/>
            <w:right w:val="none" w:sz="0" w:space="0" w:color="auto"/>
          </w:divBdr>
        </w:div>
        <w:div w:id="596447082">
          <w:marLeft w:val="640"/>
          <w:marRight w:val="0"/>
          <w:marTop w:val="0"/>
          <w:marBottom w:val="0"/>
          <w:divBdr>
            <w:top w:val="none" w:sz="0" w:space="0" w:color="auto"/>
            <w:left w:val="none" w:sz="0" w:space="0" w:color="auto"/>
            <w:bottom w:val="none" w:sz="0" w:space="0" w:color="auto"/>
            <w:right w:val="none" w:sz="0" w:space="0" w:color="auto"/>
          </w:divBdr>
        </w:div>
        <w:div w:id="304550470">
          <w:marLeft w:val="640"/>
          <w:marRight w:val="0"/>
          <w:marTop w:val="0"/>
          <w:marBottom w:val="0"/>
          <w:divBdr>
            <w:top w:val="none" w:sz="0" w:space="0" w:color="auto"/>
            <w:left w:val="none" w:sz="0" w:space="0" w:color="auto"/>
            <w:bottom w:val="none" w:sz="0" w:space="0" w:color="auto"/>
            <w:right w:val="none" w:sz="0" w:space="0" w:color="auto"/>
          </w:divBdr>
        </w:div>
        <w:div w:id="1473792265">
          <w:marLeft w:val="640"/>
          <w:marRight w:val="0"/>
          <w:marTop w:val="0"/>
          <w:marBottom w:val="0"/>
          <w:divBdr>
            <w:top w:val="none" w:sz="0" w:space="0" w:color="auto"/>
            <w:left w:val="none" w:sz="0" w:space="0" w:color="auto"/>
            <w:bottom w:val="none" w:sz="0" w:space="0" w:color="auto"/>
            <w:right w:val="none" w:sz="0" w:space="0" w:color="auto"/>
          </w:divBdr>
        </w:div>
        <w:div w:id="1193113796">
          <w:marLeft w:val="640"/>
          <w:marRight w:val="0"/>
          <w:marTop w:val="0"/>
          <w:marBottom w:val="0"/>
          <w:divBdr>
            <w:top w:val="none" w:sz="0" w:space="0" w:color="auto"/>
            <w:left w:val="none" w:sz="0" w:space="0" w:color="auto"/>
            <w:bottom w:val="none" w:sz="0" w:space="0" w:color="auto"/>
            <w:right w:val="none" w:sz="0" w:space="0" w:color="auto"/>
          </w:divBdr>
        </w:div>
        <w:div w:id="684475302">
          <w:marLeft w:val="640"/>
          <w:marRight w:val="0"/>
          <w:marTop w:val="0"/>
          <w:marBottom w:val="0"/>
          <w:divBdr>
            <w:top w:val="none" w:sz="0" w:space="0" w:color="auto"/>
            <w:left w:val="none" w:sz="0" w:space="0" w:color="auto"/>
            <w:bottom w:val="none" w:sz="0" w:space="0" w:color="auto"/>
            <w:right w:val="none" w:sz="0" w:space="0" w:color="auto"/>
          </w:divBdr>
        </w:div>
        <w:div w:id="140733018">
          <w:marLeft w:val="640"/>
          <w:marRight w:val="0"/>
          <w:marTop w:val="0"/>
          <w:marBottom w:val="0"/>
          <w:divBdr>
            <w:top w:val="none" w:sz="0" w:space="0" w:color="auto"/>
            <w:left w:val="none" w:sz="0" w:space="0" w:color="auto"/>
            <w:bottom w:val="none" w:sz="0" w:space="0" w:color="auto"/>
            <w:right w:val="none" w:sz="0" w:space="0" w:color="auto"/>
          </w:divBdr>
        </w:div>
        <w:div w:id="379982637">
          <w:marLeft w:val="640"/>
          <w:marRight w:val="0"/>
          <w:marTop w:val="0"/>
          <w:marBottom w:val="0"/>
          <w:divBdr>
            <w:top w:val="none" w:sz="0" w:space="0" w:color="auto"/>
            <w:left w:val="none" w:sz="0" w:space="0" w:color="auto"/>
            <w:bottom w:val="none" w:sz="0" w:space="0" w:color="auto"/>
            <w:right w:val="none" w:sz="0" w:space="0" w:color="auto"/>
          </w:divBdr>
        </w:div>
        <w:div w:id="1336034395">
          <w:marLeft w:val="640"/>
          <w:marRight w:val="0"/>
          <w:marTop w:val="0"/>
          <w:marBottom w:val="0"/>
          <w:divBdr>
            <w:top w:val="none" w:sz="0" w:space="0" w:color="auto"/>
            <w:left w:val="none" w:sz="0" w:space="0" w:color="auto"/>
            <w:bottom w:val="none" w:sz="0" w:space="0" w:color="auto"/>
            <w:right w:val="none" w:sz="0" w:space="0" w:color="auto"/>
          </w:divBdr>
        </w:div>
      </w:divsChild>
    </w:div>
    <w:div w:id="1959875303">
      <w:bodyDiv w:val="1"/>
      <w:marLeft w:val="0"/>
      <w:marRight w:val="0"/>
      <w:marTop w:val="0"/>
      <w:marBottom w:val="0"/>
      <w:divBdr>
        <w:top w:val="none" w:sz="0" w:space="0" w:color="auto"/>
        <w:left w:val="none" w:sz="0" w:space="0" w:color="auto"/>
        <w:bottom w:val="none" w:sz="0" w:space="0" w:color="auto"/>
        <w:right w:val="none" w:sz="0" w:space="0" w:color="auto"/>
      </w:divBdr>
      <w:divsChild>
        <w:div w:id="274095013">
          <w:marLeft w:val="640"/>
          <w:marRight w:val="0"/>
          <w:marTop w:val="0"/>
          <w:marBottom w:val="0"/>
          <w:divBdr>
            <w:top w:val="none" w:sz="0" w:space="0" w:color="auto"/>
            <w:left w:val="none" w:sz="0" w:space="0" w:color="auto"/>
            <w:bottom w:val="none" w:sz="0" w:space="0" w:color="auto"/>
            <w:right w:val="none" w:sz="0" w:space="0" w:color="auto"/>
          </w:divBdr>
        </w:div>
        <w:div w:id="1036391382">
          <w:marLeft w:val="640"/>
          <w:marRight w:val="0"/>
          <w:marTop w:val="0"/>
          <w:marBottom w:val="0"/>
          <w:divBdr>
            <w:top w:val="none" w:sz="0" w:space="0" w:color="auto"/>
            <w:left w:val="none" w:sz="0" w:space="0" w:color="auto"/>
            <w:bottom w:val="none" w:sz="0" w:space="0" w:color="auto"/>
            <w:right w:val="none" w:sz="0" w:space="0" w:color="auto"/>
          </w:divBdr>
        </w:div>
        <w:div w:id="912280870">
          <w:marLeft w:val="640"/>
          <w:marRight w:val="0"/>
          <w:marTop w:val="0"/>
          <w:marBottom w:val="0"/>
          <w:divBdr>
            <w:top w:val="none" w:sz="0" w:space="0" w:color="auto"/>
            <w:left w:val="none" w:sz="0" w:space="0" w:color="auto"/>
            <w:bottom w:val="none" w:sz="0" w:space="0" w:color="auto"/>
            <w:right w:val="none" w:sz="0" w:space="0" w:color="auto"/>
          </w:divBdr>
        </w:div>
        <w:div w:id="957024527">
          <w:marLeft w:val="640"/>
          <w:marRight w:val="0"/>
          <w:marTop w:val="0"/>
          <w:marBottom w:val="0"/>
          <w:divBdr>
            <w:top w:val="none" w:sz="0" w:space="0" w:color="auto"/>
            <w:left w:val="none" w:sz="0" w:space="0" w:color="auto"/>
            <w:bottom w:val="none" w:sz="0" w:space="0" w:color="auto"/>
            <w:right w:val="none" w:sz="0" w:space="0" w:color="auto"/>
          </w:divBdr>
        </w:div>
        <w:div w:id="1497456098">
          <w:marLeft w:val="640"/>
          <w:marRight w:val="0"/>
          <w:marTop w:val="0"/>
          <w:marBottom w:val="0"/>
          <w:divBdr>
            <w:top w:val="none" w:sz="0" w:space="0" w:color="auto"/>
            <w:left w:val="none" w:sz="0" w:space="0" w:color="auto"/>
            <w:bottom w:val="none" w:sz="0" w:space="0" w:color="auto"/>
            <w:right w:val="none" w:sz="0" w:space="0" w:color="auto"/>
          </w:divBdr>
        </w:div>
        <w:div w:id="1522939970">
          <w:marLeft w:val="640"/>
          <w:marRight w:val="0"/>
          <w:marTop w:val="0"/>
          <w:marBottom w:val="0"/>
          <w:divBdr>
            <w:top w:val="none" w:sz="0" w:space="0" w:color="auto"/>
            <w:left w:val="none" w:sz="0" w:space="0" w:color="auto"/>
            <w:bottom w:val="none" w:sz="0" w:space="0" w:color="auto"/>
            <w:right w:val="none" w:sz="0" w:space="0" w:color="auto"/>
          </w:divBdr>
        </w:div>
        <w:div w:id="1049647804">
          <w:marLeft w:val="640"/>
          <w:marRight w:val="0"/>
          <w:marTop w:val="0"/>
          <w:marBottom w:val="0"/>
          <w:divBdr>
            <w:top w:val="none" w:sz="0" w:space="0" w:color="auto"/>
            <w:left w:val="none" w:sz="0" w:space="0" w:color="auto"/>
            <w:bottom w:val="none" w:sz="0" w:space="0" w:color="auto"/>
            <w:right w:val="none" w:sz="0" w:space="0" w:color="auto"/>
          </w:divBdr>
        </w:div>
        <w:div w:id="490567036">
          <w:marLeft w:val="640"/>
          <w:marRight w:val="0"/>
          <w:marTop w:val="0"/>
          <w:marBottom w:val="0"/>
          <w:divBdr>
            <w:top w:val="none" w:sz="0" w:space="0" w:color="auto"/>
            <w:left w:val="none" w:sz="0" w:space="0" w:color="auto"/>
            <w:bottom w:val="none" w:sz="0" w:space="0" w:color="auto"/>
            <w:right w:val="none" w:sz="0" w:space="0" w:color="auto"/>
          </w:divBdr>
        </w:div>
        <w:div w:id="727262456">
          <w:marLeft w:val="640"/>
          <w:marRight w:val="0"/>
          <w:marTop w:val="0"/>
          <w:marBottom w:val="0"/>
          <w:divBdr>
            <w:top w:val="none" w:sz="0" w:space="0" w:color="auto"/>
            <w:left w:val="none" w:sz="0" w:space="0" w:color="auto"/>
            <w:bottom w:val="none" w:sz="0" w:space="0" w:color="auto"/>
            <w:right w:val="none" w:sz="0" w:space="0" w:color="auto"/>
          </w:divBdr>
        </w:div>
        <w:div w:id="833687175">
          <w:marLeft w:val="640"/>
          <w:marRight w:val="0"/>
          <w:marTop w:val="0"/>
          <w:marBottom w:val="0"/>
          <w:divBdr>
            <w:top w:val="none" w:sz="0" w:space="0" w:color="auto"/>
            <w:left w:val="none" w:sz="0" w:space="0" w:color="auto"/>
            <w:bottom w:val="none" w:sz="0" w:space="0" w:color="auto"/>
            <w:right w:val="none" w:sz="0" w:space="0" w:color="auto"/>
          </w:divBdr>
        </w:div>
        <w:div w:id="390469896">
          <w:marLeft w:val="640"/>
          <w:marRight w:val="0"/>
          <w:marTop w:val="0"/>
          <w:marBottom w:val="0"/>
          <w:divBdr>
            <w:top w:val="none" w:sz="0" w:space="0" w:color="auto"/>
            <w:left w:val="none" w:sz="0" w:space="0" w:color="auto"/>
            <w:bottom w:val="none" w:sz="0" w:space="0" w:color="auto"/>
            <w:right w:val="none" w:sz="0" w:space="0" w:color="auto"/>
          </w:divBdr>
        </w:div>
        <w:div w:id="40717919">
          <w:marLeft w:val="640"/>
          <w:marRight w:val="0"/>
          <w:marTop w:val="0"/>
          <w:marBottom w:val="0"/>
          <w:divBdr>
            <w:top w:val="none" w:sz="0" w:space="0" w:color="auto"/>
            <w:left w:val="none" w:sz="0" w:space="0" w:color="auto"/>
            <w:bottom w:val="none" w:sz="0" w:space="0" w:color="auto"/>
            <w:right w:val="none" w:sz="0" w:space="0" w:color="auto"/>
          </w:divBdr>
        </w:div>
        <w:div w:id="152258871">
          <w:marLeft w:val="640"/>
          <w:marRight w:val="0"/>
          <w:marTop w:val="0"/>
          <w:marBottom w:val="0"/>
          <w:divBdr>
            <w:top w:val="none" w:sz="0" w:space="0" w:color="auto"/>
            <w:left w:val="none" w:sz="0" w:space="0" w:color="auto"/>
            <w:bottom w:val="none" w:sz="0" w:space="0" w:color="auto"/>
            <w:right w:val="none" w:sz="0" w:space="0" w:color="auto"/>
          </w:divBdr>
        </w:div>
        <w:div w:id="1140029494">
          <w:marLeft w:val="640"/>
          <w:marRight w:val="0"/>
          <w:marTop w:val="0"/>
          <w:marBottom w:val="0"/>
          <w:divBdr>
            <w:top w:val="none" w:sz="0" w:space="0" w:color="auto"/>
            <w:left w:val="none" w:sz="0" w:space="0" w:color="auto"/>
            <w:bottom w:val="none" w:sz="0" w:space="0" w:color="auto"/>
            <w:right w:val="none" w:sz="0" w:space="0" w:color="auto"/>
          </w:divBdr>
        </w:div>
        <w:div w:id="173956140">
          <w:marLeft w:val="640"/>
          <w:marRight w:val="0"/>
          <w:marTop w:val="0"/>
          <w:marBottom w:val="0"/>
          <w:divBdr>
            <w:top w:val="none" w:sz="0" w:space="0" w:color="auto"/>
            <w:left w:val="none" w:sz="0" w:space="0" w:color="auto"/>
            <w:bottom w:val="none" w:sz="0" w:space="0" w:color="auto"/>
            <w:right w:val="none" w:sz="0" w:space="0" w:color="auto"/>
          </w:divBdr>
        </w:div>
        <w:div w:id="1668172184">
          <w:marLeft w:val="640"/>
          <w:marRight w:val="0"/>
          <w:marTop w:val="0"/>
          <w:marBottom w:val="0"/>
          <w:divBdr>
            <w:top w:val="none" w:sz="0" w:space="0" w:color="auto"/>
            <w:left w:val="none" w:sz="0" w:space="0" w:color="auto"/>
            <w:bottom w:val="none" w:sz="0" w:space="0" w:color="auto"/>
            <w:right w:val="none" w:sz="0" w:space="0" w:color="auto"/>
          </w:divBdr>
        </w:div>
        <w:div w:id="511802195">
          <w:marLeft w:val="640"/>
          <w:marRight w:val="0"/>
          <w:marTop w:val="0"/>
          <w:marBottom w:val="0"/>
          <w:divBdr>
            <w:top w:val="none" w:sz="0" w:space="0" w:color="auto"/>
            <w:left w:val="none" w:sz="0" w:space="0" w:color="auto"/>
            <w:bottom w:val="none" w:sz="0" w:space="0" w:color="auto"/>
            <w:right w:val="none" w:sz="0" w:space="0" w:color="auto"/>
          </w:divBdr>
        </w:div>
        <w:div w:id="2010594908">
          <w:marLeft w:val="640"/>
          <w:marRight w:val="0"/>
          <w:marTop w:val="0"/>
          <w:marBottom w:val="0"/>
          <w:divBdr>
            <w:top w:val="none" w:sz="0" w:space="0" w:color="auto"/>
            <w:left w:val="none" w:sz="0" w:space="0" w:color="auto"/>
            <w:bottom w:val="none" w:sz="0" w:space="0" w:color="auto"/>
            <w:right w:val="none" w:sz="0" w:space="0" w:color="auto"/>
          </w:divBdr>
        </w:div>
        <w:div w:id="1183789303">
          <w:marLeft w:val="640"/>
          <w:marRight w:val="0"/>
          <w:marTop w:val="0"/>
          <w:marBottom w:val="0"/>
          <w:divBdr>
            <w:top w:val="none" w:sz="0" w:space="0" w:color="auto"/>
            <w:left w:val="none" w:sz="0" w:space="0" w:color="auto"/>
            <w:bottom w:val="none" w:sz="0" w:space="0" w:color="auto"/>
            <w:right w:val="none" w:sz="0" w:space="0" w:color="auto"/>
          </w:divBdr>
        </w:div>
        <w:div w:id="1395852741">
          <w:marLeft w:val="640"/>
          <w:marRight w:val="0"/>
          <w:marTop w:val="0"/>
          <w:marBottom w:val="0"/>
          <w:divBdr>
            <w:top w:val="none" w:sz="0" w:space="0" w:color="auto"/>
            <w:left w:val="none" w:sz="0" w:space="0" w:color="auto"/>
            <w:bottom w:val="none" w:sz="0" w:space="0" w:color="auto"/>
            <w:right w:val="none" w:sz="0" w:space="0" w:color="auto"/>
          </w:divBdr>
        </w:div>
        <w:div w:id="212155761">
          <w:marLeft w:val="640"/>
          <w:marRight w:val="0"/>
          <w:marTop w:val="0"/>
          <w:marBottom w:val="0"/>
          <w:divBdr>
            <w:top w:val="none" w:sz="0" w:space="0" w:color="auto"/>
            <w:left w:val="none" w:sz="0" w:space="0" w:color="auto"/>
            <w:bottom w:val="none" w:sz="0" w:space="0" w:color="auto"/>
            <w:right w:val="none" w:sz="0" w:space="0" w:color="auto"/>
          </w:divBdr>
        </w:div>
        <w:div w:id="1642805555">
          <w:marLeft w:val="640"/>
          <w:marRight w:val="0"/>
          <w:marTop w:val="0"/>
          <w:marBottom w:val="0"/>
          <w:divBdr>
            <w:top w:val="none" w:sz="0" w:space="0" w:color="auto"/>
            <w:left w:val="none" w:sz="0" w:space="0" w:color="auto"/>
            <w:bottom w:val="none" w:sz="0" w:space="0" w:color="auto"/>
            <w:right w:val="none" w:sz="0" w:space="0" w:color="auto"/>
          </w:divBdr>
        </w:div>
        <w:div w:id="739644980">
          <w:marLeft w:val="640"/>
          <w:marRight w:val="0"/>
          <w:marTop w:val="0"/>
          <w:marBottom w:val="0"/>
          <w:divBdr>
            <w:top w:val="none" w:sz="0" w:space="0" w:color="auto"/>
            <w:left w:val="none" w:sz="0" w:space="0" w:color="auto"/>
            <w:bottom w:val="none" w:sz="0" w:space="0" w:color="auto"/>
            <w:right w:val="none" w:sz="0" w:space="0" w:color="auto"/>
          </w:divBdr>
        </w:div>
      </w:divsChild>
    </w:div>
    <w:div w:id="1963723928">
      <w:bodyDiv w:val="1"/>
      <w:marLeft w:val="0"/>
      <w:marRight w:val="0"/>
      <w:marTop w:val="0"/>
      <w:marBottom w:val="0"/>
      <w:divBdr>
        <w:top w:val="none" w:sz="0" w:space="0" w:color="auto"/>
        <w:left w:val="none" w:sz="0" w:space="0" w:color="auto"/>
        <w:bottom w:val="none" w:sz="0" w:space="0" w:color="auto"/>
        <w:right w:val="none" w:sz="0" w:space="0" w:color="auto"/>
      </w:divBdr>
      <w:divsChild>
        <w:div w:id="173762173">
          <w:marLeft w:val="640"/>
          <w:marRight w:val="0"/>
          <w:marTop w:val="0"/>
          <w:marBottom w:val="0"/>
          <w:divBdr>
            <w:top w:val="none" w:sz="0" w:space="0" w:color="auto"/>
            <w:left w:val="none" w:sz="0" w:space="0" w:color="auto"/>
            <w:bottom w:val="none" w:sz="0" w:space="0" w:color="auto"/>
            <w:right w:val="none" w:sz="0" w:space="0" w:color="auto"/>
          </w:divBdr>
        </w:div>
        <w:div w:id="114061228">
          <w:marLeft w:val="640"/>
          <w:marRight w:val="0"/>
          <w:marTop w:val="0"/>
          <w:marBottom w:val="0"/>
          <w:divBdr>
            <w:top w:val="none" w:sz="0" w:space="0" w:color="auto"/>
            <w:left w:val="none" w:sz="0" w:space="0" w:color="auto"/>
            <w:bottom w:val="none" w:sz="0" w:space="0" w:color="auto"/>
            <w:right w:val="none" w:sz="0" w:space="0" w:color="auto"/>
          </w:divBdr>
        </w:div>
        <w:div w:id="106003645">
          <w:marLeft w:val="640"/>
          <w:marRight w:val="0"/>
          <w:marTop w:val="0"/>
          <w:marBottom w:val="0"/>
          <w:divBdr>
            <w:top w:val="none" w:sz="0" w:space="0" w:color="auto"/>
            <w:left w:val="none" w:sz="0" w:space="0" w:color="auto"/>
            <w:bottom w:val="none" w:sz="0" w:space="0" w:color="auto"/>
            <w:right w:val="none" w:sz="0" w:space="0" w:color="auto"/>
          </w:divBdr>
        </w:div>
        <w:div w:id="1967732648">
          <w:marLeft w:val="640"/>
          <w:marRight w:val="0"/>
          <w:marTop w:val="0"/>
          <w:marBottom w:val="0"/>
          <w:divBdr>
            <w:top w:val="none" w:sz="0" w:space="0" w:color="auto"/>
            <w:left w:val="none" w:sz="0" w:space="0" w:color="auto"/>
            <w:bottom w:val="none" w:sz="0" w:space="0" w:color="auto"/>
            <w:right w:val="none" w:sz="0" w:space="0" w:color="auto"/>
          </w:divBdr>
        </w:div>
        <w:div w:id="279922896">
          <w:marLeft w:val="640"/>
          <w:marRight w:val="0"/>
          <w:marTop w:val="0"/>
          <w:marBottom w:val="0"/>
          <w:divBdr>
            <w:top w:val="none" w:sz="0" w:space="0" w:color="auto"/>
            <w:left w:val="none" w:sz="0" w:space="0" w:color="auto"/>
            <w:bottom w:val="none" w:sz="0" w:space="0" w:color="auto"/>
            <w:right w:val="none" w:sz="0" w:space="0" w:color="auto"/>
          </w:divBdr>
        </w:div>
        <w:div w:id="1889105945">
          <w:marLeft w:val="640"/>
          <w:marRight w:val="0"/>
          <w:marTop w:val="0"/>
          <w:marBottom w:val="0"/>
          <w:divBdr>
            <w:top w:val="none" w:sz="0" w:space="0" w:color="auto"/>
            <w:left w:val="none" w:sz="0" w:space="0" w:color="auto"/>
            <w:bottom w:val="none" w:sz="0" w:space="0" w:color="auto"/>
            <w:right w:val="none" w:sz="0" w:space="0" w:color="auto"/>
          </w:divBdr>
        </w:div>
        <w:div w:id="1531335168">
          <w:marLeft w:val="640"/>
          <w:marRight w:val="0"/>
          <w:marTop w:val="0"/>
          <w:marBottom w:val="0"/>
          <w:divBdr>
            <w:top w:val="none" w:sz="0" w:space="0" w:color="auto"/>
            <w:left w:val="none" w:sz="0" w:space="0" w:color="auto"/>
            <w:bottom w:val="none" w:sz="0" w:space="0" w:color="auto"/>
            <w:right w:val="none" w:sz="0" w:space="0" w:color="auto"/>
          </w:divBdr>
        </w:div>
        <w:div w:id="414403929">
          <w:marLeft w:val="640"/>
          <w:marRight w:val="0"/>
          <w:marTop w:val="0"/>
          <w:marBottom w:val="0"/>
          <w:divBdr>
            <w:top w:val="none" w:sz="0" w:space="0" w:color="auto"/>
            <w:left w:val="none" w:sz="0" w:space="0" w:color="auto"/>
            <w:bottom w:val="none" w:sz="0" w:space="0" w:color="auto"/>
            <w:right w:val="none" w:sz="0" w:space="0" w:color="auto"/>
          </w:divBdr>
        </w:div>
        <w:div w:id="1598976463">
          <w:marLeft w:val="640"/>
          <w:marRight w:val="0"/>
          <w:marTop w:val="0"/>
          <w:marBottom w:val="0"/>
          <w:divBdr>
            <w:top w:val="none" w:sz="0" w:space="0" w:color="auto"/>
            <w:left w:val="none" w:sz="0" w:space="0" w:color="auto"/>
            <w:bottom w:val="none" w:sz="0" w:space="0" w:color="auto"/>
            <w:right w:val="none" w:sz="0" w:space="0" w:color="auto"/>
          </w:divBdr>
        </w:div>
        <w:div w:id="2059237182">
          <w:marLeft w:val="640"/>
          <w:marRight w:val="0"/>
          <w:marTop w:val="0"/>
          <w:marBottom w:val="0"/>
          <w:divBdr>
            <w:top w:val="none" w:sz="0" w:space="0" w:color="auto"/>
            <w:left w:val="none" w:sz="0" w:space="0" w:color="auto"/>
            <w:bottom w:val="none" w:sz="0" w:space="0" w:color="auto"/>
            <w:right w:val="none" w:sz="0" w:space="0" w:color="auto"/>
          </w:divBdr>
        </w:div>
        <w:div w:id="2139453410">
          <w:marLeft w:val="640"/>
          <w:marRight w:val="0"/>
          <w:marTop w:val="0"/>
          <w:marBottom w:val="0"/>
          <w:divBdr>
            <w:top w:val="none" w:sz="0" w:space="0" w:color="auto"/>
            <w:left w:val="none" w:sz="0" w:space="0" w:color="auto"/>
            <w:bottom w:val="none" w:sz="0" w:space="0" w:color="auto"/>
            <w:right w:val="none" w:sz="0" w:space="0" w:color="auto"/>
          </w:divBdr>
        </w:div>
        <w:div w:id="535891152">
          <w:marLeft w:val="640"/>
          <w:marRight w:val="0"/>
          <w:marTop w:val="0"/>
          <w:marBottom w:val="0"/>
          <w:divBdr>
            <w:top w:val="none" w:sz="0" w:space="0" w:color="auto"/>
            <w:left w:val="none" w:sz="0" w:space="0" w:color="auto"/>
            <w:bottom w:val="none" w:sz="0" w:space="0" w:color="auto"/>
            <w:right w:val="none" w:sz="0" w:space="0" w:color="auto"/>
          </w:divBdr>
        </w:div>
        <w:div w:id="281689212">
          <w:marLeft w:val="640"/>
          <w:marRight w:val="0"/>
          <w:marTop w:val="0"/>
          <w:marBottom w:val="0"/>
          <w:divBdr>
            <w:top w:val="none" w:sz="0" w:space="0" w:color="auto"/>
            <w:left w:val="none" w:sz="0" w:space="0" w:color="auto"/>
            <w:bottom w:val="none" w:sz="0" w:space="0" w:color="auto"/>
            <w:right w:val="none" w:sz="0" w:space="0" w:color="auto"/>
          </w:divBdr>
        </w:div>
        <w:div w:id="581835307">
          <w:marLeft w:val="640"/>
          <w:marRight w:val="0"/>
          <w:marTop w:val="0"/>
          <w:marBottom w:val="0"/>
          <w:divBdr>
            <w:top w:val="none" w:sz="0" w:space="0" w:color="auto"/>
            <w:left w:val="none" w:sz="0" w:space="0" w:color="auto"/>
            <w:bottom w:val="none" w:sz="0" w:space="0" w:color="auto"/>
            <w:right w:val="none" w:sz="0" w:space="0" w:color="auto"/>
          </w:divBdr>
        </w:div>
        <w:div w:id="1419017711">
          <w:marLeft w:val="640"/>
          <w:marRight w:val="0"/>
          <w:marTop w:val="0"/>
          <w:marBottom w:val="0"/>
          <w:divBdr>
            <w:top w:val="none" w:sz="0" w:space="0" w:color="auto"/>
            <w:left w:val="none" w:sz="0" w:space="0" w:color="auto"/>
            <w:bottom w:val="none" w:sz="0" w:space="0" w:color="auto"/>
            <w:right w:val="none" w:sz="0" w:space="0" w:color="auto"/>
          </w:divBdr>
        </w:div>
        <w:div w:id="1631352385">
          <w:marLeft w:val="640"/>
          <w:marRight w:val="0"/>
          <w:marTop w:val="0"/>
          <w:marBottom w:val="0"/>
          <w:divBdr>
            <w:top w:val="none" w:sz="0" w:space="0" w:color="auto"/>
            <w:left w:val="none" w:sz="0" w:space="0" w:color="auto"/>
            <w:bottom w:val="none" w:sz="0" w:space="0" w:color="auto"/>
            <w:right w:val="none" w:sz="0" w:space="0" w:color="auto"/>
          </w:divBdr>
        </w:div>
        <w:div w:id="276643763">
          <w:marLeft w:val="640"/>
          <w:marRight w:val="0"/>
          <w:marTop w:val="0"/>
          <w:marBottom w:val="0"/>
          <w:divBdr>
            <w:top w:val="none" w:sz="0" w:space="0" w:color="auto"/>
            <w:left w:val="none" w:sz="0" w:space="0" w:color="auto"/>
            <w:bottom w:val="none" w:sz="0" w:space="0" w:color="auto"/>
            <w:right w:val="none" w:sz="0" w:space="0" w:color="auto"/>
          </w:divBdr>
        </w:div>
        <w:div w:id="642806800">
          <w:marLeft w:val="640"/>
          <w:marRight w:val="0"/>
          <w:marTop w:val="0"/>
          <w:marBottom w:val="0"/>
          <w:divBdr>
            <w:top w:val="none" w:sz="0" w:space="0" w:color="auto"/>
            <w:left w:val="none" w:sz="0" w:space="0" w:color="auto"/>
            <w:bottom w:val="none" w:sz="0" w:space="0" w:color="auto"/>
            <w:right w:val="none" w:sz="0" w:space="0" w:color="auto"/>
          </w:divBdr>
        </w:div>
        <w:div w:id="548541861">
          <w:marLeft w:val="640"/>
          <w:marRight w:val="0"/>
          <w:marTop w:val="0"/>
          <w:marBottom w:val="0"/>
          <w:divBdr>
            <w:top w:val="none" w:sz="0" w:space="0" w:color="auto"/>
            <w:left w:val="none" w:sz="0" w:space="0" w:color="auto"/>
            <w:bottom w:val="none" w:sz="0" w:space="0" w:color="auto"/>
            <w:right w:val="none" w:sz="0" w:space="0" w:color="auto"/>
          </w:divBdr>
        </w:div>
        <w:div w:id="844586755">
          <w:marLeft w:val="640"/>
          <w:marRight w:val="0"/>
          <w:marTop w:val="0"/>
          <w:marBottom w:val="0"/>
          <w:divBdr>
            <w:top w:val="none" w:sz="0" w:space="0" w:color="auto"/>
            <w:left w:val="none" w:sz="0" w:space="0" w:color="auto"/>
            <w:bottom w:val="none" w:sz="0" w:space="0" w:color="auto"/>
            <w:right w:val="none" w:sz="0" w:space="0" w:color="auto"/>
          </w:divBdr>
        </w:div>
      </w:divsChild>
    </w:div>
    <w:div w:id="1966695045">
      <w:bodyDiv w:val="1"/>
      <w:marLeft w:val="0"/>
      <w:marRight w:val="0"/>
      <w:marTop w:val="0"/>
      <w:marBottom w:val="0"/>
      <w:divBdr>
        <w:top w:val="none" w:sz="0" w:space="0" w:color="auto"/>
        <w:left w:val="none" w:sz="0" w:space="0" w:color="auto"/>
        <w:bottom w:val="none" w:sz="0" w:space="0" w:color="auto"/>
        <w:right w:val="none" w:sz="0" w:space="0" w:color="auto"/>
      </w:divBdr>
      <w:divsChild>
        <w:div w:id="898200961">
          <w:marLeft w:val="640"/>
          <w:marRight w:val="0"/>
          <w:marTop w:val="0"/>
          <w:marBottom w:val="0"/>
          <w:divBdr>
            <w:top w:val="none" w:sz="0" w:space="0" w:color="auto"/>
            <w:left w:val="none" w:sz="0" w:space="0" w:color="auto"/>
            <w:bottom w:val="none" w:sz="0" w:space="0" w:color="auto"/>
            <w:right w:val="none" w:sz="0" w:space="0" w:color="auto"/>
          </w:divBdr>
        </w:div>
        <w:div w:id="1216159100">
          <w:marLeft w:val="640"/>
          <w:marRight w:val="0"/>
          <w:marTop w:val="0"/>
          <w:marBottom w:val="0"/>
          <w:divBdr>
            <w:top w:val="none" w:sz="0" w:space="0" w:color="auto"/>
            <w:left w:val="none" w:sz="0" w:space="0" w:color="auto"/>
            <w:bottom w:val="none" w:sz="0" w:space="0" w:color="auto"/>
            <w:right w:val="none" w:sz="0" w:space="0" w:color="auto"/>
          </w:divBdr>
        </w:div>
        <w:div w:id="200095933">
          <w:marLeft w:val="640"/>
          <w:marRight w:val="0"/>
          <w:marTop w:val="0"/>
          <w:marBottom w:val="0"/>
          <w:divBdr>
            <w:top w:val="none" w:sz="0" w:space="0" w:color="auto"/>
            <w:left w:val="none" w:sz="0" w:space="0" w:color="auto"/>
            <w:bottom w:val="none" w:sz="0" w:space="0" w:color="auto"/>
            <w:right w:val="none" w:sz="0" w:space="0" w:color="auto"/>
          </w:divBdr>
        </w:div>
        <w:div w:id="1985692492">
          <w:marLeft w:val="640"/>
          <w:marRight w:val="0"/>
          <w:marTop w:val="0"/>
          <w:marBottom w:val="0"/>
          <w:divBdr>
            <w:top w:val="none" w:sz="0" w:space="0" w:color="auto"/>
            <w:left w:val="none" w:sz="0" w:space="0" w:color="auto"/>
            <w:bottom w:val="none" w:sz="0" w:space="0" w:color="auto"/>
            <w:right w:val="none" w:sz="0" w:space="0" w:color="auto"/>
          </w:divBdr>
        </w:div>
        <w:div w:id="1730155060">
          <w:marLeft w:val="640"/>
          <w:marRight w:val="0"/>
          <w:marTop w:val="0"/>
          <w:marBottom w:val="0"/>
          <w:divBdr>
            <w:top w:val="none" w:sz="0" w:space="0" w:color="auto"/>
            <w:left w:val="none" w:sz="0" w:space="0" w:color="auto"/>
            <w:bottom w:val="none" w:sz="0" w:space="0" w:color="auto"/>
            <w:right w:val="none" w:sz="0" w:space="0" w:color="auto"/>
          </w:divBdr>
        </w:div>
        <w:div w:id="2074967563">
          <w:marLeft w:val="640"/>
          <w:marRight w:val="0"/>
          <w:marTop w:val="0"/>
          <w:marBottom w:val="0"/>
          <w:divBdr>
            <w:top w:val="none" w:sz="0" w:space="0" w:color="auto"/>
            <w:left w:val="none" w:sz="0" w:space="0" w:color="auto"/>
            <w:bottom w:val="none" w:sz="0" w:space="0" w:color="auto"/>
            <w:right w:val="none" w:sz="0" w:space="0" w:color="auto"/>
          </w:divBdr>
        </w:div>
        <w:div w:id="1932811248">
          <w:marLeft w:val="640"/>
          <w:marRight w:val="0"/>
          <w:marTop w:val="0"/>
          <w:marBottom w:val="0"/>
          <w:divBdr>
            <w:top w:val="none" w:sz="0" w:space="0" w:color="auto"/>
            <w:left w:val="none" w:sz="0" w:space="0" w:color="auto"/>
            <w:bottom w:val="none" w:sz="0" w:space="0" w:color="auto"/>
            <w:right w:val="none" w:sz="0" w:space="0" w:color="auto"/>
          </w:divBdr>
        </w:div>
        <w:div w:id="983511402">
          <w:marLeft w:val="640"/>
          <w:marRight w:val="0"/>
          <w:marTop w:val="0"/>
          <w:marBottom w:val="0"/>
          <w:divBdr>
            <w:top w:val="none" w:sz="0" w:space="0" w:color="auto"/>
            <w:left w:val="none" w:sz="0" w:space="0" w:color="auto"/>
            <w:bottom w:val="none" w:sz="0" w:space="0" w:color="auto"/>
            <w:right w:val="none" w:sz="0" w:space="0" w:color="auto"/>
          </w:divBdr>
        </w:div>
        <w:div w:id="900752631">
          <w:marLeft w:val="640"/>
          <w:marRight w:val="0"/>
          <w:marTop w:val="0"/>
          <w:marBottom w:val="0"/>
          <w:divBdr>
            <w:top w:val="none" w:sz="0" w:space="0" w:color="auto"/>
            <w:left w:val="none" w:sz="0" w:space="0" w:color="auto"/>
            <w:bottom w:val="none" w:sz="0" w:space="0" w:color="auto"/>
            <w:right w:val="none" w:sz="0" w:space="0" w:color="auto"/>
          </w:divBdr>
        </w:div>
        <w:div w:id="1427926087">
          <w:marLeft w:val="640"/>
          <w:marRight w:val="0"/>
          <w:marTop w:val="0"/>
          <w:marBottom w:val="0"/>
          <w:divBdr>
            <w:top w:val="none" w:sz="0" w:space="0" w:color="auto"/>
            <w:left w:val="none" w:sz="0" w:space="0" w:color="auto"/>
            <w:bottom w:val="none" w:sz="0" w:space="0" w:color="auto"/>
            <w:right w:val="none" w:sz="0" w:space="0" w:color="auto"/>
          </w:divBdr>
        </w:div>
        <w:div w:id="631331814">
          <w:marLeft w:val="640"/>
          <w:marRight w:val="0"/>
          <w:marTop w:val="0"/>
          <w:marBottom w:val="0"/>
          <w:divBdr>
            <w:top w:val="none" w:sz="0" w:space="0" w:color="auto"/>
            <w:left w:val="none" w:sz="0" w:space="0" w:color="auto"/>
            <w:bottom w:val="none" w:sz="0" w:space="0" w:color="auto"/>
            <w:right w:val="none" w:sz="0" w:space="0" w:color="auto"/>
          </w:divBdr>
        </w:div>
        <w:div w:id="1561287357">
          <w:marLeft w:val="640"/>
          <w:marRight w:val="0"/>
          <w:marTop w:val="0"/>
          <w:marBottom w:val="0"/>
          <w:divBdr>
            <w:top w:val="none" w:sz="0" w:space="0" w:color="auto"/>
            <w:left w:val="none" w:sz="0" w:space="0" w:color="auto"/>
            <w:bottom w:val="none" w:sz="0" w:space="0" w:color="auto"/>
            <w:right w:val="none" w:sz="0" w:space="0" w:color="auto"/>
          </w:divBdr>
        </w:div>
        <w:div w:id="1202396627">
          <w:marLeft w:val="640"/>
          <w:marRight w:val="0"/>
          <w:marTop w:val="0"/>
          <w:marBottom w:val="0"/>
          <w:divBdr>
            <w:top w:val="none" w:sz="0" w:space="0" w:color="auto"/>
            <w:left w:val="none" w:sz="0" w:space="0" w:color="auto"/>
            <w:bottom w:val="none" w:sz="0" w:space="0" w:color="auto"/>
            <w:right w:val="none" w:sz="0" w:space="0" w:color="auto"/>
          </w:divBdr>
        </w:div>
        <w:div w:id="1210069587">
          <w:marLeft w:val="640"/>
          <w:marRight w:val="0"/>
          <w:marTop w:val="0"/>
          <w:marBottom w:val="0"/>
          <w:divBdr>
            <w:top w:val="none" w:sz="0" w:space="0" w:color="auto"/>
            <w:left w:val="none" w:sz="0" w:space="0" w:color="auto"/>
            <w:bottom w:val="none" w:sz="0" w:space="0" w:color="auto"/>
            <w:right w:val="none" w:sz="0" w:space="0" w:color="auto"/>
          </w:divBdr>
        </w:div>
        <w:div w:id="900553643">
          <w:marLeft w:val="640"/>
          <w:marRight w:val="0"/>
          <w:marTop w:val="0"/>
          <w:marBottom w:val="0"/>
          <w:divBdr>
            <w:top w:val="none" w:sz="0" w:space="0" w:color="auto"/>
            <w:left w:val="none" w:sz="0" w:space="0" w:color="auto"/>
            <w:bottom w:val="none" w:sz="0" w:space="0" w:color="auto"/>
            <w:right w:val="none" w:sz="0" w:space="0" w:color="auto"/>
          </w:divBdr>
        </w:div>
        <w:div w:id="1277831918">
          <w:marLeft w:val="640"/>
          <w:marRight w:val="0"/>
          <w:marTop w:val="0"/>
          <w:marBottom w:val="0"/>
          <w:divBdr>
            <w:top w:val="none" w:sz="0" w:space="0" w:color="auto"/>
            <w:left w:val="none" w:sz="0" w:space="0" w:color="auto"/>
            <w:bottom w:val="none" w:sz="0" w:space="0" w:color="auto"/>
            <w:right w:val="none" w:sz="0" w:space="0" w:color="auto"/>
          </w:divBdr>
        </w:div>
        <w:div w:id="944191714">
          <w:marLeft w:val="640"/>
          <w:marRight w:val="0"/>
          <w:marTop w:val="0"/>
          <w:marBottom w:val="0"/>
          <w:divBdr>
            <w:top w:val="none" w:sz="0" w:space="0" w:color="auto"/>
            <w:left w:val="none" w:sz="0" w:space="0" w:color="auto"/>
            <w:bottom w:val="none" w:sz="0" w:space="0" w:color="auto"/>
            <w:right w:val="none" w:sz="0" w:space="0" w:color="auto"/>
          </w:divBdr>
        </w:div>
        <w:div w:id="1977442985">
          <w:marLeft w:val="640"/>
          <w:marRight w:val="0"/>
          <w:marTop w:val="0"/>
          <w:marBottom w:val="0"/>
          <w:divBdr>
            <w:top w:val="none" w:sz="0" w:space="0" w:color="auto"/>
            <w:left w:val="none" w:sz="0" w:space="0" w:color="auto"/>
            <w:bottom w:val="none" w:sz="0" w:space="0" w:color="auto"/>
            <w:right w:val="none" w:sz="0" w:space="0" w:color="auto"/>
          </w:divBdr>
        </w:div>
      </w:divsChild>
    </w:div>
    <w:div w:id="1983391414">
      <w:bodyDiv w:val="1"/>
      <w:marLeft w:val="0"/>
      <w:marRight w:val="0"/>
      <w:marTop w:val="0"/>
      <w:marBottom w:val="0"/>
      <w:divBdr>
        <w:top w:val="none" w:sz="0" w:space="0" w:color="auto"/>
        <w:left w:val="none" w:sz="0" w:space="0" w:color="auto"/>
        <w:bottom w:val="none" w:sz="0" w:space="0" w:color="auto"/>
        <w:right w:val="none" w:sz="0" w:space="0" w:color="auto"/>
      </w:divBdr>
      <w:divsChild>
        <w:div w:id="976184732">
          <w:marLeft w:val="640"/>
          <w:marRight w:val="0"/>
          <w:marTop w:val="0"/>
          <w:marBottom w:val="0"/>
          <w:divBdr>
            <w:top w:val="none" w:sz="0" w:space="0" w:color="auto"/>
            <w:left w:val="none" w:sz="0" w:space="0" w:color="auto"/>
            <w:bottom w:val="none" w:sz="0" w:space="0" w:color="auto"/>
            <w:right w:val="none" w:sz="0" w:space="0" w:color="auto"/>
          </w:divBdr>
        </w:div>
        <w:div w:id="774515874">
          <w:marLeft w:val="640"/>
          <w:marRight w:val="0"/>
          <w:marTop w:val="0"/>
          <w:marBottom w:val="0"/>
          <w:divBdr>
            <w:top w:val="none" w:sz="0" w:space="0" w:color="auto"/>
            <w:left w:val="none" w:sz="0" w:space="0" w:color="auto"/>
            <w:bottom w:val="none" w:sz="0" w:space="0" w:color="auto"/>
            <w:right w:val="none" w:sz="0" w:space="0" w:color="auto"/>
          </w:divBdr>
        </w:div>
        <w:div w:id="1523399992">
          <w:marLeft w:val="640"/>
          <w:marRight w:val="0"/>
          <w:marTop w:val="0"/>
          <w:marBottom w:val="0"/>
          <w:divBdr>
            <w:top w:val="none" w:sz="0" w:space="0" w:color="auto"/>
            <w:left w:val="none" w:sz="0" w:space="0" w:color="auto"/>
            <w:bottom w:val="none" w:sz="0" w:space="0" w:color="auto"/>
            <w:right w:val="none" w:sz="0" w:space="0" w:color="auto"/>
          </w:divBdr>
        </w:div>
        <w:div w:id="903414184">
          <w:marLeft w:val="640"/>
          <w:marRight w:val="0"/>
          <w:marTop w:val="0"/>
          <w:marBottom w:val="0"/>
          <w:divBdr>
            <w:top w:val="none" w:sz="0" w:space="0" w:color="auto"/>
            <w:left w:val="none" w:sz="0" w:space="0" w:color="auto"/>
            <w:bottom w:val="none" w:sz="0" w:space="0" w:color="auto"/>
            <w:right w:val="none" w:sz="0" w:space="0" w:color="auto"/>
          </w:divBdr>
        </w:div>
        <w:div w:id="540829853">
          <w:marLeft w:val="640"/>
          <w:marRight w:val="0"/>
          <w:marTop w:val="0"/>
          <w:marBottom w:val="0"/>
          <w:divBdr>
            <w:top w:val="none" w:sz="0" w:space="0" w:color="auto"/>
            <w:left w:val="none" w:sz="0" w:space="0" w:color="auto"/>
            <w:bottom w:val="none" w:sz="0" w:space="0" w:color="auto"/>
            <w:right w:val="none" w:sz="0" w:space="0" w:color="auto"/>
          </w:divBdr>
        </w:div>
        <w:div w:id="1820416330">
          <w:marLeft w:val="640"/>
          <w:marRight w:val="0"/>
          <w:marTop w:val="0"/>
          <w:marBottom w:val="0"/>
          <w:divBdr>
            <w:top w:val="none" w:sz="0" w:space="0" w:color="auto"/>
            <w:left w:val="none" w:sz="0" w:space="0" w:color="auto"/>
            <w:bottom w:val="none" w:sz="0" w:space="0" w:color="auto"/>
            <w:right w:val="none" w:sz="0" w:space="0" w:color="auto"/>
          </w:divBdr>
        </w:div>
        <w:div w:id="384138335">
          <w:marLeft w:val="640"/>
          <w:marRight w:val="0"/>
          <w:marTop w:val="0"/>
          <w:marBottom w:val="0"/>
          <w:divBdr>
            <w:top w:val="none" w:sz="0" w:space="0" w:color="auto"/>
            <w:left w:val="none" w:sz="0" w:space="0" w:color="auto"/>
            <w:bottom w:val="none" w:sz="0" w:space="0" w:color="auto"/>
            <w:right w:val="none" w:sz="0" w:space="0" w:color="auto"/>
          </w:divBdr>
        </w:div>
        <w:div w:id="1626305578">
          <w:marLeft w:val="640"/>
          <w:marRight w:val="0"/>
          <w:marTop w:val="0"/>
          <w:marBottom w:val="0"/>
          <w:divBdr>
            <w:top w:val="none" w:sz="0" w:space="0" w:color="auto"/>
            <w:left w:val="none" w:sz="0" w:space="0" w:color="auto"/>
            <w:bottom w:val="none" w:sz="0" w:space="0" w:color="auto"/>
            <w:right w:val="none" w:sz="0" w:space="0" w:color="auto"/>
          </w:divBdr>
        </w:div>
        <w:div w:id="1507014699">
          <w:marLeft w:val="640"/>
          <w:marRight w:val="0"/>
          <w:marTop w:val="0"/>
          <w:marBottom w:val="0"/>
          <w:divBdr>
            <w:top w:val="none" w:sz="0" w:space="0" w:color="auto"/>
            <w:left w:val="none" w:sz="0" w:space="0" w:color="auto"/>
            <w:bottom w:val="none" w:sz="0" w:space="0" w:color="auto"/>
            <w:right w:val="none" w:sz="0" w:space="0" w:color="auto"/>
          </w:divBdr>
        </w:div>
        <w:div w:id="1576740047">
          <w:marLeft w:val="640"/>
          <w:marRight w:val="0"/>
          <w:marTop w:val="0"/>
          <w:marBottom w:val="0"/>
          <w:divBdr>
            <w:top w:val="none" w:sz="0" w:space="0" w:color="auto"/>
            <w:left w:val="none" w:sz="0" w:space="0" w:color="auto"/>
            <w:bottom w:val="none" w:sz="0" w:space="0" w:color="auto"/>
            <w:right w:val="none" w:sz="0" w:space="0" w:color="auto"/>
          </w:divBdr>
        </w:div>
        <w:div w:id="1391271261">
          <w:marLeft w:val="640"/>
          <w:marRight w:val="0"/>
          <w:marTop w:val="0"/>
          <w:marBottom w:val="0"/>
          <w:divBdr>
            <w:top w:val="none" w:sz="0" w:space="0" w:color="auto"/>
            <w:left w:val="none" w:sz="0" w:space="0" w:color="auto"/>
            <w:bottom w:val="none" w:sz="0" w:space="0" w:color="auto"/>
            <w:right w:val="none" w:sz="0" w:space="0" w:color="auto"/>
          </w:divBdr>
        </w:div>
        <w:div w:id="1774742923">
          <w:marLeft w:val="640"/>
          <w:marRight w:val="0"/>
          <w:marTop w:val="0"/>
          <w:marBottom w:val="0"/>
          <w:divBdr>
            <w:top w:val="none" w:sz="0" w:space="0" w:color="auto"/>
            <w:left w:val="none" w:sz="0" w:space="0" w:color="auto"/>
            <w:bottom w:val="none" w:sz="0" w:space="0" w:color="auto"/>
            <w:right w:val="none" w:sz="0" w:space="0" w:color="auto"/>
          </w:divBdr>
        </w:div>
        <w:div w:id="239143748">
          <w:marLeft w:val="640"/>
          <w:marRight w:val="0"/>
          <w:marTop w:val="0"/>
          <w:marBottom w:val="0"/>
          <w:divBdr>
            <w:top w:val="none" w:sz="0" w:space="0" w:color="auto"/>
            <w:left w:val="none" w:sz="0" w:space="0" w:color="auto"/>
            <w:bottom w:val="none" w:sz="0" w:space="0" w:color="auto"/>
            <w:right w:val="none" w:sz="0" w:space="0" w:color="auto"/>
          </w:divBdr>
        </w:div>
        <w:div w:id="440955508">
          <w:marLeft w:val="640"/>
          <w:marRight w:val="0"/>
          <w:marTop w:val="0"/>
          <w:marBottom w:val="0"/>
          <w:divBdr>
            <w:top w:val="none" w:sz="0" w:space="0" w:color="auto"/>
            <w:left w:val="none" w:sz="0" w:space="0" w:color="auto"/>
            <w:bottom w:val="none" w:sz="0" w:space="0" w:color="auto"/>
            <w:right w:val="none" w:sz="0" w:space="0" w:color="auto"/>
          </w:divBdr>
        </w:div>
        <w:div w:id="486632530">
          <w:marLeft w:val="640"/>
          <w:marRight w:val="0"/>
          <w:marTop w:val="0"/>
          <w:marBottom w:val="0"/>
          <w:divBdr>
            <w:top w:val="none" w:sz="0" w:space="0" w:color="auto"/>
            <w:left w:val="none" w:sz="0" w:space="0" w:color="auto"/>
            <w:bottom w:val="none" w:sz="0" w:space="0" w:color="auto"/>
            <w:right w:val="none" w:sz="0" w:space="0" w:color="auto"/>
          </w:divBdr>
        </w:div>
        <w:div w:id="658075261">
          <w:marLeft w:val="640"/>
          <w:marRight w:val="0"/>
          <w:marTop w:val="0"/>
          <w:marBottom w:val="0"/>
          <w:divBdr>
            <w:top w:val="none" w:sz="0" w:space="0" w:color="auto"/>
            <w:left w:val="none" w:sz="0" w:space="0" w:color="auto"/>
            <w:bottom w:val="none" w:sz="0" w:space="0" w:color="auto"/>
            <w:right w:val="none" w:sz="0" w:space="0" w:color="auto"/>
          </w:divBdr>
        </w:div>
        <w:div w:id="1467744546">
          <w:marLeft w:val="640"/>
          <w:marRight w:val="0"/>
          <w:marTop w:val="0"/>
          <w:marBottom w:val="0"/>
          <w:divBdr>
            <w:top w:val="none" w:sz="0" w:space="0" w:color="auto"/>
            <w:left w:val="none" w:sz="0" w:space="0" w:color="auto"/>
            <w:bottom w:val="none" w:sz="0" w:space="0" w:color="auto"/>
            <w:right w:val="none" w:sz="0" w:space="0" w:color="auto"/>
          </w:divBdr>
        </w:div>
        <w:div w:id="696925220">
          <w:marLeft w:val="640"/>
          <w:marRight w:val="0"/>
          <w:marTop w:val="0"/>
          <w:marBottom w:val="0"/>
          <w:divBdr>
            <w:top w:val="none" w:sz="0" w:space="0" w:color="auto"/>
            <w:left w:val="none" w:sz="0" w:space="0" w:color="auto"/>
            <w:bottom w:val="none" w:sz="0" w:space="0" w:color="auto"/>
            <w:right w:val="none" w:sz="0" w:space="0" w:color="auto"/>
          </w:divBdr>
        </w:div>
      </w:divsChild>
    </w:div>
    <w:div w:id="1990203258">
      <w:bodyDiv w:val="1"/>
      <w:marLeft w:val="0"/>
      <w:marRight w:val="0"/>
      <w:marTop w:val="0"/>
      <w:marBottom w:val="0"/>
      <w:divBdr>
        <w:top w:val="none" w:sz="0" w:space="0" w:color="auto"/>
        <w:left w:val="none" w:sz="0" w:space="0" w:color="auto"/>
        <w:bottom w:val="none" w:sz="0" w:space="0" w:color="auto"/>
        <w:right w:val="none" w:sz="0" w:space="0" w:color="auto"/>
      </w:divBdr>
      <w:divsChild>
        <w:div w:id="1864856802">
          <w:marLeft w:val="640"/>
          <w:marRight w:val="0"/>
          <w:marTop w:val="0"/>
          <w:marBottom w:val="0"/>
          <w:divBdr>
            <w:top w:val="none" w:sz="0" w:space="0" w:color="auto"/>
            <w:left w:val="none" w:sz="0" w:space="0" w:color="auto"/>
            <w:bottom w:val="none" w:sz="0" w:space="0" w:color="auto"/>
            <w:right w:val="none" w:sz="0" w:space="0" w:color="auto"/>
          </w:divBdr>
        </w:div>
        <w:div w:id="159081684">
          <w:marLeft w:val="640"/>
          <w:marRight w:val="0"/>
          <w:marTop w:val="0"/>
          <w:marBottom w:val="0"/>
          <w:divBdr>
            <w:top w:val="none" w:sz="0" w:space="0" w:color="auto"/>
            <w:left w:val="none" w:sz="0" w:space="0" w:color="auto"/>
            <w:bottom w:val="none" w:sz="0" w:space="0" w:color="auto"/>
            <w:right w:val="none" w:sz="0" w:space="0" w:color="auto"/>
          </w:divBdr>
        </w:div>
        <w:div w:id="2093090064">
          <w:marLeft w:val="640"/>
          <w:marRight w:val="0"/>
          <w:marTop w:val="0"/>
          <w:marBottom w:val="0"/>
          <w:divBdr>
            <w:top w:val="none" w:sz="0" w:space="0" w:color="auto"/>
            <w:left w:val="none" w:sz="0" w:space="0" w:color="auto"/>
            <w:bottom w:val="none" w:sz="0" w:space="0" w:color="auto"/>
            <w:right w:val="none" w:sz="0" w:space="0" w:color="auto"/>
          </w:divBdr>
        </w:div>
        <w:div w:id="705637201">
          <w:marLeft w:val="640"/>
          <w:marRight w:val="0"/>
          <w:marTop w:val="0"/>
          <w:marBottom w:val="0"/>
          <w:divBdr>
            <w:top w:val="none" w:sz="0" w:space="0" w:color="auto"/>
            <w:left w:val="none" w:sz="0" w:space="0" w:color="auto"/>
            <w:bottom w:val="none" w:sz="0" w:space="0" w:color="auto"/>
            <w:right w:val="none" w:sz="0" w:space="0" w:color="auto"/>
          </w:divBdr>
        </w:div>
        <w:div w:id="345131487">
          <w:marLeft w:val="640"/>
          <w:marRight w:val="0"/>
          <w:marTop w:val="0"/>
          <w:marBottom w:val="0"/>
          <w:divBdr>
            <w:top w:val="none" w:sz="0" w:space="0" w:color="auto"/>
            <w:left w:val="none" w:sz="0" w:space="0" w:color="auto"/>
            <w:bottom w:val="none" w:sz="0" w:space="0" w:color="auto"/>
            <w:right w:val="none" w:sz="0" w:space="0" w:color="auto"/>
          </w:divBdr>
        </w:div>
        <w:div w:id="1931812838">
          <w:marLeft w:val="640"/>
          <w:marRight w:val="0"/>
          <w:marTop w:val="0"/>
          <w:marBottom w:val="0"/>
          <w:divBdr>
            <w:top w:val="none" w:sz="0" w:space="0" w:color="auto"/>
            <w:left w:val="none" w:sz="0" w:space="0" w:color="auto"/>
            <w:bottom w:val="none" w:sz="0" w:space="0" w:color="auto"/>
            <w:right w:val="none" w:sz="0" w:space="0" w:color="auto"/>
          </w:divBdr>
        </w:div>
        <w:div w:id="1991909692">
          <w:marLeft w:val="640"/>
          <w:marRight w:val="0"/>
          <w:marTop w:val="0"/>
          <w:marBottom w:val="0"/>
          <w:divBdr>
            <w:top w:val="none" w:sz="0" w:space="0" w:color="auto"/>
            <w:left w:val="none" w:sz="0" w:space="0" w:color="auto"/>
            <w:bottom w:val="none" w:sz="0" w:space="0" w:color="auto"/>
            <w:right w:val="none" w:sz="0" w:space="0" w:color="auto"/>
          </w:divBdr>
        </w:div>
        <w:div w:id="1089548850">
          <w:marLeft w:val="640"/>
          <w:marRight w:val="0"/>
          <w:marTop w:val="0"/>
          <w:marBottom w:val="0"/>
          <w:divBdr>
            <w:top w:val="none" w:sz="0" w:space="0" w:color="auto"/>
            <w:left w:val="none" w:sz="0" w:space="0" w:color="auto"/>
            <w:bottom w:val="none" w:sz="0" w:space="0" w:color="auto"/>
            <w:right w:val="none" w:sz="0" w:space="0" w:color="auto"/>
          </w:divBdr>
        </w:div>
        <w:div w:id="1549145650">
          <w:marLeft w:val="640"/>
          <w:marRight w:val="0"/>
          <w:marTop w:val="0"/>
          <w:marBottom w:val="0"/>
          <w:divBdr>
            <w:top w:val="none" w:sz="0" w:space="0" w:color="auto"/>
            <w:left w:val="none" w:sz="0" w:space="0" w:color="auto"/>
            <w:bottom w:val="none" w:sz="0" w:space="0" w:color="auto"/>
            <w:right w:val="none" w:sz="0" w:space="0" w:color="auto"/>
          </w:divBdr>
        </w:div>
        <w:div w:id="605426418">
          <w:marLeft w:val="640"/>
          <w:marRight w:val="0"/>
          <w:marTop w:val="0"/>
          <w:marBottom w:val="0"/>
          <w:divBdr>
            <w:top w:val="none" w:sz="0" w:space="0" w:color="auto"/>
            <w:left w:val="none" w:sz="0" w:space="0" w:color="auto"/>
            <w:bottom w:val="none" w:sz="0" w:space="0" w:color="auto"/>
            <w:right w:val="none" w:sz="0" w:space="0" w:color="auto"/>
          </w:divBdr>
        </w:div>
        <w:div w:id="1760785021">
          <w:marLeft w:val="640"/>
          <w:marRight w:val="0"/>
          <w:marTop w:val="0"/>
          <w:marBottom w:val="0"/>
          <w:divBdr>
            <w:top w:val="none" w:sz="0" w:space="0" w:color="auto"/>
            <w:left w:val="none" w:sz="0" w:space="0" w:color="auto"/>
            <w:bottom w:val="none" w:sz="0" w:space="0" w:color="auto"/>
            <w:right w:val="none" w:sz="0" w:space="0" w:color="auto"/>
          </w:divBdr>
        </w:div>
        <w:div w:id="1453288207">
          <w:marLeft w:val="640"/>
          <w:marRight w:val="0"/>
          <w:marTop w:val="0"/>
          <w:marBottom w:val="0"/>
          <w:divBdr>
            <w:top w:val="none" w:sz="0" w:space="0" w:color="auto"/>
            <w:left w:val="none" w:sz="0" w:space="0" w:color="auto"/>
            <w:bottom w:val="none" w:sz="0" w:space="0" w:color="auto"/>
            <w:right w:val="none" w:sz="0" w:space="0" w:color="auto"/>
          </w:divBdr>
        </w:div>
        <w:div w:id="1157914459">
          <w:marLeft w:val="640"/>
          <w:marRight w:val="0"/>
          <w:marTop w:val="0"/>
          <w:marBottom w:val="0"/>
          <w:divBdr>
            <w:top w:val="none" w:sz="0" w:space="0" w:color="auto"/>
            <w:left w:val="none" w:sz="0" w:space="0" w:color="auto"/>
            <w:bottom w:val="none" w:sz="0" w:space="0" w:color="auto"/>
            <w:right w:val="none" w:sz="0" w:space="0" w:color="auto"/>
          </w:divBdr>
        </w:div>
        <w:div w:id="1775251451">
          <w:marLeft w:val="640"/>
          <w:marRight w:val="0"/>
          <w:marTop w:val="0"/>
          <w:marBottom w:val="0"/>
          <w:divBdr>
            <w:top w:val="none" w:sz="0" w:space="0" w:color="auto"/>
            <w:left w:val="none" w:sz="0" w:space="0" w:color="auto"/>
            <w:bottom w:val="none" w:sz="0" w:space="0" w:color="auto"/>
            <w:right w:val="none" w:sz="0" w:space="0" w:color="auto"/>
          </w:divBdr>
        </w:div>
        <w:div w:id="1478886186">
          <w:marLeft w:val="640"/>
          <w:marRight w:val="0"/>
          <w:marTop w:val="0"/>
          <w:marBottom w:val="0"/>
          <w:divBdr>
            <w:top w:val="none" w:sz="0" w:space="0" w:color="auto"/>
            <w:left w:val="none" w:sz="0" w:space="0" w:color="auto"/>
            <w:bottom w:val="none" w:sz="0" w:space="0" w:color="auto"/>
            <w:right w:val="none" w:sz="0" w:space="0" w:color="auto"/>
          </w:divBdr>
        </w:div>
        <w:div w:id="1658802004">
          <w:marLeft w:val="640"/>
          <w:marRight w:val="0"/>
          <w:marTop w:val="0"/>
          <w:marBottom w:val="0"/>
          <w:divBdr>
            <w:top w:val="none" w:sz="0" w:space="0" w:color="auto"/>
            <w:left w:val="none" w:sz="0" w:space="0" w:color="auto"/>
            <w:bottom w:val="none" w:sz="0" w:space="0" w:color="auto"/>
            <w:right w:val="none" w:sz="0" w:space="0" w:color="auto"/>
          </w:divBdr>
        </w:div>
        <w:div w:id="1527480095">
          <w:marLeft w:val="640"/>
          <w:marRight w:val="0"/>
          <w:marTop w:val="0"/>
          <w:marBottom w:val="0"/>
          <w:divBdr>
            <w:top w:val="none" w:sz="0" w:space="0" w:color="auto"/>
            <w:left w:val="none" w:sz="0" w:space="0" w:color="auto"/>
            <w:bottom w:val="none" w:sz="0" w:space="0" w:color="auto"/>
            <w:right w:val="none" w:sz="0" w:space="0" w:color="auto"/>
          </w:divBdr>
        </w:div>
        <w:div w:id="562064567">
          <w:marLeft w:val="640"/>
          <w:marRight w:val="0"/>
          <w:marTop w:val="0"/>
          <w:marBottom w:val="0"/>
          <w:divBdr>
            <w:top w:val="none" w:sz="0" w:space="0" w:color="auto"/>
            <w:left w:val="none" w:sz="0" w:space="0" w:color="auto"/>
            <w:bottom w:val="none" w:sz="0" w:space="0" w:color="auto"/>
            <w:right w:val="none" w:sz="0" w:space="0" w:color="auto"/>
          </w:divBdr>
        </w:div>
      </w:divsChild>
    </w:div>
    <w:div w:id="1996642832">
      <w:bodyDiv w:val="1"/>
      <w:marLeft w:val="0"/>
      <w:marRight w:val="0"/>
      <w:marTop w:val="0"/>
      <w:marBottom w:val="0"/>
      <w:divBdr>
        <w:top w:val="none" w:sz="0" w:space="0" w:color="auto"/>
        <w:left w:val="none" w:sz="0" w:space="0" w:color="auto"/>
        <w:bottom w:val="none" w:sz="0" w:space="0" w:color="auto"/>
        <w:right w:val="none" w:sz="0" w:space="0" w:color="auto"/>
      </w:divBdr>
      <w:divsChild>
        <w:div w:id="1388797293">
          <w:marLeft w:val="640"/>
          <w:marRight w:val="0"/>
          <w:marTop w:val="0"/>
          <w:marBottom w:val="0"/>
          <w:divBdr>
            <w:top w:val="none" w:sz="0" w:space="0" w:color="auto"/>
            <w:left w:val="none" w:sz="0" w:space="0" w:color="auto"/>
            <w:bottom w:val="none" w:sz="0" w:space="0" w:color="auto"/>
            <w:right w:val="none" w:sz="0" w:space="0" w:color="auto"/>
          </w:divBdr>
        </w:div>
        <w:div w:id="975839178">
          <w:marLeft w:val="640"/>
          <w:marRight w:val="0"/>
          <w:marTop w:val="0"/>
          <w:marBottom w:val="0"/>
          <w:divBdr>
            <w:top w:val="none" w:sz="0" w:space="0" w:color="auto"/>
            <w:left w:val="none" w:sz="0" w:space="0" w:color="auto"/>
            <w:bottom w:val="none" w:sz="0" w:space="0" w:color="auto"/>
            <w:right w:val="none" w:sz="0" w:space="0" w:color="auto"/>
          </w:divBdr>
        </w:div>
        <w:div w:id="307830129">
          <w:marLeft w:val="640"/>
          <w:marRight w:val="0"/>
          <w:marTop w:val="0"/>
          <w:marBottom w:val="0"/>
          <w:divBdr>
            <w:top w:val="none" w:sz="0" w:space="0" w:color="auto"/>
            <w:left w:val="none" w:sz="0" w:space="0" w:color="auto"/>
            <w:bottom w:val="none" w:sz="0" w:space="0" w:color="auto"/>
            <w:right w:val="none" w:sz="0" w:space="0" w:color="auto"/>
          </w:divBdr>
        </w:div>
        <w:div w:id="197741811">
          <w:marLeft w:val="640"/>
          <w:marRight w:val="0"/>
          <w:marTop w:val="0"/>
          <w:marBottom w:val="0"/>
          <w:divBdr>
            <w:top w:val="none" w:sz="0" w:space="0" w:color="auto"/>
            <w:left w:val="none" w:sz="0" w:space="0" w:color="auto"/>
            <w:bottom w:val="none" w:sz="0" w:space="0" w:color="auto"/>
            <w:right w:val="none" w:sz="0" w:space="0" w:color="auto"/>
          </w:divBdr>
        </w:div>
        <w:div w:id="711003570">
          <w:marLeft w:val="640"/>
          <w:marRight w:val="0"/>
          <w:marTop w:val="0"/>
          <w:marBottom w:val="0"/>
          <w:divBdr>
            <w:top w:val="none" w:sz="0" w:space="0" w:color="auto"/>
            <w:left w:val="none" w:sz="0" w:space="0" w:color="auto"/>
            <w:bottom w:val="none" w:sz="0" w:space="0" w:color="auto"/>
            <w:right w:val="none" w:sz="0" w:space="0" w:color="auto"/>
          </w:divBdr>
        </w:div>
        <w:div w:id="887882535">
          <w:marLeft w:val="640"/>
          <w:marRight w:val="0"/>
          <w:marTop w:val="0"/>
          <w:marBottom w:val="0"/>
          <w:divBdr>
            <w:top w:val="none" w:sz="0" w:space="0" w:color="auto"/>
            <w:left w:val="none" w:sz="0" w:space="0" w:color="auto"/>
            <w:bottom w:val="none" w:sz="0" w:space="0" w:color="auto"/>
            <w:right w:val="none" w:sz="0" w:space="0" w:color="auto"/>
          </w:divBdr>
        </w:div>
        <w:div w:id="499085374">
          <w:marLeft w:val="640"/>
          <w:marRight w:val="0"/>
          <w:marTop w:val="0"/>
          <w:marBottom w:val="0"/>
          <w:divBdr>
            <w:top w:val="none" w:sz="0" w:space="0" w:color="auto"/>
            <w:left w:val="none" w:sz="0" w:space="0" w:color="auto"/>
            <w:bottom w:val="none" w:sz="0" w:space="0" w:color="auto"/>
            <w:right w:val="none" w:sz="0" w:space="0" w:color="auto"/>
          </w:divBdr>
        </w:div>
        <w:div w:id="2057363">
          <w:marLeft w:val="640"/>
          <w:marRight w:val="0"/>
          <w:marTop w:val="0"/>
          <w:marBottom w:val="0"/>
          <w:divBdr>
            <w:top w:val="none" w:sz="0" w:space="0" w:color="auto"/>
            <w:left w:val="none" w:sz="0" w:space="0" w:color="auto"/>
            <w:bottom w:val="none" w:sz="0" w:space="0" w:color="auto"/>
            <w:right w:val="none" w:sz="0" w:space="0" w:color="auto"/>
          </w:divBdr>
        </w:div>
        <w:div w:id="426080268">
          <w:marLeft w:val="640"/>
          <w:marRight w:val="0"/>
          <w:marTop w:val="0"/>
          <w:marBottom w:val="0"/>
          <w:divBdr>
            <w:top w:val="none" w:sz="0" w:space="0" w:color="auto"/>
            <w:left w:val="none" w:sz="0" w:space="0" w:color="auto"/>
            <w:bottom w:val="none" w:sz="0" w:space="0" w:color="auto"/>
            <w:right w:val="none" w:sz="0" w:space="0" w:color="auto"/>
          </w:divBdr>
        </w:div>
        <w:div w:id="1568687267">
          <w:marLeft w:val="640"/>
          <w:marRight w:val="0"/>
          <w:marTop w:val="0"/>
          <w:marBottom w:val="0"/>
          <w:divBdr>
            <w:top w:val="none" w:sz="0" w:space="0" w:color="auto"/>
            <w:left w:val="none" w:sz="0" w:space="0" w:color="auto"/>
            <w:bottom w:val="none" w:sz="0" w:space="0" w:color="auto"/>
            <w:right w:val="none" w:sz="0" w:space="0" w:color="auto"/>
          </w:divBdr>
        </w:div>
        <w:div w:id="314187954">
          <w:marLeft w:val="640"/>
          <w:marRight w:val="0"/>
          <w:marTop w:val="0"/>
          <w:marBottom w:val="0"/>
          <w:divBdr>
            <w:top w:val="none" w:sz="0" w:space="0" w:color="auto"/>
            <w:left w:val="none" w:sz="0" w:space="0" w:color="auto"/>
            <w:bottom w:val="none" w:sz="0" w:space="0" w:color="auto"/>
            <w:right w:val="none" w:sz="0" w:space="0" w:color="auto"/>
          </w:divBdr>
        </w:div>
        <w:div w:id="1026567461">
          <w:marLeft w:val="640"/>
          <w:marRight w:val="0"/>
          <w:marTop w:val="0"/>
          <w:marBottom w:val="0"/>
          <w:divBdr>
            <w:top w:val="none" w:sz="0" w:space="0" w:color="auto"/>
            <w:left w:val="none" w:sz="0" w:space="0" w:color="auto"/>
            <w:bottom w:val="none" w:sz="0" w:space="0" w:color="auto"/>
            <w:right w:val="none" w:sz="0" w:space="0" w:color="auto"/>
          </w:divBdr>
        </w:div>
        <w:div w:id="192423188">
          <w:marLeft w:val="640"/>
          <w:marRight w:val="0"/>
          <w:marTop w:val="0"/>
          <w:marBottom w:val="0"/>
          <w:divBdr>
            <w:top w:val="none" w:sz="0" w:space="0" w:color="auto"/>
            <w:left w:val="none" w:sz="0" w:space="0" w:color="auto"/>
            <w:bottom w:val="none" w:sz="0" w:space="0" w:color="auto"/>
            <w:right w:val="none" w:sz="0" w:space="0" w:color="auto"/>
          </w:divBdr>
        </w:div>
        <w:div w:id="1070468731">
          <w:marLeft w:val="640"/>
          <w:marRight w:val="0"/>
          <w:marTop w:val="0"/>
          <w:marBottom w:val="0"/>
          <w:divBdr>
            <w:top w:val="none" w:sz="0" w:space="0" w:color="auto"/>
            <w:left w:val="none" w:sz="0" w:space="0" w:color="auto"/>
            <w:bottom w:val="none" w:sz="0" w:space="0" w:color="auto"/>
            <w:right w:val="none" w:sz="0" w:space="0" w:color="auto"/>
          </w:divBdr>
        </w:div>
        <w:div w:id="377321824">
          <w:marLeft w:val="640"/>
          <w:marRight w:val="0"/>
          <w:marTop w:val="0"/>
          <w:marBottom w:val="0"/>
          <w:divBdr>
            <w:top w:val="none" w:sz="0" w:space="0" w:color="auto"/>
            <w:left w:val="none" w:sz="0" w:space="0" w:color="auto"/>
            <w:bottom w:val="none" w:sz="0" w:space="0" w:color="auto"/>
            <w:right w:val="none" w:sz="0" w:space="0" w:color="auto"/>
          </w:divBdr>
        </w:div>
        <w:div w:id="1149202020">
          <w:marLeft w:val="640"/>
          <w:marRight w:val="0"/>
          <w:marTop w:val="0"/>
          <w:marBottom w:val="0"/>
          <w:divBdr>
            <w:top w:val="none" w:sz="0" w:space="0" w:color="auto"/>
            <w:left w:val="none" w:sz="0" w:space="0" w:color="auto"/>
            <w:bottom w:val="none" w:sz="0" w:space="0" w:color="auto"/>
            <w:right w:val="none" w:sz="0" w:space="0" w:color="auto"/>
          </w:divBdr>
        </w:div>
        <w:div w:id="1297222674">
          <w:marLeft w:val="640"/>
          <w:marRight w:val="0"/>
          <w:marTop w:val="0"/>
          <w:marBottom w:val="0"/>
          <w:divBdr>
            <w:top w:val="none" w:sz="0" w:space="0" w:color="auto"/>
            <w:left w:val="none" w:sz="0" w:space="0" w:color="auto"/>
            <w:bottom w:val="none" w:sz="0" w:space="0" w:color="auto"/>
            <w:right w:val="none" w:sz="0" w:space="0" w:color="auto"/>
          </w:divBdr>
        </w:div>
        <w:div w:id="94331068">
          <w:marLeft w:val="640"/>
          <w:marRight w:val="0"/>
          <w:marTop w:val="0"/>
          <w:marBottom w:val="0"/>
          <w:divBdr>
            <w:top w:val="none" w:sz="0" w:space="0" w:color="auto"/>
            <w:left w:val="none" w:sz="0" w:space="0" w:color="auto"/>
            <w:bottom w:val="none" w:sz="0" w:space="0" w:color="auto"/>
            <w:right w:val="none" w:sz="0" w:space="0" w:color="auto"/>
          </w:divBdr>
        </w:div>
        <w:div w:id="1418943520">
          <w:marLeft w:val="640"/>
          <w:marRight w:val="0"/>
          <w:marTop w:val="0"/>
          <w:marBottom w:val="0"/>
          <w:divBdr>
            <w:top w:val="none" w:sz="0" w:space="0" w:color="auto"/>
            <w:left w:val="none" w:sz="0" w:space="0" w:color="auto"/>
            <w:bottom w:val="none" w:sz="0" w:space="0" w:color="auto"/>
            <w:right w:val="none" w:sz="0" w:space="0" w:color="auto"/>
          </w:divBdr>
        </w:div>
        <w:div w:id="1514806062">
          <w:marLeft w:val="640"/>
          <w:marRight w:val="0"/>
          <w:marTop w:val="0"/>
          <w:marBottom w:val="0"/>
          <w:divBdr>
            <w:top w:val="none" w:sz="0" w:space="0" w:color="auto"/>
            <w:left w:val="none" w:sz="0" w:space="0" w:color="auto"/>
            <w:bottom w:val="none" w:sz="0" w:space="0" w:color="auto"/>
            <w:right w:val="none" w:sz="0" w:space="0" w:color="auto"/>
          </w:divBdr>
        </w:div>
        <w:div w:id="435910125">
          <w:marLeft w:val="640"/>
          <w:marRight w:val="0"/>
          <w:marTop w:val="0"/>
          <w:marBottom w:val="0"/>
          <w:divBdr>
            <w:top w:val="none" w:sz="0" w:space="0" w:color="auto"/>
            <w:left w:val="none" w:sz="0" w:space="0" w:color="auto"/>
            <w:bottom w:val="none" w:sz="0" w:space="0" w:color="auto"/>
            <w:right w:val="none" w:sz="0" w:space="0" w:color="auto"/>
          </w:divBdr>
        </w:div>
        <w:div w:id="389615887">
          <w:marLeft w:val="640"/>
          <w:marRight w:val="0"/>
          <w:marTop w:val="0"/>
          <w:marBottom w:val="0"/>
          <w:divBdr>
            <w:top w:val="none" w:sz="0" w:space="0" w:color="auto"/>
            <w:left w:val="none" w:sz="0" w:space="0" w:color="auto"/>
            <w:bottom w:val="none" w:sz="0" w:space="0" w:color="auto"/>
            <w:right w:val="none" w:sz="0" w:space="0" w:color="auto"/>
          </w:divBdr>
        </w:div>
        <w:div w:id="897281763">
          <w:marLeft w:val="640"/>
          <w:marRight w:val="0"/>
          <w:marTop w:val="0"/>
          <w:marBottom w:val="0"/>
          <w:divBdr>
            <w:top w:val="none" w:sz="0" w:space="0" w:color="auto"/>
            <w:left w:val="none" w:sz="0" w:space="0" w:color="auto"/>
            <w:bottom w:val="none" w:sz="0" w:space="0" w:color="auto"/>
            <w:right w:val="none" w:sz="0" w:space="0" w:color="auto"/>
          </w:divBdr>
        </w:div>
        <w:div w:id="1250505011">
          <w:marLeft w:val="640"/>
          <w:marRight w:val="0"/>
          <w:marTop w:val="0"/>
          <w:marBottom w:val="0"/>
          <w:divBdr>
            <w:top w:val="none" w:sz="0" w:space="0" w:color="auto"/>
            <w:left w:val="none" w:sz="0" w:space="0" w:color="auto"/>
            <w:bottom w:val="none" w:sz="0" w:space="0" w:color="auto"/>
            <w:right w:val="none" w:sz="0" w:space="0" w:color="auto"/>
          </w:divBdr>
        </w:div>
      </w:divsChild>
    </w:div>
    <w:div w:id="2022779939">
      <w:bodyDiv w:val="1"/>
      <w:marLeft w:val="0"/>
      <w:marRight w:val="0"/>
      <w:marTop w:val="0"/>
      <w:marBottom w:val="0"/>
      <w:divBdr>
        <w:top w:val="none" w:sz="0" w:space="0" w:color="auto"/>
        <w:left w:val="none" w:sz="0" w:space="0" w:color="auto"/>
        <w:bottom w:val="none" w:sz="0" w:space="0" w:color="auto"/>
        <w:right w:val="none" w:sz="0" w:space="0" w:color="auto"/>
      </w:divBdr>
      <w:divsChild>
        <w:div w:id="192428582">
          <w:marLeft w:val="640"/>
          <w:marRight w:val="0"/>
          <w:marTop w:val="0"/>
          <w:marBottom w:val="0"/>
          <w:divBdr>
            <w:top w:val="none" w:sz="0" w:space="0" w:color="auto"/>
            <w:left w:val="none" w:sz="0" w:space="0" w:color="auto"/>
            <w:bottom w:val="none" w:sz="0" w:space="0" w:color="auto"/>
            <w:right w:val="none" w:sz="0" w:space="0" w:color="auto"/>
          </w:divBdr>
        </w:div>
        <w:div w:id="1170827656">
          <w:marLeft w:val="640"/>
          <w:marRight w:val="0"/>
          <w:marTop w:val="0"/>
          <w:marBottom w:val="0"/>
          <w:divBdr>
            <w:top w:val="none" w:sz="0" w:space="0" w:color="auto"/>
            <w:left w:val="none" w:sz="0" w:space="0" w:color="auto"/>
            <w:bottom w:val="none" w:sz="0" w:space="0" w:color="auto"/>
            <w:right w:val="none" w:sz="0" w:space="0" w:color="auto"/>
          </w:divBdr>
        </w:div>
        <w:div w:id="1024481193">
          <w:marLeft w:val="640"/>
          <w:marRight w:val="0"/>
          <w:marTop w:val="0"/>
          <w:marBottom w:val="0"/>
          <w:divBdr>
            <w:top w:val="none" w:sz="0" w:space="0" w:color="auto"/>
            <w:left w:val="none" w:sz="0" w:space="0" w:color="auto"/>
            <w:bottom w:val="none" w:sz="0" w:space="0" w:color="auto"/>
            <w:right w:val="none" w:sz="0" w:space="0" w:color="auto"/>
          </w:divBdr>
        </w:div>
        <w:div w:id="1467118518">
          <w:marLeft w:val="640"/>
          <w:marRight w:val="0"/>
          <w:marTop w:val="0"/>
          <w:marBottom w:val="0"/>
          <w:divBdr>
            <w:top w:val="none" w:sz="0" w:space="0" w:color="auto"/>
            <w:left w:val="none" w:sz="0" w:space="0" w:color="auto"/>
            <w:bottom w:val="none" w:sz="0" w:space="0" w:color="auto"/>
            <w:right w:val="none" w:sz="0" w:space="0" w:color="auto"/>
          </w:divBdr>
        </w:div>
        <w:div w:id="172957116">
          <w:marLeft w:val="640"/>
          <w:marRight w:val="0"/>
          <w:marTop w:val="0"/>
          <w:marBottom w:val="0"/>
          <w:divBdr>
            <w:top w:val="none" w:sz="0" w:space="0" w:color="auto"/>
            <w:left w:val="none" w:sz="0" w:space="0" w:color="auto"/>
            <w:bottom w:val="none" w:sz="0" w:space="0" w:color="auto"/>
            <w:right w:val="none" w:sz="0" w:space="0" w:color="auto"/>
          </w:divBdr>
        </w:div>
        <w:div w:id="1966085427">
          <w:marLeft w:val="640"/>
          <w:marRight w:val="0"/>
          <w:marTop w:val="0"/>
          <w:marBottom w:val="0"/>
          <w:divBdr>
            <w:top w:val="none" w:sz="0" w:space="0" w:color="auto"/>
            <w:left w:val="none" w:sz="0" w:space="0" w:color="auto"/>
            <w:bottom w:val="none" w:sz="0" w:space="0" w:color="auto"/>
            <w:right w:val="none" w:sz="0" w:space="0" w:color="auto"/>
          </w:divBdr>
        </w:div>
        <w:div w:id="329260591">
          <w:marLeft w:val="640"/>
          <w:marRight w:val="0"/>
          <w:marTop w:val="0"/>
          <w:marBottom w:val="0"/>
          <w:divBdr>
            <w:top w:val="none" w:sz="0" w:space="0" w:color="auto"/>
            <w:left w:val="none" w:sz="0" w:space="0" w:color="auto"/>
            <w:bottom w:val="none" w:sz="0" w:space="0" w:color="auto"/>
            <w:right w:val="none" w:sz="0" w:space="0" w:color="auto"/>
          </w:divBdr>
        </w:div>
        <w:div w:id="1022784788">
          <w:marLeft w:val="640"/>
          <w:marRight w:val="0"/>
          <w:marTop w:val="0"/>
          <w:marBottom w:val="0"/>
          <w:divBdr>
            <w:top w:val="none" w:sz="0" w:space="0" w:color="auto"/>
            <w:left w:val="none" w:sz="0" w:space="0" w:color="auto"/>
            <w:bottom w:val="none" w:sz="0" w:space="0" w:color="auto"/>
            <w:right w:val="none" w:sz="0" w:space="0" w:color="auto"/>
          </w:divBdr>
        </w:div>
        <w:div w:id="997462395">
          <w:marLeft w:val="640"/>
          <w:marRight w:val="0"/>
          <w:marTop w:val="0"/>
          <w:marBottom w:val="0"/>
          <w:divBdr>
            <w:top w:val="none" w:sz="0" w:space="0" w:color="auto"/>
            <w:left w:val="none" w:sz="0" w:space="0" w:color="auto"/>
            <w:bottom w:val="none" w:sz="0" w:space="0" w:color="auto"/>
            <w:right w:val="none" w:sz="0" w:space="0" w:color="auto"/>
          </w:divBdr>
        </w:div>
        <w:div w:id="947585485">
          <w:marLeft w:val="640"/>
          <w:marRight w:val="0"/>
          <w:marTop w:val="0"/>
          <w:marBottom w:val="0"/>
          <w:divBdr>
            <w:top w:val="none" w:sz="0" w:space="0" w:color="auto"/>
            <w:left w:val="none" w:sz="0" w:space="0" w:color="auto"/>
            <w:bottom w:val="none" w:sz="0" w:space="0" w:color="auto"/>
            <w:right w:val="none" w:sz="0" w:space="0" w:color="auto"/>
          </w:divBdr>
        </w:div>
        <w:div w:id="17706388">
          <w:marLeft w:val="640"/>
          <w:marRight w:val="0"/>
          <w:marTop w:val="0"/>
          <w:marBottom w:val="0"/>
          <w:divBdr>
            <w:top w:val="none" w:sz="0" w:space="0" w:color="auto"/>
            <w:left w:val="none" w:sz="0" w:space="0" w:color="auto"/>
            <w:bottom w:val="none" w:sz="0" w:space="0" w:color="auto"/>
            <w:right w:val="none" w:sz="0" w:space="0" w:color="auto"/>
          </w:divBdr>
        </w:div>
        <w:div w:id="62410358">
          <w:marLeft w:val="640"/>
          <w:marRight w:val="0"/>
          <w:marTop w:val="0"/>
          <w:marBottom w:val="0"/>
          <w:divBdr>
            <w:top w:val="none" w:sz="0" w:space="0" w:color="auto"/>
            <w:left w:val="none" w:sz="0" w:space="0" w:color="auto"/>
            <w:bottom w:val="none" w:sz="0" w:space="0" w:color="auto"/>
            <w:right w:val="none" w:sz="0" w:space="0" w:color="auto"/>
          </w:divBdr>
        </w:div>
        <w:div w:id="1188182719">
          <w:marLeft w:val="640"/>
          <w:marRight w:val="0"/>
          <w:marTop w:val="0"/>
          <w:marBottom w:val="0"/>
          <w:divBdr>
            <w:top w:val="none" w:sz="0" w:space="0" w:color="auto"/>
            <w:left w:val="none" w:sz="0" w:space="0" w:color="auto"/>
            <w:bottom w:val="none" w:sz="0" w:space="0" w:color="auto"/>
            <w:right w:val="none" w:sz="0" w:space="0" w:color="auto"/>
          </w:divBdr>
        </w:div>
        <w:div w:id="230039397">
          <w:marLeft w:val="640"/>
          <w:marRight w:val="0"/>
          <w:marTop w:val="0"/>
          <w:marBottom w:val="0"/>
          <w:divBdr>
            <w:top w:val="none" w:sz="0" w:space="0" w:color="auto"/>
            <w:left w:val="none" w:sz="0" w:space="0" w:color="auto"/>
            <w:bottom w:val="none" w:sz="0" w:space="0" w:color="auto"/>
            <w:right w:val="none" w:sz="0" w:space="0" w:color="auto"/>
          </w:divBdr>
        </w:div>
        <w:div w:id="552817896">
          <w:marLeft w:val="640"/>
          <w:marRight w:val="0"/>
          <w:marTop w:val="0"/>
          <w:marBottom w:val="0"/>
          <w:divBdr>
            <w:top w:val="none" w:sz="0" w:space="0" w:color="auto"/>
            <w:left w:val="none" w:sz="0" w:space="0" w:color="auto"/>
            <w:bottom w:val="none" w:sz="0" w:space="0" w:color="auto"/>
            <w:right w:val="none" w:sz="0" w:space="0" w:color="auto"/>
          </w:divBdr>
        </w:div>
        <w:div w:id="1496652209">
          <w:marLeft w:val="640"/>
          <w:marRight w:val="0"/>
          <w:marTop w:val="0"/>
          <w:marBottom w:val="0"/>
          <w:divBdr>
            <w:top w:val="none" w:sz="0" w:space="0" w:color="auto"/>
            <w:left w:val="none" w:sz="0" w:space="0" w:color="auto"/>
            <w:bottom w:val="none" w:sz="0" w:space="0" w:color="auto"/>
            <w:right w:val="none" w:sz="0" w:space="0" w:color="auto"/>
          </w:divBdr>
        </w:div>
        <w:div w:id="2043550206">
          <w:marLeft w:val="640"/>
          <w:marRight w:val="0"/>
          <w:marTop w:val="0"/>
          <w:marBottom w:val="0"/>
          <w:divBdr>
            <w:top w:val="none" w:sz="0" w:space="0" w:color="auto"/>
            <w:left w:val="none" w:sz="0" w:space="0" w:color="auto"/>
            <w:bottom w:val="none" w:sz="0" w:space="0" w:color="auto"/>
            <w:right w:val="none" w:sz="0" w:space="0" w:color="auto"/>
          </w:divBdr>
        </w:div>
        <w:div w:id="1085230346">
          <w:marLeft w:val="640"/>
          <w:marRight w:val="0"/>
          <w:marTop w:val="0"/>
          <w:marBottom w:val="0"/>
          <w:divBdr>
            <w:top w:val="none" w:sz="0" w:space="0" w:color="auto"/>
            <w:left w:val="none" w:sz="0" w:space="0" w:color="auto"/>
            <w:bottom w:val="none" w:sz="0" w:space="0" w:color="auto"/>
            <w:right w:val="none" w:sz="0" w:space="0" w:color="auto"/>
          </w:divBdr>
        </w:div>
      </w:divsChild>
    </w:div>
    <w:div w:id="2026243270">
      <w:bodyDiv w:val="1"/>
      <w:marLeft w:val="0"/>
      <w:marRight w:val="0"/>
      <w:marTop w:val="0"/>
      <w:marBottom w:val="0"/>
      <w:divBdr>
        <w:top w:val="none" w:sz="0" w:space="0" w:color="auto"/>
        <w:left w:val="none" w:sz="0" w:space="0" w:color="auto"/>
        <w:bottom w:val="none" w:sz="0" w:space="0" w:color="auto"/>
        <w:right w:val="none" w:sz="0" w:space="0" w:color="auto"/>
      </w:divBdr>
      <w:divsChild>
        <w:div w:id="1833446116">
          <w:marLeft w:val="640"/>
          <w:marRight w:val="0"/>
          <w:marTop w:val="0"/>
          <w:marBottom w:val="0"/>
          <w:divBdr>
            <w:top w:val="none" w:sz="0" w:space="0" w:color="auto"/>
            <w:left w:val="none" w:sz="0" w:space="0" w:color="auto"/>
            <w:bottom w:val="none" w:sz="0" w:space="0" w:color="auto"/>
            <w:right w:val="none" w:sz="0" w:space="0" w:color="auto"/>
          </w:divBdr>
        </w:div>
        <w:div w:id="1507669395">
          <w:marLeft w:val="640"/>
          <w:marRight w:val="0"/>
          <w:marTop w:val="0"/>
          <w:marBottom w:val="0"/>
          <w:divBdr>
            <w:top w:val="none" w:sz="0" w:space="0" w:color="auto"/>
            <w:left w:val="none" w:sz="0" w:space="0" w:color="auto"/>
            <w:bottom w:val="none" w:sz="0" w:space="0" w:color="auto"/>
            <w:right w:val="none" w:sz="0" w:space="0" w:color="auto"/>
          </w:divBdr>
        </w:div>
        <w:div w:id="1774788608">
          <w:marLeft w:val="640"/>
          <w:marRight w:val="0"/>
          <w:marTop w:val="0"/>
          <w:marBottom w:val="0"/>
          <w:divBdr>
            <w:top w:val="none" w:sz="0" w:space="0" w:color="auto"/>
            <w:left w:val="none" w:sz="0" w:space="0" w:color="auto"/>
            <w:bottom w:val="none" w:sz="0" w:space="0" w:color="auto"/>
            <w:right w:val="none" w:sz="0" w:space="0" w:color="auto"/>
          </w:divBdr>
        </w:div>
        <w:div w:id="967708931">
          <w:marLeft w:val="640"/>
          <w:marRight w:val="0"/>
          <w:marTop w:val="0"/>
          <w:marBottom w:val="0"/>
          <w:divBdr>
            <w:top w:val="none" w:sz="0" w:space="0" w:color="auto"/>
            <w:left w:val="none" w:sz="0" w:space="0" w:color="auto"/>
            <w:bottom w:val="none" w:sz="0" w:space="0" w:color="auto"/>
            <w:right w:val="none" w:sz="0" w:space="0" w:color="auto"/>
          </w:divBdr>
        </w:div>
        <w:div w:id="596059847">
          <w:marLeft w:val="640"/>
          <w:marRight w:val="0"/>
          <w:marTop w:val="0"/>
          <w:marBottom w:val="0"/>
          <w:divBdr>
            <w:top w:val="none" w:sz="0" w:space="0" w:color="auto"/>
            <w:left w:val="none" w:sz="0" w:space="0" w:color="auto"/>
            <w:bottom w:val="none" w:sz="0" w:space="0" w:color="auto"/>
            <w:right w:val="none" w:sz="0" w:space="0" w:color="auto"/>
          </w:divBdr>
        </w:div>
        <w:div w:id="280040603">
          <w:marLeft w:val="640"/>
          <w:marRight w:val="0"/>
          <w:marTop w:val="0"/>
          <w:marBottom w:val="0"/>
          <w:divBdr>
            <w:top w:val="none" w:sz="0" w:space="0" w:color="auto"/>
            <w:left w:val="none" w:sz="0" w:space="0" w:color="auto"/>
            <w:bottom w:val="none" w:sz="0" w:space="0" w:color="auto"/>
            <w:right w:val="none" w:sz="0" w:space="0" w:color="auto"/>
          </w:divBdr>
        </w:div>
        <w:div w:id="1031031382">
          <w:marLeft w:val="640"/>
          <w:marRight w:val="0"/>
          <w:marTop w:val="0"/>
          <w:marBottom w:val="0"/>
          <w:divBdr>
            <w:top w:val="none" w:sz="0" w:space="0" w:color="auto"/>
            <w:left w:val="none" w:sz="0" w:space="0" w:color="auto"/>
            <w:bottom w:val="none" w:sz="0" w:space="0" w:color="auto"/>
            <w:right w:val="none" w:sz="0" w:space="0" w:color="auto"/>
          </w:divBdr>
        </w:div>
        <w:div w:id="18243384">
          <w:marLeft w:val="640"/>
          <w:marRight w:val="0"/>
          <w:marTop w:val="0"/>
          <w:marBottom w:val="0"/>
          <w:divBdr>
            <w:top w:val="none" w:sz="0" w:space="0" w:color="auto"/>
            <w:left w:val="none" w:sz="0" w:space="0" w:color="auto"/>
            <w:bottom w:val="none" w:sz="0" w:space="0" w:color="auto"/>
            <w:right w:val="none" w:sz="0" w:space="0" w:color="auto"/>
          </w:divBdr>
        </w:div>
        <w:div w:id="1962490652">
          <w:marLeft w:val="640"/>
          <w:marRight w:val="0"/>
          <w:marTop w:val="0"/>
          <w:marBottom w:val="0"/>
          <w:divBdr>
            <w:top w:val="none" w:sz="0" w:space="0" w:color="auto"/>
            <w:left w:val="none" w:sz="0" w:space="0" w:color="auto"/>
            <w:bottom w:val="none" w:sz="0" w:space="0" w:color="auto"/>
            <w:right w:val="none" w:sz="0" w:space="0" w:color="auto"/>
          </w:divBdr>
        </w:div>
        <w:div w:id="284584345">
          <w:marLeft w:val="640"/>
          <w:marRight w:val="0"/>
          <w:marTop w:val="0"/>
          <w:marBottom w:val="0"/>
          <w:divBdr>
            <w:top w:val="none" w:sz="0" w:space="0" w:color="auto"/>
            <w:left w:val="none" w:sz="0" w:space="0" w:color="auto"/>
            <w:bottom w:val="none" w:sz="0" w:space="0" w:color="auto"/>
            <w:right w:val="none" w:sz="0" w:space="0" w:color="auto"/>
          </w:divBdr>
        </w:div>
        <w:div w:id="747652081">
          <w:marLeft w:val="640"/>
          <w:marRight w:val="0"/>
          <w:marTop w:val="0"/>
          <w:marBottom w:val="0"/>
          <w:divBdr>
            <w:top w:val="none" w:sz="0" w:space="0" w:color="auto"/>
            <w:left w:val="none" w:sz="0" w:space="0" w:color="auto"/>
            <w:bottom w:val="none" w:sz="0" w:space="0" w:color="auto"/>
            <w:right w:val="none" w:sz="0" w:space="0" w:color="auto"/>
          </w:divBdr>
        </w:div>
        <w:div w:id="1971130929">
          <w:marLeft w:val="640"/>
          <w:marRight w:val="0"/>
          <w:marTop w:val="0"/>
          <w:marBottom w:val="0"/>
          <w:divBdr>
            <w:top w:val="none" w:sz="0" w:space="0" w:color="auto"/>
            <w:left w:val="none" w:sz="0" w:space="0" w:color="auto"/>
            <w:bottom w:val="none" w:sz="0" w:space="0" w:color="auto"/>
            <w:right w:val="none" w:sz="0" w:space="0" w:color="auto"/>
          </w:divBdr>
        </w:div>
        <w:div w:id="1626352987">
          <w:marLeft w:val="640"/>
          <w:marRight w:val="0"/>
          <w:marTop w:val="0"/>
          <w:marBottom w:val="0"/>
          <w:divBdr>
            <w:top w:val="none" w:sz="0" w:space="0" w:color="auto"/>
            <w:left w:val="none" w:sz="0" w:space="0" w:color="auto"/>
            <w:bottom w:val="none" w:sz="0" w:space="0" w:color="auto"/>
            <w:right w:val="none" w:sz="0" w:space="0" w:color="auto"/>
          </w:divBdr>
        </w:div>
        <w:div w:id="1904024112">
          <w:marLeft w:val="640"/>
          <w:marRight w:val="0"/>
          <w:marTop w:val="0"/>
          <w:marBottom w:val="0"/>
          <w:divBdr>
            <w:top w:val="none" w:sz="0" w:space="0" w:color="auto"/>
            <w:left w:val="none" w:sz="0" w:space="0" w:color="auto"/>
            <w:bottom w:val="none" w:sz="0" w:space="0" w:color="auto"/>
            <w:right w:val="none" w:sz="0" w:space="0" w:color="auto"/>
          </w:divBdr>
        </w:div>
        <w:div w:id="1575705661">
          <w:marLeft w:val="640"/>
          <w:marRight w:val="0"/>
          <w:marTop w:val="0"/>
          <w:marBottom w:val="0"/>
          <w:divBdr>
            <w:top w:val="none" w:sz="0" w:space="0" w:color="auto"/>
            <w:left w:val="none" w:sz="0" w:space="0" w:color="auto"/>
            <w:bottom w:val="none" w:sz="0" w:space="0" w:color="auto"/>
            <w:right w:val="none" w:sz="0" w:space="0" w:color="auto"/>
          </w:divBdr>
        </w:div>
        <w:div w:id="1071345230">
          <w:marLeft w:val="640"/>
          <w:marRight w:val="0"/>
          <w:marTop w:val="0"/>
          <w:marBottom w:val="0"/>
          <w:divBdr>
            <w:top w:val="none" w:sz="0" w:space="0" w:color="auto"/>
            <w:left w:val="none" w:sz="0" w:space="0" w:color="auto"/>
            <w:bottom w:val="none" w:sz="0" w:space="0" w:color="auto"/>
            <w:right w:val="none" w:sz="0" w:space="0" w:color="auto"/>
          </w:divBdr>
        </w:div>
        <w:div w:id="2021271213">
          <w:marLeft w:val="640"/>
          <w:marRight w:val="0"/>
          <w:marTop w:val="0"/>
          <w:marBottom w:val="0"/>
          <w:divBdr>
            <w:top w:val="none" w:sz="0" w:space="0" w:color="auto"/>
            <w:left w:val="none" w:sz="0" w:space="0" w:color="auto"/>
            <w:bottom w:val="none" w:sz="0" w:space="0" w:color="auto"/>
            <w:right w:val="none" w:sz="0" w:space="0" w:color="auto"/>
          </w:divBdr>
        </w:div>
        <w:div w:id="1710186258">
          <w:marLeft w:val="640"/>
          <w:marRight w:val="0"/>
          <w:marTop w:val="0"/>
          <w:marBottom w:val="0"/>
          <w:divBdr>
            <w:top w:val="none" w:sz="0" w:space="0" w:color="auto"/>
            <w:left w:val="none" w:sz="0" w:space="0" w:color="auto"/>
            <w:bottom w:val="none" w:sz="0" w:space="0" w:color="auto"/>
            <w:right w:val="none" w:sz="0" w:space="0" w:color="auto"/>
          </w:divBdr>
        </w:div>
        <w:div w:id="918254043">
          <w:marLeft w:val="640"/>
          <w:marRight w:val="0"/>
          <w:marTop w:val="0"/>
          <w:marBottom w:val="0"/>
          <w:divBdr>
            <w:top w:val="none" w:sz="0" w:space="0" w:color="auto"/>
            <w:left w:val="none" w:sz="0" w:space="0" w:color="auto"/>
            <w:bottom w:val="none" w:sz="0" w:space="0" w:color="auto"/>
            <w:right w:val="none" w:sz="0" w:space="0" w:color="auto"/>
          </w:divBdr>
        </w:div>
        <w:div w:id="1670601521">
          <w:marLeft w:val="640"/>
          <w:marRight w:val="0"/>
          <w:marTop w:val="0"/>
          <w:marBottom w:val="0"/>
          <w:divBdr>
            <w:top w:val="none" w:sz="0" w:space="0" w:color="auto"/>
            <w:left w:val="none" w:sz="0" w:space="0" w:color="auto"/>
            <w:bottom w:val="none" w:sz="0" w:space="0" w:color="auto"/>
            <w:right w:val="none" w:sz="0" w:space="0" w:color="auto"/>
          </w:divBdr>
        </w:div>
        <w:div w:id="1529028276">
          <w:marLeft w:val="640"/>
          <w:marRight w:val="0"/>
          <w:marTop w:val="0"/>
          <w:marBottom w:val="0"/>
          <w:divBdr>
            <w:top w:val="none" w:sz="0" w:space="0" w:color="auto"/>
            <w:left w:val="none" w:sz="0" w:space="0" w:color="auto"/>
            <w:bottom w:val="none" w:sz="0" w:space="0" w:color="auto"/>
            <w:right w:val="none" w:sz="0" w:space="0" w:color="auto"/>
          </w:divBdr>
        </w:div>
        <w:div w:id="1098789580">
          <w:marLeft w:val="640"/>
          <w:marRight w:val="0"/>
          <w:marTop w:val="0"/>
          <w:marBottom w:val="0"/>
          <w:divBdr>
            <w:top w:val="none" w:sz="0" w:space="0" w:color="auto"/>
            <w:left w:val="none" w:sz="0" w:space="0" w:color="auto"/>
            <w:bottom w:val="none" w:sz="0" w:space="0" w:color="auto"/>
            <w:right w:val="none" w:sz="0" w:space="0" w:color="auto"/>
          </w:divBdr>
        </w:div>
        <w:div w:id="1591038693">
          <w:marLeft w:val="640"/>
          <w:marRight w:val="0"/>
          <w:marTop w:val="0"/>
          <w:marBottom w:val="0"/>
          <w:divBdr>
            <w:top w:val="none" w:sz="0" w:space="0" w:color="auto"/>
            <w:left w:val="none" w:sz="0" w:space="0" w:color="auto"/>
            <w:bottom w:val="none" w:sz="0" w:space="0" w:color="auto"/>
            <w:right w:val="none" w:sz="0" w:space="0" w:color="auto"/>
          </w:divBdr>
        </w:div>
        <w:div w:id="622422629">
          <w:marLeft w:val="640"/>
          <w:marRight w:val="0"/>
          <w:marTop w:val="0"/>
          <w:marBottom w:val="0"/>
          <w:divBdr>
            <w:top w:val="none" w:sz="0" w:space="0" w:color="auto"/>
            <w:left w:val="none" w:sz="0" w:space="0" w:color="auto"/>
            <w:bottom w:val="none" w:sz="0" w:space="0" w:color="auto"/>
            <w:right w:val="none" w:sz="0" w:space="0" w:color="auto"/>
          </w:divBdr>
        </w:div>
        <w:div w:id="577984882">
          <w:marLeft w:val="640"/>
          <w:marRight w:val="0"/>
          <w:marTop w:val="0"/>
          <w:marBottom w:val="0"/>
          <w:divBdr>
            <w:top w:val="none" w:sz="0" w:space="0" w:color="auto"/>
            <w:left w:val="none" w:sz="0" w:space="0" w:color="auto"/>
            <w:bottom w:val="none" w:sz="0" w:space="0" w:color="auto"/>
            <w:right w:val="none" w:sz="0" w:space="0" w:color="auto"/>
          </w:divBdr>
        </w:div>
      </w:divsChild>
    </w:div>
    <w:div w:id="2050032910">
      <w:bodyDiv w:val="1"/>
      <w:marLeft w:val="0"/>
      <w:marRight w:val="0"/>
      <w:marTop w:val="0"/>
      <w:marBottom w:val="0"/>
      <w:divBdr>
        <w:top w:val="none" w:sz="0" w:space="0" w:color="auto"/>
        <w:left w:val="none" w:sz="0" w:space="0" w:color="auto"/>
        <w:bottom w:val="none" w:sz="0" w:space="0" w:color="auto"/>
        <w:right w:val="none" w:sz="0" w:space="0" w:color="auto"/>
      </w:divBdr>
      <w:divsChild>
        <w:div w:id="540747497">
          <w:marLeft w:val="640"/>
          <w:marRight w:val="0"/>
          <w:marTop w:val="0"/>
          <w:marBottom w:val="0"/>
          <w:divBdr>
            <w:top w:val="none" w:sz="0" w:space="0" w:color="auto"/>
            <w:left w:val="none" w:sz="0" w:space="0" w:color="auto"/>
            <w:bottom w:val="none" w:sz="0" w:space="0" w:color="auto"/>
            <w:right w:val="none" w:sz="0" w:space="0" w:color="auto"/>
          </w:divBdr>
        </w:div>
        <w:div w:id="284238821">
          <w:marLeft w:val="640"/>
          <w:marRight w:val="0"/>
          <w:marTop w:val="0"/>
          <w:marBottom w:val="0"/>
          <w:divBdr>
            <w:top w:val="none" w:sz="0" w:space="0" w:color="auto"/>
            <w:left w:val="none" w:sz="0" w:space="0" w:color="auto"/>
            <w:bottom w:val="none" w:sz="0" w:space="0" w:color="auto"/>
            <w:right w:val="none" w:sz="0" w:space="0" w:color="auto"/>
          </w:divBdr>
        </w:div>
        <w:div w:id="1186290070">
          <w:marLeft w:val="640"/>
          <w:marRight w:val="0"/>
          <w:marTop w:val="0"/>
          <w:marBottom w:val="0"/>
          <w:divBdr>
            <w:top w:val="none" w:sz="0" w:space="0" w:color="auto"/>
            <w:left w:val="none" w:sz="0" w:space="0" w:color="auto"/>
            <w:bottom w:val="none" w:sz="0" w:space="0" w:color="auto"/>
            <w:right w:val="none" w:sz="0" w:space="0" w:color="auto"/>
          </w:divBdr>
        </w:div>
        <w:div w:id="1326318166">
          <w:marLeft w:val="640"/>
          <w:marRight w:val="0"/>
          <w:marTop w:val="0"/>
          <w:marBottom w:val="0"/>
          <w:divBdr>
            <w:top w:val="none" w:sz="0" w:space="0" w:color="auto"/>
            <w:left w:val="none" w:sz="0" w:space="0" w:color="auto"/>
            <w:bottom w:val="none" w:sz="0" w:space="0" w:color="auto"/>
            <w:right w:val="none" w:sz="0" w:space="0" w:color="auto"/>
          </w:divBdr>
        </w:div>
        <w:div w:id="2054496852">
          <w:marLeft w:val="640"/>
          <w:marRight w:val="0"/>
          <w:marTop w:val="0"/>
          <w:marBottom w:val="0"/>
          <w:divBdr>
            <w:top w:val="none" w:sz="0" w:space="0" w:color="auto"/>
            <w:left w:val="none" w:sz="0" w:space="0" w:color="auto"/>
            <w:bottom w:val="none" w:sz="0" w:space="0" w:color="auto"/>
            <w:right w:val="none" w:sz="0" w:space="0" w:color="auto"/>
          </w:divBdr>
        </w:div>
        <w:div w:id="1775513490">
          <w:marLeft w:val="640"/>
          <w:marRight w:val="0"/>
          <w:marTop w:val="0"/>
          <w:marBottom w:val="0"/>
          <w:divBdr>
            <w:top w:val="none" w:sz="0" w:space="0" w:color="auto"/>
            <w:left w:val="none" w:sz="0" w:space="0" w:color="auto"/>
            <w:bottom w:val="none" w:sz="0" w:space="0" w:color="auto"/>
            <w:right w:val="none" w:sz="0" w:space="0" w:color="auto"/>
          </w:divBdr>
        </w:div>
        <w:div w:id="1623684526">
          <w:marLeft w:val="640"/>
          <w:marRight w:val="0"/>
          <w:marTop w:val="0"/>
          <w:marBottom w:val="0"/>
          <w:divBdr>
            <w:top w:val="none" w:sz="0" w:space="0" w:color="auto"/>
            <w:left w:val="none" w:sz="0" w:space="0" w:color="auto"/>
            <w:bottom w:val="none" w:sz="0" w:space="0" w:color="auto"/>
            <w:right w:val="none" w:sz="0" w:space="0" w:color="auto"/>
          </w:divBdr>
        </w:div>
        <w:div w:id="7563114">
          <w:marLeft w:val="640"/>
          <w:marRight w:val="0"/>
          <w:marTop w:val="0"/>
          <w:marBottom w:val="0"/>
          <w:divBdr>
            <w:top w:val="none" w:sz="0" w:space="0" w:color="auto"/>
            <w:left w:val="none" w:sz="0" w:space="0" w:color="auto"/>
            <w:bottom w:val="none" w:sz="0" w:space="0" w:color="auto"/>
            <w:right w:val="none" w:sz="0" w:space="0" w:color="auto"/>
          </w:divBdr>
        </w:div>
        <w:div w:id="784810347">
          <w:marLeft w:val="640"/>
          <w:marRight w:val="0"/>
          <w:marTop w:val="0"/>
          <w:marBottom w:val="0"/>
          <w:divBdr>
            <w:top w:val="none" w:sz="0" w:space="0" w:color="auto"/>
            <w:left w:val="none" w:sz="0" w:space="0" w:color="auto"/>
            <w:bottom w:val="none" w:sz="0" w:space="0" w:color="auto"/>
            <w:right w:val="none" w:sz="0" w:space="0" w:color="auto"/>
          </w:divBdr>
        </w:div>
        <w:div w:id="1443188852">
          <w:marLeft w:val="640"/>
          <w:marRight w:val="0"/>
          <w:marTop w:val="0"/>
          <w:marBottom w:val="0"/>
          <w:divBdr>
            <w:top w:val="none" w:sz="0" w:space="0" w:color="auto"/>
            <w:left w:val="none" w:sz="0" w:space="0" w:color="auto"/>
            <w:bottom w:val="none" w:sz="0" w:space="0" w:color="auto"/>
            <w:right w:val="none" w:sz="0" w:space="0" w:color="auto"/>
          </w:divBdr>
        </w:div>
        <w:div w:id="2063866005">
          <w:marLeft w:val="640"/>
          <w:marRight w:val="0"/>
          <w:marTop w:val="0"/>
          <w:marBottom w:val="0"/>
          <w:divBdr>
            <w:top w:val="none" w:sz="0" w:space="0" w:color="auto"/>
            <w:left w:val="none" w:sz="0" w:space="0" w:color="auto"/>
            <w:bottom w:val="none" w:sz="0" w:space="0" w:color="auto"/>
            <w:right w:val="none" w:sz="0" w:space="0" w:color="auto"/>
          </w:divBdr>
        </w:div>
        <w:div w:id="735274694">
          <w:marLeft w:val="640"/>
          <w:marRight w:val="0"/>
          <w:marTop w:val="0"/>
          <w:marBottom w:val="0"/>
          <w:divBdr>
            <w:top w:val="none" w:sz="0" w:space="0" w:color="auto"/>
            <w:left w:val="none" w:sz="0" w:space="0" w:color="auto"/>
            <w:bottom w:val="none" w:sz="0" w:space="0" w:color="auto"/>
            <w:right w:val="none" w:sz="0" w:space="0" w:color="auto"/>
          </w:divBdr>
        </w:div>
        <w:div w:id="1420324831">
          <w:marLeft w:val="640"/>
          <w:marRight w:val="0"/>
          <w:marTop w:val="0"/>
          <w:marBottom w:val="0"/>
          <w:divBdr>
            <w:top w:val="none" w:sz="0" w:space="0" w:color="auto"/>
            <w:left w:val="none" w:sz="0" w:space="0" w:color="auto"/>
            <w:bottom w:val="none" w:sz="0" w:space="0" w:color="auto"/>
            <w:right w:val="none" w:sz="0" w:space="0" w:color="auto"/>
          </w:divBdr>
        </w:div>
        <w:div w:id="1202867317">
          <w:marLeft w:val="640"/>
          <w:marRight w:val="0"/>
          <w:marTop w:val="0"/>
          <w:marBottom w:val="0"/>
          <w:divBdr>
            <w:top w:val="none" w:sz="0" w:space="0" w:color="auto"/>
            <w:left w:val="none" w:sz="0" w:space="0" w:color="auto"/>
            <w:bottom w:val="none" w:sz="0" w:space="0" w:color="auto"/>
            <w:right w:val="none" w:sz="0" w:space="0" w:color="auto"/>
          </w:divBdr>
        </w:div>
        <w:div w:id="1467116558">
          <w:marLeft w:val="640"/>
          <w:marRight w:val="0"/>
          <w:marTop w:val="0"/>
          <w:marBottom w:val="0"/>
          <w:divBdr>
            <w:top w:val="none" w:sz="0" w:space="0" w:color="auto"/>
            <w:left w:val="none" w:sz="0" w:space="0" w:color="auto"/>
            <w:bottom w:val="none" w:sz="0" w:space="0" w:color="auto"/>
            <w:right w:val="none" w:sz="0" w:space="0" w:color="auto"/>
          </w:divBdr>
        </w:div>
        <w:div w:id="1226598561">
          <w:marLeft w:val="640"/>
          <w:marRight w:val="0"/>
          <w:marTop w:val="0"/>
          <w:marBottom w:val="0"/>
          <w:divBdr>
            <w:top w:val="none" w:sz="0" w:space="0" w:color="auto"/>
            <w:left w:val="none" w:sz="0" w:space="0" w:color="auto"/>
            <w:bottom w:val="none" w:sz="0" w:space="0" w:color="auto"/>
            <w:right w:val="none" w:sz="0" w:space="0" w:color="auto"/>
          </w:divBdr>
        </w:div>
        <w:div w:id="185796322">
          <w:marLeft w:val="640"/>
          <w:marRight w:val="0"/>
          <w:marTop w:val="0"/>
          <w:marBottom w:val="0"/>
          <w:divBdr>
            <w:top w:val="none" w:sz="0" w:space="0" w:color="auto"/>
            <w:left w:val="none" w:sz="0" w:space="0" w:color="auto"/>
            <w:bottom w:val="none" w:sz="0" w:space="0" w:color="auto"/>
            <w:right w:val="none" w:sz="0" w:space="0" w:color="auto"/>
          </w:divBdr>
        </w:div>
        <w:div w:id="1735739212">
          <w:marLeft w:val="640"/>
          <w:marRight w:val="0"/>
          <w:marTop w:val="0"/>
          <w:marBottom w:val="0"/>
          <w:divBdr>
            <w:top w:val="none" w:sz="0" w:space="0" w:color="auto"/>
            <w:left w:val="none" w:sz="0" w:space="0" w:color="auto"/>
            <w:bottom w:val="none" w:sz="0" w:space="0" w:color="auto"/>
            <w:right w:val="none" w:sz="0" w:space="0" w:color="auto"/>
          </w:divBdr>
        </w:div>
        <w:div w:id="456878464">
          <w:marLeft w:val="640"/>
          <w:marRight w:val="0"/>
          <w:marTop w:val="0"/>
          <w:marBottom w:val="0"/>
          <w:divBdr>
            <w:top w:val="none" w:sz="0" w:space="0" w:color="auto"/>
            <w:left w:val="none" w:sz="0" w:space="0" w:color="auto"/>
            <w:bottom w:val="none" w:sz="0" w:space="0" w:color="auto"/>
            <w:right w:val="none" w:sz="0" w:space="0" w:color="auto"/>
          </w:divBdr>
        </w:div>
        <w:div w:id="861017628">
          <w:marLeft w:val="640"/>
          <w:marRight w:val="0"/>
          <w:marTop w:val="0"/>
          <w:marBottom w:val="0"/>
          <w:divBdr>
            <w:top w:val="none" w:sz="0" w:space="0" w:color="auto"/>
            <w:left w:val="none" w:sz="0" w:space="0" w:color="auto"/>
            <w:bottom w:val="none" w:sz="0" w:space="0" w:color="auto"/>
            <w:right w:val="none" w:sz="0" w:space="0" w:color="auto"/>
          </w:divBdr>
        </w:div>
      </w:divsChild>
    </w:div>
    <w:div w:id="2077238476">
      <w:bodyDiv w:val="1"/>
      <w:marLeft w:val="0"/>
      <w:marRight w:val="0"/>
      <w:marTop w:val="0"/>
      <w:marBottom w:val="0"/>
      <w:divBdr>
        <w:top w:val="none" w:sz="0" w:space="0" w:color="auto"/>
        <w:left w:val="none" w:sz="0" w:space="0" w:color="auto"/>
        <w:bottom w:val="none" w:sz="0" w:space="0" w:color="auto"/>
        <w:right w:val="none" w:sz="0" w:space="0" w:color="auto"/>
      </w:divBdr>
      <w:divsChild>
        <w:div w:id="856230839">
          <w:marLeft w:val="640"/>
          <w:marRight w:val="0"/>
          <w:marTop w:val="0"/>
          <w:marBottom w:val="0"/>
          <w:divBdr>
            <w:top w:val="none" w:sz="0" w:space="0" w:color="auto"/>
            <w:left w:val="none" w:sz="0" w:space="0" w:color="auto"/>
            <w:bottom w:val="none" w:sz="0" w:space="0" w:color="auto"/>
            <w:right w:val="none" w:sz="0" w:space="0" w:color="auto"/>
          </w:divBdr>
        </w:div>
        <w:div w:id="1516797758">
          <w:marLeft w:val="640"/>
          <w:marRight w:val="0"/>
          <w:marTop w:val="0"/>
          <w:marBottom w:val="0"/>
          <w:divBdr>
            <w:top w:val="none" w:sz="0" w:space="0" w:color="auto"/>
            <w:left w:val="none" w:sz="0" w:space="0" w:color="auto"/>
            <w:bottom w:val="none" w:sz="0" w:space="0" w:color="auto"/>
            <w:right w:val="none" w:sz="0" w:space="0" w:color="auto"/>
          </w:divBdr>
        </w:div>
        <w:div w:id="1656101784">
          <w:marLeft w:val="640"/>
          <w:marRight w:val="0"/>
          <w:marTop w:val="0"/>
          <w:marBottom w:val="0"/>
          <w:divBdr>
            <w:top w:val="none" w:sz="0" w:space="0" w:color="auto"/>
            <w:left w:val="none" w:sz="0" w:space="0" w:color="auto"/>
            <w:bottom w:val="none" w:sz="0" w:space="0" w:color="auto"/>
            <w:right w:val="none" w:sz="0" w:space="0" w:color="auto"/>
          </w:divBdr>
        </w:div>
        <w:div w:id="207110732">
          <w:marLeft w:val="640"/>
          <w:marRight w:val="0"/>
          <w:marTop w:val="0"/>
          <w:marBottom w:val="0"/>
          <w:divBdr>
            <w:top w:val="none" w:sz="0" w:space="0" w:color="auto"/>
            <w:left w:val="none" w:sz="0" w:space="0" w:color="auto"/>
            <w:bottom w:val="none" w:sz="0" w:space="0" w:color="auto"/>
            <w:right w:val="none" w:sz="0" w:space="0" w:color="auto"/>
          </w:divBdr>
        </w:div>
        <w:div w:id="1720322410">
          <w:marLeft w:val="640"/>
          <w:marRight w:val="0"/>
          <w:marTop w:val="0"/>
          <w:marBottom w:val="0"/>
          <w:divBdr>
            <w:top w:val="none" w:sz="0" w:space="0" w:color="auto"/>
            <w:left w:val="none" w:sz="0" w:space="0" w:color="auto"/>
            <w:bottom w:val="none" w:sz="0" w:space="0" w:color="auto"/>
            <w:right w:val="none" w:sz="0" w:space="0" w:color="auto"/>
          </w:divBdr>
        </w:div>
      </w:divsChild>
    </w:div>
    <w:div w:id="2080402302">
      <w:bodyDiv w:val="1"/>
      <w:marLeft w:val="0"/>
      <w:marRight w:val="0"/>
      <w:marTop w:val="0"/>
      <w:marBottom w:val="0"/>
      <w:divBdr>
        <w:top w:val="none" w:sz="0" w:space="0" w:color="auto"/>
        <w:left w:val="none" w:sz="0" w:space="0" w:color="auto"/>
        <w:bottom w:val="none" w:sz="0" w:space="0" w:color="auto"/>
        <w:right w:val="none" w:sz="0" w:space="0" w:color="auto"/>
      </w:divBdr>
      <w:divsChild>
        <w:div w:id="1868642938">
          <w:marLeft w:val="640"/>
          <w:marRight w:val="0"/>
          <w:marTop w:val="0"/>
          <w:marBottom w:val="0"/>
          <w:divBdr>
            <w:top w:val="none" w:sz="0" w:space="0" w:color="auto"/>
            <w:left w:val="none" w:sz="0" w:space="0" w:color="auto"/>
            <w:bottom w:val="none" w:sz="0" w:space="0" w:color="auto"/>
            <w:right w:val="none" w:sz="0" w:space="0" w:color="auto"/>
          </w:divBdr>
        </w:div>
        <w:div w:id="1196236776">
          <w:marLeft w:val="640"/>
          <w:marRight w:val="0"/>
          <w:marTop w:val="0"/>
          <w:marBottom w:val="0"/>
          <w:divBdr>
            <w:top w:val="none" w:sz="0" w:space="0" w:color="auto"/>
            <w:left w:val="none" w:sz="0" w:space="0" w:color="auto"/>
            <w:bottom w:val="none" w:sz="0" w:space="0" w:color="auto"/>
            <w:right w:val="none" w:sz="0" w:space="0" w:color="auto"/>
          </w:divBdr>
        </w:div>
        <w:div w:id="1892423305">
          <w:marLeft w:val="640"/>
          <w:marRight w:val="0"/>
          <w:marTop w:val="0"/>
          <w:marBottom w:val="0"/>
          <w:divBdr>
            <w:top w:val="none" w:sz="0" w:space="0" w:color="auto"/>
            <w:left w:val="none" w:sz="0" w:space="0" w:color="auto"/>
            <w:bottom w:val="none" w:sz="0" w:space="0" w:color="auto"/>
            <w:right w:val="none" w:sz="0" w:space="0" w:color="auto"/>
          </w:divBdr>
        </w:div>
        <w:div w:id="1717386228">
          <w:marLeft w:val="640"/>
          <w:marRight w:val="0"/>
          <w:marTop w:val="0"/>
          <w:marBottom w:val="0"/>
          <w:divBdr>
            <w:top w:val="none" w:sz="0" w:space="0" w:color="auto"/>
            <w:left w:val="none" w:sz="0" w:space="0" w:color="auto"/>
            <w:bottom w:val="none" w:sz="0" w:space="0" w:color="auto"/>
            <w:right w:val="none" w:sz="0" w:space="0" w:color="auto"/>
          </w:divBdr>
        </w:div>
        <w:div w:id="1302806950">
          <w:marLeft w:val="640"/>
          <w:marRight w:val="0"/>
          <w:marTop w:val="0"/>
          <w:marBottom w:val="0"/>
          <w:divBdr>
            <w:top w:val="none" w:sz="0" w:space="0" w:color="auto"/>
            <w:left w:val="none" w:sz="0" w:space="0" w:color="auto"/>
            <w:bottom w:val="none" w:sz="0" w:space="0" w:color="auto"/>
            <w:right w:val="none" w:sz="0" w:space="0" w:color="auto"/>
          </w:divBdr>
        </w:div>
        <w:div w:id="2002612243">
          <w:marLeft w:val="640"/>
          <w:marRight w:val="0"/>
          <w:marTop w:val="0"/>
          <w:marBottom w:val="0"/>
          <w:divBdr>
            <w:top w:val="none" w:sz="0" w:space="0" w:color="auto"/>
            <w:left w:val="none" w:sz="0" w:space="0" w:color="auto"/>
            <w:bottom w:val="none" w:sz="0" w:space="0" w:color="auto"/>
            <w:right w:val="none" w:sz="0" w:space="0" w:color="auto"/>
          </w:divBdr>
        </w:div>
        <w:div w:id="1183786685">
          <w:marLeft w:val="640"/>
          <w:marRight w:val="0"/>
          <w:marTop w:val="0"/>
          <w:marBottom w:val="0"/>
          <w:divBdr>
            <w:top w:val="none" w:sz="0" w:space="0" w:color="auto"/>
            <w:left w:val="none" w:sz="0" w:space="0" w:color="auto"/>
            <w:bottom w:val="none" w:sz="0" w:space="0" w:color="auto"/>
            <w:right w:val="none" w:sz="0" w:space="0" w:color="auto"/>
          </w:divBdr>
        </w:div>
        <w:div w:id="596400199">
          <w:marLeft w:val="640"/>
          <w:marRight w:val="0"/>
          <w:marTop w:val="0"/>
          <w:marBottom w:val="0"/>
          <w:divBdr>
            <w:top w:val="none" w:sz="0" w:space="0" w:color="auto"/>
            <w:left w:val="none" w:sz="0" w:space="0" w:color="auto"/>
            <w:bottom w:val="none" w:sz="0" w:space="0" w:color="auto"/>
            <w:right w:val="none" w:sz="0" w:space="0" w:color="auto"/>
          </w:divBdr>
        </w:div>
        <w:div w:id="1007100885">
          <w:marLeft w:val="640"/>
          <w:marRight w:val="0"/>
          <w:marTop w:val="0"/>
          <w:marBottom w:val="0"/>
          <w:divBdr>
            <w:top w:val="none" w:sz="0" w:space="0" w:color="auto"/>
            <w:left w:val="none" w:sz="0" w:space="0" w:color="auto"/>
            <w:bottom w:val="none" w:sz="0" w:space="0" w:color="auto"/>
            <w:right w:val="none" w:sz="0" w:space="0" w:color="auto"/>
          </w:divBdr>
        </w:div>
        <w:div w:id="1830973991">
          <w:marLeft w:val="640"/>
          <w:marRight w:val="0"/>
          <w:marTop w:val="0"/>
          <w:marBottom w:val="0"/>
          <w:divBdr>
            <w:top w:val="none" w:sz="0" w:space="0" w:color="auto"/>
            <w:left w:val="none" w:sz="0" w:space="0" w:color="auto"/>
            <w:bottom w:val="none" w:sz="0" w:space="0" w:color="auto"/>
            <w:right w:val="none" w:sz="0" w:space="0" w:color="auto"/>
          </w:divBdr>
        </w:div>
        <w:div w:id="485241307">
          <w:marLeft w:val="640"/>
          <w:marRight w:val="0"/>
          <w:marTop w:val="0"/>
          <w:marBottom w:val="0"/>
          <w:divBdr>
            <w:top w:val="none" w:sz="0" w:space="0" w:color="auto"/>
            <w:left w:val="none" w:sz="0" w:space="0" w:color="auto"/>
            <w:bottom w:val="none" w:sz="0" w:space="0" w:color="auto"/>
            <w:right w:val="none" w:sz="0" w:space="0" w:color="auto"/>
          </w:divBdr>
        </w:div>
        <w:div w:id="2002614925">
          <w:marLeft w:val="640"/>
          <w:marRight w:val="0"/>
          <w:marTop w:val="0"/>
          <w:marBottom w:val="0"/>
          <w:divBdr>
            <w:top w:val="none" w:sz="0" w:space="0" w:color="auto"/>
            <w:left w:val="none" w:sz="0" w:space="0" w:color="auto"/>
            <w:bottom w:val="none" w:sz="0" w:space="0" w:color="auto"/>
            <w:right w:val="none" w:sz="0" w:space="0" w:color="auto"/>
          </w:divBdr>
        </w:div>
        <w:div w:id="783767491">
          <w:marLeft w:val="640"/>
          <w:marRight w:val="0"/>
          <w:marTop w:val="0"/>
          <w:marBottom w:val="0"/>
          <w:divBdr>
            <w:top w:val="none" w:sz="0" w:space="0" w:color="auto"/>
            <w:left w:val="none" w:sz="0" w:space="0" w:color="auto"/>
            <w:bottom w:val="none" w:sz="0" w:space="0" w:color="auto"/>
            <w:right w:val="none" w:sz="0" w:space="0" w:color="auto"/>
          </w:divBdr>
        </w:div>
        <w:div w:id="1075470474">
          <w:marLeft w:val="640"/>
          <w:marRight w:val="0"/>
          <w:marTop w:val="0"/>
          <w:marBottom w:val="0"/>
          <w:divBdr>
            <w:top w:val="none" w:sz="0" w:space="0" w:color="auto"/>
            <w:left w:val="none" w:sz="0" w:space="0" w:color="auto"/>
            <w:bottom w:val="none" w:sz="0" w:space="0" w:color="auto"/>
            <w:right w:val="none" w:sz="0" w:space="0" w:color="auto"/>
          </w:divBdr>
        </w:div>
        <w:div w:id="2018919843">
          <w:marLeft w:val="640"/>
          <w:marRight w:val="0"/>
          <w:marTop w:val="0"/>
          <w:marBottom w:val="0"/>
          <w:divBdr>
            <w:top w:val="none" w:sz="0" w:space="0" w:color="auto"/>
            <w:left w:val="none" w:sz="0" w:space="0" w:color="auto"/>
            <w:bottom w:val="none" w:sz="0" w:space="0" w:color="auto"/>
            <w:right w:val="none" w:sz="0" w:space="0" w:color="auto"/>
          </w:divBdr>
        </w:div>
        <w:div w:id="568074053">
          <w:marLeft w:val="640"/>
          <w:marRight w:val="0"/>
          <w:marTop w:val="0"/>
          <w:marBottom w:val="0"/>
          <w:divBdr>
            <w:top w:val="none" w:sz="0" w:space="0" w:color="auto"/>
            <w:left w:val="none" w:sz="0" w:space="0" w:color="auto"/>
            <w:bottom w:val="none" w:sz="0" w:space="0" w:color="auto"/>
            <w:right w:val="none" w:sz="0" w:space="0" w:color="auto"/>
          </w:divBdr>
        </w:div>
        <w:div w:id="892547241">
          <w:marLeft w:val="640"/>
          <w:marRight w:val="0"/>
          <w:marTop w:val="0"/>
          <w:marBottom w:val="0"/>
          <w:divBdr>
            <w:top w:val="none" w:sz="0" w:space="0" w:color="auto"/>
            <w:left w:val="none" w:sz="0" w:space="0" w:color="auto"/>
            <w:bottom w:val="none" w:sz="0" w:space="0" w:color="auto"/>
            <w:right w:val="none" w:sz="0" w:space="0" w:color="auto"/>
          </w:divBdr>
        </w:div>
        <w:div w:id="221716072">
          <w:marLeft w:val="640"/>
          <w:marRight w:val="0"/>
          <w:marTop w:val="0"/>
          <w:marBottom w:val="0"/>
          <w:divBdr>
            <w:top w:val="none" w:sz="0" w:space="0" w:color="auto"/>
            <w:left w:val="none" w:sz="0" w:space="0" w:color="auto"/>
            <w:bottom w:val="none" w:sz="0" w:space="0" w:color="auto"/>
            <w:right w:val="none" w:sz="0" w:space="0" w:color="auto"/>
          </w:divBdr>
        </w:div>
        <w:div w:id="69356940">
          <w:marLeft w:val="640"/>
          <w:marRight w:val="0"/>
          <w:marTop w:val="0"/>
          <w:marBottom w:val="0"/>
          <w:divBdr>
            <w:top w:val="none" w:sz="0" w:space="0" w:color="auto"/>
            <w:left w:val="none" w:sz="0" w:space="0" w:color="auto"/>
            <w:bottom w:val="none" w:sz="0" w:space="0" w:color="auto"/>
            <w:right w:val="none" w:sz="0" w:space="0" w:color="auto"/>
          </w:divBdr>
        </w:div>
        <w:div w:id="1862010893">
          <w:marLeft w:val="640"/>
          <w:marRight w:val="0"/>
          <w:marTop w:val="0"/>
          <w:marBottom w:val="0"/>
          <w:divBdr>
            <w:top w:val="none" w:sz="0" w:space="0" w:color="auto"/>
            <w:left w:val="none" w:sz="0" w:space="0" w:color="auto"/>
            <w:bottom w:val="none" w:sz="0" w:space="0" w:color="auto"/>
            <w:right w:val="none" w:sz="0" w:space="0" w:color="auto"/>
          </w:divBdr>
        </w:div>
      </w:divsChild>
    </w:div>
    <w:div w:id="2124418902">
      <w:bodyDiv w:val="1"/>
      <w:marLeft w:val="0"/>
      <w:marRight w:val="0"/>
      <w:marTop w:val="0"/>
      <w:marBottom w:val="0"/>
      <w:divBdr>
        <w:top w:val="none" w:sz="0" w:space="0" w:color="auto"/>
        <w:left w:val="none" w:sz="0" w:space="0" w:color="auto"/>
        <w:bottom w:val="none" w:sz="0" w:space="0" w:color="auto"/>
        <w:right w:val="none" w:sz="0" w:space="0" w:color="auto"/>
      </w:divBdr>
      <w:divsChild>
        <w:div w:id="1445886570">
          <w:marLeft w:val="640"/>
          <w:marRight w:val="0"/>
          <w:marTop w:val="0"/>
          <w:marBottom w:val="0"/>
          <w:divBdr>
            <w:top w:val="none" w:sz="0" w:space="0" w:color="auto"/>
            <w:left w:val="none" w:sz="0" w:space="0" w:color="auto"/>
            <w:bottom w:val="none" w:sz="0" w:space="0" w:color="auto"/>
            <w:right w:val="none" w:sz="0" w:space="0" w:color="auto"/>
          </w:divBdr>
        </w:div>
        <w:div w:id="215431098">
          <w:marLeft w:val="640"/>
          <w:marRight w:val="0"/>
          <w:marTop w:val="0"/>
          <w:marBottom w:val="0"/>
          <w:divBdr>
            <w:top w:val="none" w:sz="0" w:space="0" w:color="auto"/>
            <w:left w:val="none" w:sz="0" w:space="0" w:color="auto"/>
            <w:bottom w:val="none" w:sz="0" w:space="0" w:color="auto"/>
            <w:right w:val="none" w:sz="0" w:space="0" w:color="auto"/>
          </w:divBdr>
        </w:div>
        <w:div w:id="388113469">
          <w:marLeft w:val="640"/>
          <w:marRight w:val="0"/>
          <w:marTop w:val="0"/>
          <w:marBottom w:val="0"/>
          <w:divBdr>
            <w:top w:val="none" w:sz="0" w:space="0" w:color="auto"/>
            <w:left w:val="none" w:sz="0" w:space="0" w:color="auto"/>
            <w:bottom w:val="none" w:sz="0" w:space="0" w:color="auto"/>
            <w:right w:val="none" w:sz="0" w:space="0" w:color="auto"/>
          </w:divBdr>
        </w:div>
        <w:div w:id="1220095026">
          <w:marLeft w:val="640"/>
          <w:marRight w:val="0"/>
          <w:marTop w:val="0"/>
          <w:marBottom w:val="0"/>
          <w:divBdr>
            <w:top w:val="none" w:sz="0" w:space="0" w:color="auto"/>
            <w:left w:val="none" w:sz="0" w:space="0" w:color="auto"/>
            <w:bottom w:val="none" w:sz="0" w:space="0" w:color="auto"/>
            <w:right w:val="none" w:sz="0" w:space="0" w:color="auto"/>
          </w:divBdr>
        </w:div>
        <w:div w:id="80686243">
          <w:marLeft w:val="640"/>
          <w:marRight w:val="0"/>
          <w:marTop w:val="0"/>
          <w:marBottom w:val="0"/>
          <w:divBdr>
            <w:top w:val="none" w:sz="0" w:space="0" w:color="auto"/>
            <w:left w:val="none" w:sz="0" w:space="0" w:color="auto"/>
            <w:bottom w:val="none" w:sz="0" w:space="0" w:color="auto"/>
            <w:right w:val="none" w:sz="0" w:space="0" w:color="auto"/>
          </w:divBdr>
        </w:div>
        <w:div w:id="88933602">
          <w:marLeft w:val="640"/>
          <w:marRight w:val="0"/>
          <w:marTop w:val="0"/>
          <w:marBottom w:val="0"/>
          <w:divBdr>
            <w:top w:val="none" w:sz="0" w:space="0" w:color="auto"/>
            <w:left w:val="none" w:sz="0" w:space="0" w:color="auto"/>
            <w:bottom w:val="none" w:sz="0" w:space="0" w:color="auto"/>
            <w:right w:val="none" w:sz="0" w:space="0" w:color="auto"/>
          </w:divBdr>
        </w:div>
        <w:div w:id="783959322">
          <w:marLeft w:val="640"/>
          <w:marRight w:val="0"/>
          <w:marTop w:val="0"/>
          <w:marBottom w:val="0"/>
          <w:divBdr>
            <w:top w:val="none" w:sz="0" w:space="0" w:color="auto"/>
            <w:left w:val="none" w:sz="0" w:space="0" w:color="auto"/>
            <w:bottom w:val="none" w:sz="0" w:space="0" w:color="auto"/>
            <w:right w:val="none" w:sz="0" w:space="0" w:color="auto"/>
          </w:divBdr>
        </w:div>
        <w:div w:id="1100296835">
          <w:marLeft w:val="640"/>
          <w:marRight w:val="0"/>
          <w:marTop w:val="0"/>
          <w:marBottom w:val="0"/>
          <w:divBdr>
            <w:top w:val="none" w:sz="0" w:space="0" w:color="auto"/>
            <w:left w:val="none" w:sz="0" w:space="0" w:color="auto"/>
            <w:bottom w:val="none" w:sz="0" w:space="0" w:color="auto"/>
            <w:right w:val="none" w:sz="0" w:space="0" w:color="auto"/>
          </w:divBdr>
        </w:div>
        <w:div w:id="53822566">
          <w:marLeft w:val="640"/>
          <w:marRight w:val="0"/>
          <w:marTop w:val="0"/>
          <w:marBottom w:val="0"/>
          <w:divBdr>
            <w:top w:val="none" w:sz="0" w:space="0" w:color="auto"/>
            <w:left w:val="none" w:sz="0" w:space="0" w:color="auto"/>
            <w:bottom w:val="none" w:sz="0" w:space="0" w:color="auto"/>
            <w:right w:val="none" w:sz="0" w:space="0" w:color="auto"/>
          </w:divBdr>
        </w:div>
        <w:div w:id="1245720391">
          <w:marLeft w:val="640"/>
          <w:marRight w:val="0"/>
          <w:marTop w:val="0"/>
          <w:marBottom w:val="0"/>
          <w:divBdr>
            <w:top w:val="none" w:sz="0" w:space="0" w:color="auto"/>
            <w:left w:val="none" w:sz="0" w:space="0" w:color="auto"/>
            <w:bottom w:val="none" w:sz="0" w:space="0" w:color="auto"/>
            <w:right w:val="none" w:sz="0" w:space="0" w:color="auto"/>
          </w:divBdr>
        </w:div>
        <w:div w:id="621687185">
          <w:marLeft w:val="640"/>
          <w:marRight w:val="0"/>
          <w:marTop w:val="0"/>
          <w:marBottom w:val="0"/>
          <w:divBdr>
            <w:top w:val="none" w:sz="0" w:space="0" w:color="auto"/>
            <w:left w:val="none" w:sz="0" w:space="0" w:color="auto"/>
            <w:bottom w:val="none" w:sz="0" w:space="0" w:color="auto"/>
            <w:right w:val="none" w:sz="0" w:space="0" w:color="auto"/>
          </w:divBdr>
        </w:div>
        <w:div w:id="2083672400">
          <w:marLeft w:val="640"/>
          <w:marRight w:val="0"/>
          <w:marTop w:val="0"/>
          <w:marBottom w:val="0"/>
          <w:divBdr>
            <w:top w:val="none" w:sz="0" w:space="0" w:color="auto"/>
            <w:left w:val="none" w:sz="0" w:space="0" w:color="auto"/>
            <w:bottom w:val="none" w:sz="0" w:space="0" w:color="auto"/>
            <w:right w:val="none" w:sz="0" w:space="0" w:color="auto"/>
          </w:divBdr>
        </w:div>
        <w:div w:id="278533816">
          <w:marLeft w:val="640"/>
          <w:marRight w:val="0"/>
          <w:marTop w:val="0"/>
          <w:marBottom w:val="0"/>
          <w:divBdr>
            <w:top w:val="none" w:sz="0" w:space="0" w:color="auto"/>
            <w:left w:val="none" w:sz="0" w:space="0" w:color="auto"/>
            <w:bottom w:val="none" w:sz="0" w:space="0" w:color="auto"/>
            <w:right w:val="none" w:sz="0" w:space="0" w:color="auto"/>
          </w:divBdr>
        </w:div>
        <w:div w:id="2017151512">
          <w:marLeft w:val="640"/>
          <w:marRight w:val="0"/>
          <w:marTop w:val="0"/>
          <w:marBottom w:val="0"/>
          <w:divBdr>
            <w:top w:val="none" w:sz="0" w:space="0" w:color="auto"/>
            <w:left w:val="none" w:sz="0" w:space="0" w:color="auto"/>
            <w:bottom w:val="none" w:sz="0" w:space="0" w:color="auto"/>
            <w:right w:val="none" w:sz="0" w:space="0" w:color="auto"/>
          </w:divBdr>
        </w:div>
        <w:div w:id="1926574140">
          <w:marLeft w:val="640"/>
          <w:marRight w:val="0"/>
          <w:marTop w:val="0"/>
          <w:marBottom w:val="0"/>
          <w:divBdr>
            <w:top w:val="none" w:sz="0" w:space="0" w:color="auto"/>
            <w:left w:val="none" w:sz="0" w:space="0" w:color="auto"/>
            <w:bottom w:val="none" w:sz="0" w:space="0" w:color="auto"/>
            <w:right w:val="none" w:sz="0" w:space="0" w:color="auto"/>
          </w:divBdr>
        </w:div>
        <w:div w:id="205140643">
          <w:marLeft w:val="640"/>
          <w:marRight w:val="0"/>
          <w:marTop w:val="0"/>
          <w:marBottom w:val="0"/>
          <w:divBdr>
            <w:top w:val="none" w:sz="0" w:space="0" w:color="auto"/>
            <w:left w:val="none" w:sz="0" w:space="0" w:color="auto"/>
            <w:bottom w:val="none" w:sz="0" w:space="0" w:color="auto"/>
            <w:right w:val="none" w:sz="0" w:space="0" w:color="auto"/>
          </w:divBdr>
        </w:div>
        <w:div w:id="204564672">
          <w:marLeft w:val="640"/>
          <w:marRight w:val="0"/>
          <w:marTop w:val="0"/>
          <w:marBottom w:val="0"/>
          <w:divBdr>
            <w:top w:val="none" w:sz="0" w:space="0" w:color="auto"/>
            <w:left w:val="none" w:sz="0" w:space="0" w:color="auto"/>
            <w:bottom w:val="none" w:sz="0" w:space="0" w:color="auto"/>
            <w:right w:val="none" w:sz="0" w:space="0" w:color="auto"/>
          </w:divBdr>
        </w:div>
        <w:div w:id="84235389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2.sv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B8EEDF-4126-4D32-8BE0-F22ECF744FE8}"/>
      </w:docPartPr>
      <w:docPartBody>
        <w:p w:rsidR="005756EB" w:rsidRDefault="001107C3">
          <w:r w:rsidRPr="009300E7">
            <w:rPr>
              <w:rStyle w:val="PlaceholderText"/>
            </w:rPr>
            <w:t>Click or tap here to enter text.</w:t>
          </w:r>
        </w:p>
      </w:docPartBody>
    </w:docPart>
    <w:docPart>
      <w:docPartPr>
        <w:name w:val="71E91A988A134F17B05D4FF82669E818"/>
        <w:category>
          <w:name w:val="General"/>
          <w:gallery w:val="placeholder"/>
        </w:category>
        <w:types>
          <w:type w:val="bbPlcHdr"/>
        </w:types>
        <w:behaviors>
          <w:behavior w:val="content"/>
        </w:behaviors>
        <w:guid w:val="{78F6DD64-9B7E-41CE-AC55-DA91C7C22542}"/>
      </w:docPartPr>
      <w:docPartBody>
        <w:p w:rsidR="005756EB" w:rsidRDefault="001107C3" w:rsidP="001107C3">
          <w:pPr>
            <w:pStyle w:val="71E91A988A134F17B05D4FF82669E818"/>
          </w:pPr>
          <w:r w:rsidRPr="009300E7">
            <w:rPr>
              <w:rStyle w:val="PlaceholderText"/>
            </w:rPr>
            <w:t>Click or tap here to enter text.</w:t>
          </w:r>
        </w:p>
      </w:docPartBody>
    </w:docPart>
    <w:docPart>
      <w:docPartPr>
        <w:name w:val="DE09A7865D20458CB45B59795E09007B"/>
        <w:category>
          <w:name w:val="General"/>
          <w:gallery w:val="placeholder"/>
        </w:category>
        <w:types>
          <w:type w:val="bbPlcHdr"/>
        </w:types>
        <w:behaviors>
          <w:behavior w:val="content"/>
        </w:behaviors>
        <w:guid w:val="{26D4F4EE-6A8D-40F3-AA12-054B8C5B5317}"/>
      </w:docPartPr>
      <w:docPartBody>
        <w:p w:rsidR="009B1E01" w:rsidRDefault="00D84E95" w:rsidP="00D84E95">
          <w:pPr>
            <w:pStyle w:val="DE09A7865D20458CB45B59795E09007B"/>
          </w:pPr>
          <w:r w:rsidRPr="009300E7">
            <w:rPr>
              <w:rStyle w:val="PlaceholderText"/>
            </w:rPr>
            <w:t>Click or tap here to enter text.</w:t>
          </w:r>
        </w:p>
      </w:docPartBody>
    </w:docPart>
    <w:docPart>
      <w:docPartPr>
        <w:name w:val="CEBDE849FE484DFF9AECF35BEB30A491"/>
        <w:category>
          <w:name w:val="General"/>
          <w:gallery w:val="placeholder"/>
        </w:category>
        <w:types>
          <w:type w:val="bbPlcHdr"/>
        </w:types>
        <w:behaviors>
          <w:behavior w:val="content"/>
        </w:behaviors>
        <w:guid w:val="{A8A77DC5-6345-4B75-AA91-8BA390980DC0}"/>
      </w:docPartPr>
      <w:docPartBody>
        <w:p w:rsidR="009B1E01" w:rsidRDefault="00D84E95" w:rsidP="00D84E95">
          <w:pPr>
            <w:pStyle w:val="CEBDE849FE484DFF9AECF35BEB30A491"/>
          </w:pPr>
          <w:r w:rsidRPr="009300E7">
            <w:rPr>
              <w:rStyle w:val="PlaceholderText"/>
            </w:rPr>
            <w:t>Click or tap here to enter text.</w:t>
          </w:r>
        </w:p>
      </w:docPartBody>
    </w:docPart>
    <w:docPart>
      <w:docPartPr>
        <w:name w:val="2AD33C6935C8425F865DEEF498903B97"/>
        <w:category>
          <w:name w:val="General"/>
          <w:gallery w:val="placeholder"/>
        </w:category>
        <w:types>
          <w:type w:val="bbPlcHdr"/>
        </w:types>
        <w:behaviors>
          <w:behavior w:val="content"/>
        </w:behaviors>
        <w:guid w:val="{4228F56E-601C-47D3-9DC3-25570EF1343D}"/>
      </w:docPartPr>
      <w:docPartBody>
        <w:p w:rsidR="009B1E01" w:rsidRDefault="00D84E95" w:rsidP="00D84E95">
          <w:pPr>
            <w:pStyle w:val="2AD33C6935C8425F865DEEF498903B97"/>
          </w:pPr>
          <w:r w:rsidRPr="009300E7">
            <w:rPr>
              <w:rStyle w:val="PlaceholderText"/>
            </w:rPr>
            <w:t>Click or tap here to enter text.</w:t>
          </w:r>
        </w:p>
      </w:docPartBody>
    </w:docPart>
    <w:docPart>
      <w:docPartPr>
        <w:name w:val="8F8894F1BE2046EEA3BD8CBD19546F29"/>
        <w:category>
          <w:name w:val="General"/>
          <w:gallery w:val="placeholder"/>
        </w:category>
        <w:types>
          <w:type w:val="bbPlcHdr"/>
        </w:types>
        <w:behaviors>
          <w:behavior w:val="content"/>
        </w:behaviors>
        <w:guid w:val="{1732E1E8-43AC-4E11-B96A-B270438507CF}"/>
      </w:docPartPr>
      <w:docPartBody>
        <w:p w:rsidR="009B1E01" w:rsidRDefault="00D84E95" w:rsidP="00D84E95">
          <w:pPr>
            <w:pStyle w:val="8F8894F1BE2046EEA3BD8CBD19546F29"/>
          </w:pPr>
          <w:r w:rsidRPr="009300E7">
            <w:rPr>
              <w:rStyle w:val="PlaceholderText"/>
            </w:rPr>
            <w:t>Click or tap here to enter text.</w:t>
          </w:r>
        </w:p>
      </w:docPartBody>
    </w:docPart>
    <w:docPart>
      <w:docPartPr>
        <w:name w:val="4352452B6A8E4EC1A2007C2D0720F44C"/>
        <w:category>
          <w:name w:val="General"/>
          <w:gallery w:val="placeholder"/>
        </w:category>
        <w:types>
          <w:type w:val="bbPlcHdr"/>
        </w:types>
        <w:behaviors>
          <w:behavior w:val="content"/>
        </w:behaviors>
        <w:guid w:val="{35820A3D-AE8F-462C-A0DD-49559838EC28}"/>
      </w:docPartPr>
      <w:docPartBody>
        <w:p w:rsidR="006F2970" w:rsidRDefault="009B1E01" w:rsidP="009B1E01">
          <w:pPr>
            <w:pStyle w:val="4352452B6A8E4EC1A2007C2D0720F44C"/>
          </w:pPr>
          <w:r w:rsidRPr="009300E7">
            <w:rPr>
              <w:rStyle w:val="PlaceholderText"/>
            </w:rPr>
            <w:t>Click or tap here to enter text.</w:t>
          </w:r>
        </w:p>
      </w:docPartBody>
    </w:docPart>
    <w:docPart>
      <w:docPartPr>
        <w:name w:val="398E6B1E722843B98B8EEF03143AFE27"/>
        <w:category>
          <w:name w:val="General"/>
          <w:gallery w:val="placeholder"/>
        </w:category>
        <w:types>
          <w:type w:val="bbPlcHdr"/>
        </w:types>
        <w:behaviors>
          <w:behavior w:val="content"/>
        </w:behaviors>
        <w:guid w:val="{02A08A26-6B84-40C8-8495-317460840EA2}"/>
      </w:docPartPr>
      <w:docPartBody>
        <w:p w:rsidR="006F2970" w:rsidRDefault="009B1E01" w:rsidP="009B1E01">
          <w:pPr>
            <w:pStyle w:val="398E6B1E722843B98B8EEF03143AFE27"/>
          </w:pPr>
          <w:r w:rsidRPr="009300E7">
            <w:rPr>
              <w:rStyle w:val="PlaceholderText"/>
            </w:rPr>
            <w:t>Click or tap here to enter text.</w:t>
          </w:r>
        </w:p>
      </w:docPartBody>
    </w:docPart>
    <w:docPart>
      <w:docPartPr>
        <w:name w:val="56490C9CDB6A4CF1BCD68E23B3D88BED"/>
        <w:category>
          <w:name w:val="General"/>
          <w:gallery w:val="placeholder"/>
        </w:category>
        <w:types>
          <w:type w:val="bbPlcHdr"/>
        </w:types>
        <w:behaviors>
          <w:behavior w:val="content"/>
        </w:behaviors>
        <w:guid w:val="{721753FC-3AAD-44BB-A0AE-2458D39EC24C}"/>
      </w:docPartPr>
      <w:docPartBody>
        <w:p w:rsidR="006F2970" w:rsidRDefault="009B1E01" w:rsidP="009B1E01">
          <w:pPr>
            <w:pStyle w:val="56490C9CDB6A4CF1BCD68E23B3D88BED"/>
          </w:pPr>
          <w:r w:rsidRPr="009300E7">
            <w:rPr>
              <w:rStyle w:val="PlaceholderText"/>
            </w:rPr>
            <w:t>Click or tap here to enter text.</w:t>
          </w:r>
        </w:p>
      </w:docPartBody>
    </w:docPart>
    <w:docPart>
      <w:docPartPr>
        <w:name w:val="F1DA4D19A299479B9E1D8288C8654400"/>
        <w:category>
          <w:name w:val="General"/>
          <w:gallery w:val="placeholder"/>
        </w:category>
        <w:types>
          <w:type w:val="bbPlcHdr"/>
        </w:types>
        <w:behaviors>
          <w:behavior w:val="content"/>
        </w:behaviors>
        <w:guid w:val="{2C3A9498-40E0-44F5-94E2-BD3F8CDEED23}"/>
      </w:docPartPr>
      <w:docPartBody>
        <w:p w:rsidR="006F2970" w:rsidRDefault="009B1E01" w:rsidP="009B1E01">
          <w:pPr>
            <w:pStyle w:val="F1DA4D19A299479B9E1D8288C8654400"/>
          </w:pPr>
          <w:r w:rsidRPr="009300E7">
            <w:rPr>
              <w:rStyle w:val="PlaceholderText"/>
            </w:rPr>
            <w:t>Click or tap here to enter text.</w:t>
          </w:r>
        </w:p>
      </w:docPartBody>
    </w:docPart>
    <w:docPart>
      <w:docPartPr>
        <w:name w:val="F97C671A2BFA4F8F87D7FA2963DF7C84"/>
        <w:category>
          <w:name w:val="General"/>
          <w:gallery w:val="placeholder"/>
        </w:category>
        <w:types>
          <w:type w:val="bbPlcHdr"/>
        </w:types>
        <w:behaviors>
          <w:behavior w:val="content"/>
        </w:behaviors>
        <w:guid w:val="{17CCFDA6-0795-486A-866A-DB66260793AB}"/>
      </w:docPartPr>
      <w:docPartBody>
        <w:p w:rsidR="006F2970" w:rsidRDefault="009B1E01" w:rsidP="009B1E01">
          <w:pPr>
            <w:pStyle w:val="F97C671A2BFA4F8F87D7FA2963DF7C84"/>
          </w:pPr>
          <w:r w:rsidRPr="009300E7">
            <w:rPr>
              <w:rStyle w:val="PlaceholderText"/>
            </w:rPr>
            <w:t>Click or tap here to enter text.</w:t>
          </w:r>
        </w:p>
      </w:docPartBody>
    </w:docPart>
    <w:docPart>
      <w:docPartPr>
        <w:name w:val="AD20C578047543FAAAA767B182EF714A"/>
        <w:category>
          <w:name w:val="General"/>
          <w:gallery w:val="placeholder"/>
        </w:category>
        <w:types>
          <w:type w:val="bbPlcHdr"/>
        </w:types>
        <w:behaviors>
          <w:behavior w:val="content"/>
        </w:behaviors>
        <w:guid w:val="{20E85380-9F3A-44C5-9577-C9622D9EED14}"/>
      </w:docPartPr>
      <w:docPartBody>
        <w:p w:rsidR="006F2970" w:rsidRDefault="009B1E01" w:rsidP="009B1E01">
          <w:pPr>
            <w:pStyle w:val="AD20C578047543FAAAA767B182EF714A"/>
          </w:pPr>
          <w:r w:rsidRPr="009300E7">
            <w:rPr>
              <w:rStyle w:val="PlaceholderText"/>
            </w:rPr>
            <w:t>Click or tap here to enter text.</w:t>
          </w:r>
        </w:p>
      </w:docPartBody>
    </w:docPart>
    <w:docPart>
      <w:docPartPr>
        <w:name w:val="0A2A36812B3049299D8816548A3D997C"/>
        <w:category>
          <w:name w:val="General"/>
          <w:gallery w:val="placeholder"/>
        </w:category>
        <w:types>
          <w:type w:val="bbPlcHdr"/>
        </w:types>
        <w:behaviors>
          <w:behavior w:val="content"/>
        </w:behaviors>
        <w:guid w:val="{E085AEA2-C99A-411C-AD2A-07209E573734}"/>
      </w:docPartPr>
      <w:docPartBody>
        <w:p w:rsidR="006F2970" w:rsidRDefault="009B1E01" w:rsidP="009B1E01">
          <w:pPr>
            <w:pStyle w:val="0A2A36812B3049299D8816548A3D997C"/>
          </w:pPr>
          <w:r w:rsidRPr="009300E7">
            <w:rPr>
              <w:rStyle w:val="PlaceholderText"/>
            </w:rPr>
            <w:t>Click or tap here to enter text.</w:t>
          </w:r>
        </w:p>
      </w:docPartBody>
    </w:docPart>
    <w:docPart>
      <w:docPartPr>
        <w:name w:val="B9128279C7D341F5A093C915D01A763B"/>
        <w:category>
          <w:name w:val="General"/>
          <w:gallery w:val="placeholder"/>
        </w:category>
        <w:types>
          <w:type w:val="bbPlcHdr"/>
        </w:types>
        <w:behaviors>
          <w:behavior w:val="content"/>
        </w:behaviors>
        <w:guid w:val="{15AEC6AE-1422-408F-A922-292B01CF66CA}"/>
      </w:docPartPr>
      <w:docPartBody>
        <w:p w:rsidR="006F2970" w:rsidRDefault="009B1E01" w:rsidP="009B1E01">
          <w:pPr>
            <w:pStyle w:val="B9128279C7D341F5A093C915D01A763B"/>
          </w:pPr>
          <w:r w:rsidRPr="009300E7">
            <w:rPr>
              <w:rStyle w:val="PlaceholderText"/>
            </w:rPr>
            <w:t>Click or tap here to enter text.</w:t>
          </w:r>
        </w:p>
      </w:docPartBody>
    </w:docPart>
    <w:docPart>
      <w:docPartPr>
        <w:name w:val="6DDDB398223F4413AB96D1D652C52999"/>
        <w:category>
          <w:name w:val="General"/>
          <w:gallery w:val="placeholder"/>
        </w:category>
        <w:types>
          <w:type w:val="bbPlcHdr"/>
        </w:types>
        <w:behaviors>
          <w:behavior w:val="content"/>
        </w:behaviors>
        <w:guid w:val="{06D1DBC7-9F6C-4697-B695-3FAFD242D516}"/>
      </w:docPartPr>
      <w:docPartBody>
        <w:p w:rsidR="006F2970" w:rsidRDefault="009B1E01" w:rsidP="009B1E01">
          <w:pPr>
            <w:pStyle w:val="6DDDB398223F4413AB96D1D652C52999"/>
          </w:pPr>
          <w:r w:rsidRPr="009300E7">
            <w:rPr>
              <w:rStyle w:val="PlaceholderText"/>
            </w:rPr>
            <w:t>Click or tap here to enter text.</w:t>
          </w:r>
        </w:p>
      </w:docPartBody>
    </w:docPart>
    <w:docPart>
      <w:docPartPr>
        <w:name w:val="389DE235A94C4507AEBE445DC136BF3A"/>
        <w:category>
          <w:name w:val="General"/>
          <w:gallery w:val="placeholder"/>
        </w:category>
        <w:types>
          <w:type w:val="bbPlcHdr"/>
        </w:types>
        <w:behaviors>
          <w:behavior w:val="content"/>
        </w:behaviors>
        <w:guid w:val="{D1976DFC-6AB6-490D-990E-D13B67ECA357}"/>
      </w:docPartPr>
      <w:docPartBody>
        <w:p w:rsidR="006F2970" w:rsidRDefault="009B1E01" w:rsidP="009B1E01">
          <w:pPr>
            <w:pStyle w:val="389DE235A94C4507AEBE445DC136BF3A"/>
          </w:pPr>
          <w:r w:rsidRPr="009300E7">
            <w:rPr>
              <w:rStyle w:val="PlaceholderText"/>
            </w:rPr>
            <w:t>Click or tap here to enter text.</w:t>
          </w:r>
        </w:p>
      </w:docPartBody>
    </w:docPart>
    <w:docPart>
      <w:docPartPr>
        <w:name w:val="F460428AD3714526B5AA7EEFFBCA01D6"/>
        <w:category>
          <w:name w:val="General"/>
          <w:gallery w:val="placeholder"/>
        </w:category>
        <w:types>
          <w:type w:val="bbPlcHdr"/>
        </w:types>
        <w:behaviors>
          <w:behavior w:val="content"/>
        </w:behaviors>
        <w:guid w:val="{9A80097E-438D-430C-AB95-9419537BFD09}"/>
      </w:docPartPr>
      <w:docPartBody>
        <w:p w:rsidR="006F2970" w:rsidRDefault="009B1E01" w:rsidP="009B1E01">
          <w:pPr>
            <w:pStyle w:val="F460428AD3714526B5AA7EEFFBCA01D6"/>
          </w:pPr>
          <w:r w:rsidRPr="009300E7">
            <w:rPr>
              <w:rStyle w:val="PlaceholderText"/>
            </w:rPr>
            <w:t>Click or tap here to enter text.</w:t>
          </w:r>
        </w:p>
      </w:docPartBody>
    </w:docPart>
    <w:docPart>
      <w:docPartPr>
        <w:name w:val="3E5EB73EA008424C862DCF8A04C2DF71"/>
        <w:category>
          <w:name w:val="General"/>
          <w:gallery w:val="placeholder"/>
        </w:category>
        <w:types>
          <w:type w:val="bbPlcHdr"/>
        </w:types>
        <w:behaviors>
          <w:behavior w:val="content"/>
        </w:behaviors>
        <w:guid w:val="{795125EC-5960-4E60-91F0-91147989B123}"/>
      </w:docPartPr>
      <w:docPartBody>
        <w:p w:rsidR="006F2970" w:rsidRDefault="009B1E01" w:rsidP="009B1E01">
          <w:pPr>
            <w:pStyle w:val="3E5EB73EA008424C862DCF8A04C2DF71"/>
          </w:pPr>
          <w:r w:rsidRPr="009300E7">
            <w:rPr>
              <w:rStyle w:val="PlaceholderText"/>
            </w:rPr>
            <w:t>Click or tap here to enter text.</w:t>
          </w:r>
        </w:p>
      </w:docPartBody>
    </w:docPart>
    <w:docPart>
      <w:docPartPr>
        <w:name w:val="C46DE7B0C0A1403FA83AFA86113C71B2"/>
        <w:category>
          <w:name w:val="General"/>
          <w:gallery w:val="placeholder"/>
        </w:category>
        <w:types>
          <w:type w:val="bbPlcHdr"/>
        </w:types>
        <w:behaviors>
          <w:behavior w:val="content"/>
        </w:behaviors>
        <w:guid w:val="{F1286117-B8E2-4E30-9C66-B7E6D570BACC}"/>
      </w:docPartPr>
      <w:docPartBody>
        <w:p w:rsidR="006F2970" w:rsidRDefault="009B1E01" w:rsidP="009B1E01">
          <w:pPr>
            <w:pStyle w:val="C46DE7B0C0A1403FA83AFA86113C71B2"/>
          </w:pPr>
          <w:r w:rsidRPr="009300E7">
            <w:rPr>
              <w:rStyle w:val="PlaceholderText"/>
            </w:rPr>
            <w:t>Click or tap here to enter text.</w:t>
          </w:r>
        </w:p>
      </w:docPartBody>
    </w:docPart>
    <w:docPart>
      <w:docPartPr>
        <w:name w:val="BEB159C3059D403F8D08D98C922D2A14"/>
        <w:category>
          <w:name w:val="General"/>
          <w:gallery w:val="placeholder"/>
        </w:category>
        <w:types>
          <w:type w:val="bbPlcHdr"/>
        </w:types>
        <w:behaviors>
          <w:behavior w:val="content"/>
        </w:behaviors>
        <w:guid w:val="{A245CAE2-7EDC-478D-9883-A03A32F0A27C}"/>
      </w:docPartPr>
      <w:docPartBody>
        <w:p w:rsidR="006F2970" w:rsidRDefault="009B1E01" w:rsidP="009B1E01">
          <w:pPr>
            <w:pStyle w:val="BEB159C3059D403F8D08D98C922D2A14"/>
          </w:pPr>
          <w:r w:rsidRPr="009300E7">
            <w:rPr>
              <w:rStyle w:val="PlaceholderText"/>
            </w:rPr>
            <w:t>Click or tap here to enter text.</w:t>
          </w:r>
        </w:p>
      </w:docPartBody>
    </w:docPart>
    <w:docPart>
      <w:docPartPr>
        <w:name w:val="992DF6B090044E2DB365991BD303623D"/>
        <w:category>
          <w:name w:val="General"/>
          <w:gallery w:val="placeholder"/>
        </w:category>
        <w:types>
          <w:type w:val="bbPlcHdr"/>
        </w:types>
        <w:behaviors>
          <w:behavior w:val="content"/>
        </w:behaviors>
        <w:guid w:val="{11A23BEB-164E-474F-9DFA-DA78FBC25D7B}"/>
      </w:docPartPr>
      <w:docPartBody>
        <w:p w:rsidR="006F2970" w:rsidRDefault="009B1E01" w:rsidP="009B1E01">
          <w:pPr>
            <w:pStyle w:val="992DF6B090044E2DB365991BD303623D"/>
          </w:pPr>
          <w:r w:rsidRPr="009300E7">
            <w:rPr>
              <w:rStyle w:val="PlaceholderText"/>
            </w:rPr>
            <w:t>Click or tap here to enter text.</w:t>
          </w:r>
        </w:p>
      </w:docPartBody>
    </w:docPart>
    <w:docPart>
      <w:docPartPr>
        <w:name w:val="FA2D23FC5C11449D9CD5A651C7C42A77"/>
        <w:category>
          <w:name w:val="General"/>
          <w:gallery w:val="placeholder"/>
        </w:category>
        <w:types>
          <w:type w:val="bbPlcHdr"/>
        </w:types>
        <w:behaviors>
          <w:behavior w:val="content"/>
        </w:behaviors>
        <w:guid w:val="{B6B72EC1-30B6-4C05-BBBE-77262274E6DF}"/>
      </w:docPartPr>
      <w:docPartBody>
        <w:p w:rsidR="006F2970" w:rsidRDefault="009B1E01" w:rsidP="009B1E01">
          <w:pPr>
            <w:pStyle w:val="FA2D23FC5C11449D9CD5A651C7C42A77"/>
          </w:pPr>
          <w:r w:rsidRPr="009300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C3"/>
    <w:rsid w:val="000F2F8E"/>
    <w:rsid w:val="001107C3"/>
    <w:rsid w:val="00126B5A"/>
    <w:rsid w:val="001D51BA"/>
    <w:rsid w:val="0022187C"/>
    <w:rsid w:val="00234C9C"/>
    <w:rsid w:val="002643B8"/>
    <w:rsid w:val="00265ADD"/>
    <w:rsid w:val="00326F72"/>
    <w:rsid w:val="003622D1"/>
    <w:rsid w:val="003F2D18"/>
    <w:rsid w:val="00484345"/>
    <w:rsid w:val="004B272E"/>
    <w:rsid w:val="005756EB"/>
    <w:rsid w:val="005A45BE"/>
    <w:rsid w:val="005C0B40"/>
    <w:rsid w:val="00637CA5"/>
    <w:rsid w:val="006F2970"/>
    <w:rsid w:val="00747626"/>
    <w:rsid w:val="0075671C"/>
    <w:rsid w:val="00761BF0"/>
    <w:rsid w:val="00765AAD"/>
    <w:rsid w:val="00886967"/>
    <w:rsid w:val="008D64FF"/>
    <w:rsid w:val="00914C22"/>
    <w:rsid w:val="009351AB"/>
    <w:rsid w:val="009B1E01"/>
    <w:rsid w:val="009C5D7D"/>
    <w:rsid w:val="00A4032B"/>
    <w:rsid w:val="00A50677"/>
    <w:rsid w:val="00A5103C"/>
    <w:rsid w:val="00A83FA5"/>
    <w:rsid w:val="00B00207"/>
    <w:rsid w:val="00B10BA8"/>
    <w:rsid w:val="00B119E4"/>
    <w:rsid w:val="00B12BC5"/>
    <w:rsid w:val="00B74C1A"/>
    <w:rsid w:val="00B74D31"/>
    <w:rsid w:val="00C64C8C"/>
    <w:rsid w:val="00D84E95"/>
    <w:rsid w:val="00E10EA0"/>
    <w:rsid w:val="00E554AD"/>
    <w:rsid w:val="00EB6EDB"/>
    <w:rsid w:val="00EF4945"/>
    <w:rsid w:val="00EF7AEF"/>
    <w:rsid w:val="00F20804"/>
    <w:rsid w:val="00F60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1E01"/>
    <w:rPr>
      <w:color w:val="666666"/>
    </w:rPr>
  </w:style>
  <w:style w:type="paragraph" w:customStyle="1" w:styleId="71E91A988A134F17B05D4FF82669E818">
    <w:name w:val="71E91A988A134F17B05D4FF82669E818"/>
    <w:rsid w:val="001107C3"/>
  </w:style>
  <w:style w:type="paragraph" w:customStyle="1" w:styleId="DE09A7865D20458CB45B59795E09007B">
    <w:name w:val="DE09A7865D20458CB45B59795E09007B"/>
    <w:rsid w:val="00D84E95"/>
  </w:style>
  <w:style w:type="paragraph" w:customStyle="1" w:styleId="CEBDE849FE484DFF9AECF35BEB30A491">
    <w:name w:val="CEBDE849FE484DFF9AECF35BEB30A491"/>
    <w:rsid w:val="00D84E95"/>
  </w:style>
  <w:style w:type="paragraph" w:customStyle="1" w:styleId="2AD33C6935C8425F865DEEF498903B97">
    <w:name w:val="2AD33C6935C8425F865DEEF498903B97"/>
    <w:rsid w:val="00D84E95"/>
  </w:style>
  <w:style w:type="paragraph" w:customStyle="1" w:styleId="8F8894F1BE2046EEA3BD8CBD19546F29">
    <w:name w:val="8F8894F1BE2046EEA3BD8CBD19546F29"/>
    <w:rsid w:val="00D84E95"/>
  </w:style>
  <w:style w:type="paragraph" w:customStyle="1" w:styleId="4352452B6A8E4EC1A2007C2D0720F44C">
    <w:name w:val="4352452B6A8E4EC1A2007C2D0720F44C"/>
    <w:rsid w:val="009B1E01"/>
  </w:style>
  <w:style w:type="paragraph" w:customStyle="1" w:styleId="398E6B1E722843B98B8EEF03143AFE27">
    <w:name w:val="398E6B1E722843B98B8EEF03143AFE27"/>
    <w:rsid w:val="009B1E01"/>
  </w:style>
  <w:style w:type="paragraph" w:customStyle="1" w:styleId="56490C9CDB6A4CF1BCD68E23B3D88BED">
    <w:name w:val="56490C9CDB6A4CF1BCD68E23B3D88BED"/>
    <w:rsid w:val="009B1E01"/>
  </w:style>
  <w:style w:type="paragraph" w:customStyle="1" w:styleId="F1DA4D19A299479B9E1D8288C8654400">
    <w:name w:val="F1DA4D19A299479B9E1D8288C8654400"/>
    <w:rsid w:val="009B1E01"/>
  </w:style>
  <w:style w:type="paragraph" w:customStyle="1" w:styleId="F97C671A2BFA4F8F87D7FA2963DF7C84">
    <w:name w:val="F97C671A2BFA4F8F87D7FA2963DF7C84"/>
    <w:rsid w:val="009B1E01"/>
  </w:style>
  <w:style w:type="paragraph" w:customStyle="1" w:styleId="AD20C578047543FAAAA767B182EF714A">
    <w:name w:val="AD20C578047543FAAAA767B182EF714A"/>
    <w:rsid w:val="009B1E01"/>
  </w:style>
  <w:style w:type="paragraph" w:customStyle="1" w:styleId="0A2A36812B3049299D8816548A3D997C">
    <w:name w:val="0A2A36812B3049299D8816548A3D997C"/>
    <w:rsid w:val="009B1E01"/>
  </w:style>
  <w:style w:type="paragraph" w:customStyle="1" w:styleId="B9128279C7D341F5A093C915D01A763B">
    <w:name w:val="B9128279C7D341F5A093C915D01A763B"/>
    <w:rsid w:val="009B1E01"/>
  </w:style>
  <w:style w:type="paragraph" w:customStyle="1" w:styleId="6DDDB398223F4413AB96D1D652C52999">
    <w:name w:val="6DDDB398223F4413AB96D1D652C52999"/>
    <w:rsid w:val="009B1E01"/>
  </w:style>
  <w:style w:type="paragraph" w:customStyle="1" w:styleId="389DE235A94C4507AEBE445DC136BF3A">
    <w:name w:val="389DE235A94C4507AEBE445DC136BF3A"/>
    <w:rsid w:val="009B1E01"/>
  </w:style>
  <w:style w:type="paragraph" w:customStyle="1" w:styleId="F460428AD3714526B5AA7EEFFBCA01D6">
    <w:name w:val="F460428AD3714526B5AA7EEFFBCA01D6"/>
    <w:rsid w:val="009B1E01"/>
  </w:style>
  <w:style w:type="paragraph" w:customStyle="1" w:styleId="3E5EB73EA008424C862DCF8A04C2DF71">
    <w:name w:val="3E5EB73EA008424C862DCF8A04C2DF71"/>
    <w:rsid w:val="009B1E01"/>
  </w:style>
  <w:style w:type="paragraph" w:customStyle="1" w:styleId="C46DE7B0C0A1403FA83AFA86113C71B2">
    <w:name w:val="C46DE7B0C0A1403FA83AFA86113C71B2"/>
    <w:rsid w:val="009B1E01"/>
  </w:style>
  <w:style w:type="paragraph" w:customStyle="1" w:styleId="BEB159C3059D403F8D08D98C922D2A14">
    <w:name w:val="BEB159C3059D403F8D08D98C922D2A14"/>
    <w:rsid w:val="009B1E01"/>
  </w:style>
  <w:style w:type="paragraph" w:customStyle="1" w:styleId="992DF6B090044E2DB365991BD303623D">
    <w:name w:val="992DF6B090044E2DB365991BD303623D"/>
    <w:rsid w:val="009B1E01"/>
  </w:style>
  <w:style w:type="paragraph" w:customStyle="1" w:styleId="FA2D23FC5C11449D9CD5A651C7C42A77">
    <w:name w:val="FA2D23FC5C11449D9CD5A651C7C42A77"/>
    <w:rsid w:val="009B1E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1A2E0D-C568-4987-BD4A-74DCE8C14D5B}">
  <we:reference id="wa104382081" version="1.55.1.0" store="en-US" storeType="OMEX"/>
  <we:alternateReferences>
    <we:reference id="WA104382081" version="1.55.1.0" store="" storeType="OMEX"/>
  </we:alternateReferences>
  <we:properties>
    <we:property name="MENDELEY_CITATIONS" value="[{&quot;citationID&quot;:&quot;MENDELEY_CITATION_cf69e2fd-63f9-4f6e-a41f-24787f3ec0a8&quot;,&quot;properties&quot;:{&quot;noteIndex&quot;:0},&quot;isEdited&quot;:false,&quot;manualOverride&quot;:{&quot;isManuallyOverridden&quot;:false,&quot;citeprocText&quot;:&quot;[1], [2], [3]&quot;,&quot;manualOverrideText&quot;:&quot;&quot;},&quot;citationItems&quot;:[{&quot;id&quot;:&quot;02d8ce03-ddf7-33cf-b5ef-494ac6cac09c&quot;,&quot;itemData&quot;:{&quot;type&quot;:&quot;article-journal&quot;,&quot;id&quot;:&quot;02d8ce03-ddf7-33cf-b5ef-494ac6cac09c&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38350b10-d5a1-3880-9e73-745dc307bad1&quot;,&quot;itemData&quot;:{&quot;type&quot;:&quot;article-journal&quot;,&quot;id&quot;:&quot;38350b10-d5a1-3880-9e73-745dc307bad1&quot;,&quot;title&quot;:&quot;Discrete Speech Unit Extraction via Independent Component Analysis&quot;,&quot;author&quot;:[{&quot;family&quot;:&quot;Nakamura&quot;,&quot;given&quot;:&quot;Tomohiko&quot;,&quot;parse-names&quot;:false,&quot;dropping-particle&quot;:&quot;&quot;,&quot;non-dropping-particle&quot;:&quot;&quot;},{&quot;family&quot;:&quot;Choi&quot;,&quot;given&quot;:&quot;Kwanghee&quot;,&quot;parse-names&quot;:false,&quot;dropping-particle&quot;:&quot;&quot;,&quot;non-dropping-particle&quot;:&quot;&quot;},{&quot;family&quot;:&quot;Hojo&quot;,&quot;given&quot;:&quot;Keigo&quot;,&quot;parse-names&quot;:false,&quot;dropping-particle&quot;:&quot;&quot;,&quot;non-dropping-particle&quot;:&quot;&quot;},{&quot;family&quot;:&quot;Bando&quot;,&quot;given&quot;:&quot;Yoshiaki&quot;,&quot;parse-names&quot;:false,&quot;dropping-particle&quot;:&quot;&quot;,&quot;non-dropping-particle&quot;:&quot;&quot;},{&quot;family&quot;:&quot;Fukayama&quot;,&quot;given&quot;:&quot;Satoru&quot;,&quot;parse-names&quot;:false,&quot;dropping-particle&quot;:&quot;&quot;,&quot;non-dropping-particle&quot;:&quot;&quot;},{&quot;family&quot;:&quot;Watanabe&quot;,&quot;given&quot;:&quot;Shinji&quot;,&quot;parse-names&quot;:false,&quot;dropping-particle&quot;:&quot;&quot;,&quot;non-dropping-particle&quot;:&quot;&quot;}],&quot;URL&quot;:&quot;http://arxiv.org/abs/2501.06562&quot;,&quot;issued&quot;:{&quot;date-parts&quot;:[[2025,1,11]]},&quot;abstract&quot;:&quot;Self-supervised speech models (S3Ms) have become a common tool for the speech processing community, leveraging representations for downstream tasks. Clustering S3M representations yields discrete speech units (DSUs), which serve as compact representations for speech signals. DSUs are typically obtained by k-means clustering. Using DSUs often leads to strong performance in various tasks, including automatic speech recognition (ASR). However, even with the high dimensionality and redundancy of S3M representations, preprocessing S3M representations for better clustering remains unexplored, even though it can affect the quality of DSUs. In this paper, we investigate the potential of linear preprocessing methods for extracting DSUs. We evaluate standardization, principal component analysis, whitening, and independent component analysis (ICA) on DSU-based ASR benchmarks and demonstrate their effectiveness as preprocessing for k-means. We also conduct extensive analyses of their behavior, such as orthogonality or interpretability of individual components of ICA.&quot;},&quot;isTemporary&quot;:false},{&quot;id&quot;:&quot;14c51cbf-6c2f-3d85-991a-93f71ca84575&quot;,&quot;itemData&quot;:{&quot;type&quot;:&quot;article-journal&quot;,&quot;id&quot;:&quot;14c51cbf-6c2f-3d85-991a-93f71ca84575&quot;,&quot;title&quot;:&quot;AudioLM: A Language Modeling Approach to Audio Generation&quot;,&quot;author&quot;:[{&quot;family&quot;:&quot;Borsos&quot;,&quot;given&quot;:&quot;Zalan&quot;,&quot;parse-names&quot;:false,&quot;dropping-particle&quot;:&quot;&quot;,&quot;non-dropping-particle&quot;:&quot;&quot;},{&quot;family&quot;:&quot;Marinier&quot;,&quot;given&quot;:&quot;Raphael&quot;,&quot;parse-names&quot;:false,&quot;dropping-particle&quot;:&quot;&quot;,&quot;non-dropping-particle&quot;:&quot;&quot;},{&quot;family&quot;:&quot;Vincent&quot;,&quot;given&quot;:&quot;Damien&quot;,&quot;parse-names&quot;:false,&quot;dropping-particle&quot;:&quot;&quot;,&quot;non-dropping-particle&quot;:&quot;&quot;},{&quot;family&quot;:&quot;Kharitonov&quot;,&quot;given&quot;:&quot;Eugene&quot;,&quot;parse-names&quot;:false,&quot;dropping-particle&quot;:&quot;&quot;,&quot;non-dropping-particle&quot;:&quot;&quot;},{&quot;family&quot;:&quot;Pietquin&quot;,&quot;given&quot;:&quot;Olivier&quot;,&quot;parse-names&quot;:false,&quot;dropping-particle&quot;:&quot;&quot;,&quot;non-dropping-particle&quot;:&quot;&quot;},{&quot;family&quot;:&quot;Sharifi&quot;,&quot;given&quot;:&quot;Matt&quot;,&quot;parse-names&quot;:false,&quot;dropping-particle&quot;:&quot;&quot;,&quot;non-dropping-particle&quot;:&quot;&quot;},{&quot;family&quot;:&quot;Roblek&quot;,&quot;given&quot;:&quot;Dominik&quot;,&quot;parse-names&quot;:false,&quot;dropping-particle&quot;:&quot;&quot;,&quot;non-dropping-particle&quot;:&quot;&quot;},{&quot;family&quot;:&quot;Teboul&quot;,&quot;given&quot;:&quot;Olivier&quot;,&quot;parse-names&quot;:false,&quot;dropping-particle&quot;:&quot;&quot;,&quot;non-dropping-particle&quot;:&quot;&quot;},{&quot;family&quot;:&quot;Grangier&quot;,&quot;given&quot;:&quot;David&quot;,&quot;parse-names&quot;:false,&quot;dropping-particle&quot;:&quot;&quot;,&quot;non-dropping-particle&quot;:&quot;&quot;},{&quot;family&quot;:&quot;Tagliasacchi&quot;,&quot;given&quot;:&quot;Marco&quot;,&quot;parse-names&quot;:false,&quot;dropping-particle&quot;:&quot;&quot;,&quot;non-dropping-particle&quot;:&quot;&quot;},{&quot;family&quot;:&quot;Zeghidour&quot;,&quot;given&quot;:&quot;Neil&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288409&quot;,&quot;ISSN&quot;:&quot;23299304&quot;,&quot;issued&quot;:{&quot;date-parts&quot;:[[2023]]},&quot;page&quot;:&quot;2523-2533&quot;,&quot;abstract&quot;:&quot;We introduce AudioLM, a framework for high-quality audio generation with long-term consistency. AudioLM maps the input audio to a sequence of discrete tokens and casts audio generation as a language modeling task in this representation space. We show how existing audio tokenizers provide different trade-offs between reconstruction quality and long-term structure, and we propose a hybrid tokenization scheme to achieve both objectives. Namely, we leverage the discretized activations of a masked language model pre-trained on audio to capture long-term structure and the discrete codes produced by a neural audio codec to achieve high-quality synthesis. By training on large corpora of raw audio waveforms, AudioLM learns to generate natural and coherent continuations given short prompts. When trained on speech, and without any transcript or annotation, AudioLM generates syntactically and semantically plausible speech continuations while also maintaining speaker identity and prosody for unseen speakers. Furthermore, we demonstrate how our approach extends beyond speech by generating coherent piano music continuations, despite being trained without any symbolic representation of music.&quot;,&quot;publisher&quot;:&quot;Institute of Electrical and Electronics Engineers Inc.&quot;,&quot;volume&quot;:&quot;31&quot;},&quot;isTemporary&quot;:false}],&quot;citationTag&quot;:&quot;MENDELEY_CITATION_v3_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&quot;},{&quot;citationID&quot;:&quot;MENDELEY_CITATION_7faf8e00-5813-4497-b702-b7d845232c3b&quot;,&quot;properties&quot;:{&quot;noteIndex&quot;:0},&quot;isEdited&quot;:false,&quot;manualOverride&quot;:{&quot;isManuallyOverridden&quot;:false,&quot;citeprocText&quot;:&quot;[4]&quot;,&quot;manualOverrideText&quot;:&quot;&quot;},&quot;citationTag&quot;:&quot;MENDELEY_CITATION_v3_eyJjaXRhdGlvbklEIjoiTUVOREVMRVlfQ0lUQVRJT05fN2ZhZjhlMDAtNTgxMy00NDk3LWI3MDItYjdkODQ1MjMyYzNiIiwicHJvcGVydGllcyI6eyJub3RlSW5kZXgiOjB9LCJpc0VkaXRlZCI6ZmFsc2UsIm1hbnVhbE92ZXJyaWRlIjp7ImlzTWFudWFsbHlPdmVycmlkZGVuIjpmYWxzZSwiY2l0ZXByb2NUZXh0IjoiWzRdIiwibWFudWFsT3ZlcnJpZGVUZXh0IjoiIn0sImNpdGF0aW9uSXRlbXMiOlt7ImlkIjoiZTBkZGFhOTEtODU4Mi0zOTI3LWJiMTctNzBhZGIxYzc4OTBiIiwiaXRlbURhdGEiOnsidHlwZSI6ImFydGljbGUtam91cm5hbCIsImlkIjoiZTBkZGFhOTEtODU4Mi0zOTI3LWJiMTctNzBhZGIxYzc4OTBi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tems&quot;:[{&quot;id&quot;:&quot;e0ddaa91-8582-3927-bb17-70adb1c7890b&quot;,&quot;itemData&quot;:{&quot;type&quot;:&quot;article-journal&quot;,&quot;id&quot;:&quot;e0ddaa91-8582-3927-bb17-70adb1c7890b&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ID&quot;:&quot;MENDELEY_CITATION_fef562f2-0ace-4576-89d4-89d2e2236fbb&quot;,&quot;properties&quot;:{&quot;noteIndex&quot;:0},&quot;isEdited&quot;:false,&quot;manualOverride&quot;:{&quot;isManuallyOverridden&quot;:false,&quot;citeprocText&quot;:&quot;[5]&quot;,&quot;manualOverrideText&quot;:&quot;&quot;},&quot;citationTag&quot;:&quot;MENDELEY_CITATION_v3_eyJjaXRhdGlvbklEIjoiTUVOREVMRVlfQ0lUQVRJT05fZmVmNTYyZjItMGFjZS00NTc2LTg5ZDQtODlkMmUyMjM2ZmJiIiwicHJvcGVydGllcyI6eyJub3RlSW5kZXgiOjB9LCJpc0VkaXRlZCI6ZmFsc2UsIm1hbnVhbE92ZXJyaWRlIjp7ImlzTWFudWFsbHlPdmVycmlkZGVuIjpmYWxzZSwiY2l0ZXByb2NUZXh0IjoiWzVdIiwibWFudWFsT3ZlcnJpZGVUZXh0IjoiIn0sImNpdGF0aW9uSXRlbXMiOlt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quot;,&quot;citationItems&quot;:[{&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ebfc94b2-b244-4313-a45e-d9cd7b508ca3&quot;,&quot;properties&quot;:{&quot;noteIndex&quot;:0},&quot;isEdited&quot;:false,&quot;manualOverride&quot;:{&quot;isManuallyOverridden&quot;:false,&quot;citeprocText&quot;:&quot;[5], [6], [7]&quot;,&quot;manualOverrideText&quot;:&quot;&quot;},&quot;citationTag&quot;:&quot;MENDELEY_CITATION_v3_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YuMTI5MjUiLCJpc3N1ZWQiOnsiZGF0ZS1wYXJ0cyI6W1syMDIzXV19LCJjb250YWluZXItdGl0bGUtc2hvcnQiOiIifSwiaXNUZW1wb3JhcnkiOmZhbHNlfSx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&quot;,&quot;citationItems&quot;:[{&quot;id&quot;:&quot;623b3e0e-3c7b-3a6a-85b8-b5072ce4d1a8&quot;,&quot;itemData&quot;:{&quot;type&quot;:&quot;article-journal&quot;,&quot;id&quot;:&quot;623b3e0e-3c7b-3a6a-85b8-b5072ce4d1a8&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4e3286bb-e90b-4ca0-b2b8-c80be3675cb4&quot;,&quot;properties&quot;:{&quot;noteIndex&quot;:0},&quot;isEdited&quot;:false,&quot;manualOverride&quot;:{&quot;isManuallyOverridden&quot;:false,&quot;citeprocText&quot;:&quot;[8], [9]&quot;,&quot;manualOverrideText&quot;:&quot;&quot;},&quot;citationTag&quot;:&quot;MENDELEY_CITATION_v3_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tems&quot;:[{&quot;id&quot;:&quot;5d83a299-48dc-33d4-95d4-c728e8218dc2&quot;,&quot;itemData&quot;:{&quot;type&quot;:&quot;paper-conference&quot;,&quot;id&quot;:&quot;5d83a299-48dc-33d4-95d4-c728e8218dc2&quot;,&quot;title&quot;:&quot;Speech-to-speech translation between untranscribed unknown languages&quot;,&quot;author&quot;:[{&quot;family&quot;:&quot;Tjandra&quot;,&quot;given&quot;:&quot;Andros&quot;,&quot;parse-names&quot;:false,&quot;dropping-particle&quot;:&quot;&quot;,&quot;non-dropping-particle&quot;:&quot;&quot;},{&quot;family&quot;:&quot;Sakti&quot;,&quot;given&quot;:&quot;Sakriani&quot;,&quot;parse-names&quot;:false,&quot;dropping-particle&quot;:&quot;&quot;,&quot;non-dropping-particle&quot;:&quot;&quot;},{&quot;family&quot;:&quot;Nakamura&quot;,&quot;given&quot;:&quot;Satoshi&quot;,&quot;parse-names&quot;:false,&quot;dropping-particle&quot;:&quot;&quot;,&quot;non-dropping-particle&quot;:&quot;&quot;}],&quot;container-title&quot;:&quot;2019 IEEE Automatic Speech Recognition and Understanding Workshop (ASRU)&quot;,&quot;issued&quot;:{&quot;date-parts&quot;:[[2019]]},&quot;page&quot;:&quot;593-600&quot;,&quot;container-title-short&quot;:&quot;&quot;},&quot;isTemporary&quot;:false},{&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ID&quot;:&quot;MENDELEY_CITATION_427e26d4-c674-47b2-8f95-a17f50186676&quot;,&quot;properties&quot;:{&quot;noteIndex&quot;:0},&quot;isEdited&quot;:false,&quot;manualOverride&quot;:{&quot;isManuallyOverridden&quot;:false,&quot;citeprocText&quot;:&quot;[10]&quot;,&quot;manualOverrideText&quot;:&quot;&quot;},&quot;citationItems&quot;:[{&quot;id&quot;:&quot;b1afb05f-17f2-34cd-8fa7-e951b1b4bc38&quot;,&quot;itemData&quot;:{&quot;type&quot;:&quot;article-journal&quot;,&quot;id&quot;:&quot;b1afb05f-17f2-34cd-8fa7-e951b1b4bc38&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container-title&quot;:&quot;IEEE Journal on Selected Topics in Signal Processing&quot;,&quot;DOI&quot;:&quot;10.1109/JSTSP.2022.3188113&quot;,&quot;ISSN&quot;:&quot;19410484&quot;,&quot;issued&quot;:{&quot;date-parts&quot;:[[2022,10,1]]},&quot;page&quot;:&quot;1505-1518&quot;,&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 k hours to 94 k hours. WavLM Large achieves state-of-the-art performance on the SUPERB benchmark, and brings significant improvements for various speech processing tasks on their representative benchmarks.&quot;,&quot;publisher&quot;:&quot;Institute of Electrical and Electronics Engineers Inc.&quot;,&quot;issue&quot;:&quot;6&quot;,&quot;volume&quot;:&quot;16&quot;,&quot;container-title-short&quot;:&quot;&quot;},&quot;isTemporary&quot;:false}],&quot;citationTag&quot;:&quot;MENDELEY_CITATION_v3_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IGsgaG91cnMgdG8gOTQgayBob3Vycy4gV2F2TE0gTGFyZ2UgYWNoaWV2ZXMgc3RhdGUtb2YtdGhlLWFydCBwZXJmb3JtYW5jZSBvbiB0aGUgU1VQRVJCIGJlbmNobWFyaywgYW5kIGJyaW5ncyBzaWduaWZpY2FudCBpbXByb3ZlbWVudHMgZm9yIHZhcmlvdXMgc3BlZWNoIHByb2Nlc3NpbmcgdGFza3Mgb24gdGhlaXIgcmVwcmVzZW50YXRpdmUgYmVuY2htYXJrcy4iLCJwdWJsaXNoZXIiOiJJbnN0aXR1dGUgb2YgRWxlY3RyaWNhbCBhbmQgRWxlY3Ryb25pY3MgRW5naW5lZXJzIEluYy4iLCJpc3N1ZSI6IjYiLCJ2b2x1bWUiOiIxNiIsImNvbnRhaW5lci10aXRsZS1zaG9ydCI6IiJ9LCJpc1RlbXBvcmFyeSI6ZmFsc2V9XX0=&quot;},{&quot;citationID&quot;:&quot;MENDELEY_CITATION_fa902642-c3bd-46ef-abcb-f5a363c66941&quot;,&quot;properties&quot;:{&quot;noteIndex&quot;:0},&quot;isEdited&quot;:false,&quot;manualOverride&quot;:{&quot;isManuallyOverridden&quot;:false,&quot;citeprocText&quot;:&quot;[11]&quot;,&quot;manualOverrideText&quot;:&quot;&quot;},&quot;citationTag&quot;:&quot;MENDELEY_CITATION_v3_eyJjaXRhdGlvbklEIjoiTUVOREVMRVlfQ0lUQVRJT05fZmE5MDI2NDItYzNiZC00NmVmLWFiY2ItZjVhMzYzYzY2OTQx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quot;,&quot;citationItems&quot;:[{&quot;id&quot;:&quot;76f7da62-1c21-3bca-9114-13c8843f5e02&quot;,&quot;itemData&quot;:{&quot;type&quot;:&quot;article-journal&quot;,&quot;id&quot;:&quot;76f7da62-1c21-3bca-9114-13c8843f5e02&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arxiv.org/abs/1810.04805&quot;,&quot;issued&quot;:{&quot;date-parts&quot;:[[2018,10,10]]},&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b8ae149c-b5b4-4d4a-b95c-8be8113058c6&quot;,&quot;properties&quot;:{&quot;noteIndex&quot;:0},&quot;isEdited&quot;:false,&quot;manualOverride&quot;:{&quot;isManuallyOverridden&quot;:false,&quot;citeprocText&quot;:&quot;[5], [7]&quot;,&quot;manualOverrideText&quot;:&quot;&quot;},&quot;citationTag&quot;:&quot;MENDELEY_CITATION_v3_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HM6Ly9naXRodWIuY29tL3B5dG9yY2gvZmFpcnNlcSI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AxIiwiY29udGFpbmVyLXRpdGxlLXNob3J0IjoiIn0sImlzVGVtcG9yYXJ5IjpmYWxzZX1dfQ==&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364d1719-5c72-3bd5-8aeb-cc8e21fe1ea2&quot;,&quot;itemData&quot;:{&quot;type&quot;:&quot;report&quot;,&quot;id&quot;:&quot;364d1719-5c72-3bd5-8aeb-cc8e21fe1ea2&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ID&quot;:&quot;MENDELEY_CITATION_1a861139-dd66-4d8e-8e71-763f26d9797f&quot;,&quot;properties&quot;:{&quot;noteIndex&quot;:0},&quot;isEdited&quot;:false,&quot;manualOverride&quot;:{&quot;isManuallyOverridden&quot;:false,&quot;citeprocText&quot;:&quot;[12], [13]&quot;,&quot;manualOverrideText&quot;:&quot;&quot;},&quot;citationTag&quot;:&quot;MENDELEY_CITATION_v3_eyJjaXRhdGlvbklEIjoiTUVOREVMRVlfQ0lUQVRJT05fMWE4NjExMzktZGQ2Ni00ZDhlLThlNzEtNzYzZjI2ZDk3OTdmIiwicHJvcGVydGllcyI6eyJub3RlSW5kZXgiOjB9LCJpc0VkaXRlZCI6ZmFsc2UsIm1hbnVhbE92ZXJyaWRlIjp7ImlzTWFudWFsbHlPdmVycmlkZGVuIjpmYWxzZSwiY2l0ZXByb2NUZXh0IjoiWzEyXSwgWzEzXSIsIm1hbnVhbE92ZXJyaWRlVGV4dCI6IiJ9LCJjaXRhdGlvbkl0ZW1zIjpbeyJpZCI6ImZlN2VlOTk4LTllMzAtMzM2Mi04MzYzLWMxNGIxNWE3OWNmOSIsIml0ZW1EYXRhIjp7InR5cGUiOiJhcnRpY2xlLWpvdXJuYWwiLCJpZCI6ImZlN2VlOTk4LTllMzAtMzM2Mi04MzYzLWMxNGIxNWE3OWNmOS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LHsiaWQiOiJkOGFmZWJhNC00ODVhLTMxY2ItODhhNC02ZmU4MmI1ZWUzZWQiLCJpdGVtRGF0YSI6eyJ0eXBlIjoiYXJ0aWNsZS1qb3VybmFsIiwiaWQiOiJkOGFmZWJhNC00ODVhLTMxY2ItODhhNC02ZmU4MmI1ZWUzZWQ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tems&quot;:[{&quot;id&quot;:&quot;fe7ee998-9e30-3362-8363-c14b15a79cf9&quot;,&quot;itemData&quot;:{&quot;type&quot;:&quot;article-journal&quot;,&quot;id&quot;:&quot;fe7ee998-9e30-3362-8363-c14b15a79cf9&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id&quot;:&quot;d8afeba4-485a-31cb-88a4-6fe82b5ee3ed&quot;,&quot;itemData&quot;:{&quot;type&quot;:&quot;article-journal&quot;,&quot;id&quot;:&quot;d8afeba4-485a-31cb-88a4-6fe82b5ee3ed&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ID&quot;:&quot;MENDELEY_CITATION_342a75f4-a292-41cd-898a-35a61be53bae&quot;,&quot;properties&quot;:{&quot;noteIndex&quot;:0},&quot;isEdited&quot;:false,&quot;manualOverride&quot;:{&quot;isManuallyOverridden&quot;:false,&quot;citeprocText&quot;:&quot;[8], [14]&quot;,&quot;manualOverrideText&quot;:&quot;&quot;},&quot;citationItems&quot;:[{&quot;id&quot;:&quot;5d83a299-48dc-33d4-95d4-c728e8218dc2&quot;,&quot;itemData&quot;:{&quot;type&quot;:&quot;paper-conference&quot;,&quot;id&quot;:&quot;5d83a299-48dc-33d4-95d4-c728e8218dc2&quot;,&quot;title&quot;:&quot;Speech-to-speech translation between untranscribed unknown languages&quot;,&quot;author&quot;:[{&quot;family&quot;:&quot;Tjandra&quot;,&quot;given&quot;:&quot;Andros&quot;,&quot;parse-names&quot;:false,&quot;dropping-particle&quot;:&quot;&quot;,&quot;non-dropping-particle&quot;:&quot;&quot;},{&quot;family&quot;:&quot;Sakti&quot;,&quot;given&quot;:&quot;Sakriani&quot;,&quot;parse-names&quot;:false,&quot;dropping-particle&quot;:&quot;&quot;,&quot;non-dropping-particle&quot;:&quot;&quot;},{&quot;family&quot;:&quot;Nakamura&quot;,&quot;given&quot;:&quot;Satoshi&quot;,&quot;parse-names&quot;:false,&quot;dropping-particle&quot;:&quot;&quot;,&quot;non-dropping-particle&quot;:&quot;&quot;}],&quot;container-title&quot;:&quot;2019 IEEE Automatic Speech Recognition and Understanding Workshop (ASRU)&quot;,&quot;issued&quot;:{&quot;date-parts&quot;:[[2019]]},&quot;page&quot;:&quot;593-600&quot;,&quot;container-title-short&quot;:&quot;&quot;},&quot;isTemporary&quot;:false},{&quot;id&quot;:&quot;68677520-7a49-32d5-accc-e4fb22796158&quot;,&quot;itemData&quot;:{&quot;type&quot;:&quot;article-journal&quot;,&quot;id&quot;:&quot;68677520-7a49-32d5-accc-e4fb22796158&quot;,&quot;title&quot;:&quot;Textless Speech-to-Speech Translation on Real Data&quot;,&quot;author&quot;:[{&quot;family&quot;:&quot;Lee&quot;,&quot;given&quot;:&quot;Ann&quot;,&quot;parse-names&quot;:false,&quot;dropping-particle&quot;:&quot;&quot;,&quot;non-dropping-particle&quot;:&quot;&quot;},{&quot;family&quot;:&quot;Gong&quot;,&quot;given&quot;:&quot;Hongyu&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Popuri&quot;,&quot;given&quot;:&quot;Sravya&quot;,&quot;parse-names&quot;:false,&quot;dropping-particle&quot;:&quot;&quot;,&quot;non-dropping-particle&quot;:&quot;&quot;},{&quot;family&quot;:&quot;Adi&quot;,&quot;given&quot;:&quot;Yossi&quot;,&quot;parse-names&quot;:false,&quot;dropping-particle&quot;:&quot;&quot;,&quot;non-dropping-particle&quot;:&quot;&quot;},{&quot;family&quot;:&quot;Pino&quot;,&quot;given&quot;:&quot;Juan&quot;,&quot;parse-names&quot;:false,&quot;dropping-particle&quot;:&quot;&quot;,&quot;non-dropping-particle&quot;:&quot;&quot;},{&quot;family&quot;:&quot;Gu&quot;,&quot;given&quot;:&quot;Jiatao&quot;,&quot;parse-names&quot;:false,&quot;dropping-particle&quot;:&quot;&quot;,&quot;non-dropping-particle&quot;:&quot;&quot;},{&quot;family&quot;:&quot;Hsu&quot;,&quot;given&quot;:&quot;Wei-Ning&quot;,&quot;parse-names&quot;:false,&quot;dropping-particle&quot;:&quot;&quot;,&quot;non-dropping-particle&quot;:&quot;&quot;}],&quot;URL&quot;:&quot;http://arxiv.org/abs/2112.08352&quot;,&quot;issued&quot;:{&quot;date-parts&quot;:[[2021,12,15]]},&quot;abstract&quot;:&quot;We present a textless speech-to-speech translation (S2ST) system that can translate speech from one language into another language and can be built without the need of any text data. Different from existing work in the literature, we tackle the challenge in modeling multi-speaker target speech and train the systems with real-world S2ST data. The key to our approach is a self-supervised unit-based speech normalization technique, which finetunes a pre-trained speech encoder with paired audios from multiple speakers and a single reference speaker to reduce the variations due to accents, while preserving the lexical content. With only 10 minutes of paired data for speech normalization, we obtain on average 3.2 BLEU gain when training the S2ST model on the VoxPopuli S2ST dataset, compared to a baseline trained on un-normalized speech target. We also incorporate automatically mined S2ST data and show an additional 2.0 BLEU gain. To our knowledge, we are the first to establish a textless S2ST technique that can be trained with real-world data and works for multiple language pairs. Audio samples are available at https://facebookresearch.github.io/speech_translation/textless_s2st_real_data/index.html .&quot;},&quot;isTemporary&quot;:false}],&quot;citationTag&quot;:&quot;MENDELEY_CITATION_v3_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&quot;},{&quot;citationID&quot;:&quot;MENDELEY_CITATION_6462113a-ed13-4ff4-891d-a5f011af6593&quot;,&quot;properties&quot;:{&quot;noteIndex&quot;:0},&quot;isEdited&quot;:false,&quot;manualOverride&quot;:{&quot;isManuallyOverridden&quot;:false,&quot;citeprocText&quot;:&quot;[15], [16], [17], [18], [19], [20], [21]&quot;,&quot;manualOverrideText&quot;:&quot;&quot;},&quot;citationTag&quot;:&quot;MENDELEY_CITATION_v3_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ID&quot;:&quot;MENDELEY_CITATION_cc8cbb55-3576-4972-8849-dc71ad8e4932&quot;,&quot;properties&quot;:{&quot;noteIndex&quot;:0},&quot;isEdited&quot;:false,&quot;manualOverride&quot;:{&quot;isManuallyOverridden&quot;:false,&quot;citeprocText&quot;:&quot;[19]&quot;,&quot;manualOverrideText&quot;:&quot;&quot;},&quot;citationTag&quot;:&quot;MENDELEY_CITATION_v3_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&quot;,&quot;citationItems&quot;:[{&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citationID&quot;:&quot;MENDELEY_CITATION_4fae99c8-a26b-46db-8b3f-7ce8aefb4f13&quot;,&quot;properties&quot;:{&quot;noteIndex&quot;:0},&quot;isEdited&quot;:false,&quot;manualOverride&quot;:{&quot;isManuallyOverridden&quot;:false,&quot;citeprocText&quot;:&quot;[15], [19], [20]&quot;,&quot;manualOverrideText&quot;:&quot;&quot;},&quot;citationTag&quot;:&quot;MENDELEY_CITATION_v3_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&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citationID&quot;:&quot;MENDELEY_CITATION_b3edd83d-1289-42c0-9ff3-d5cbccc70aa0&quot;,&quot;properties&quot;:{&quot;noteIndex&quot;:0},&quot;isEdited&quot;:false,&quot;manualOverride&quot;:{&quot;isManuallyOverridden&quot;:false,&quot;citeprocText&quot;:&quot;[16], [17], [20], [21], [22]&quot;,&quot;manualOverrideText&quot;:&quot;&quot;},&quot;citationTag&quot;:&quot;MENDELEY_CITATION_v3_eyJjaXRhdGlvbklEIjoiTUVOREVMRVlfQ0lUQVRJT05fYjNlZGQ4M2QtMTI4OS00MmMwLTlmZjMtZDVjYmNjYzcwYWEwIiwicHJvcGVydGllcyI6eyJub3RlSW5kZXgiOjB9LCJpc0VkaXRlZCI6ZmFsc2UsIm1hbnVhbE92ZXJyaWRlIjp7ImlzTWFudWFsbHlPdmVycmlkZGVuIjpmYWxzZSwiY2l0ZXByb2NUZXh0IjoiWzE2XSwgWzE3XSwgWzIwXSwgWzIxXSwgWzIy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quot;,&quot;citationItems&quot;:[{&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id&quot;:&quot;7ccc6eb4-8d55-34ad-888c-c0d37e18fe46&quot;,&quot;itemData&quot;:{&quot;type&quot;:&quot;paper-conference&quot;,&quot;id&quot;:&quot;7ccc6eb4-8d55-34ad-888c-c0d37e18fe46&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container-title&quot;:&quot;Proceedings of the Annual Conference of the International Speech Communication Association, INTERSPEECH&quot;,&quot;DOI&quot;:&quot;10.21437/Interspeech.2019-1951&quot;,&quot;ISSN&quot;:&quot;19909772&quot;,&quot;issued&quot;:{&quot;date-parts&quot;:[[2019]]},&quot;page&quot;:&quot;1123-1127&quot;,&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publisher&quot;:&quot;International Speech Communication Association&quot;,&quot;volume&quot;:&quot;2019-September&quot;,&quot;container-title-short&quot;:&quot;&quot;},&quot;isTemporary&quot;:false}]},{&quot;citationID&quot;:&quot;MENDELEY_CITATION_8b490303-ffba-4a55-87ee-b1d06d6c0342&quot;,&quot;properties&quot;:{&quot;noteIndex&quot;:0},&quot;isEdited&quot;:false,&quot;manualOverride&quot;:{&quot;isManuallyOverridden&quot;:false,&quot;citeprocText&quot;:&quot;[18], [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id&quot;:&quot;262eb0db-89d5-3c69-8e31-01243c86f9ee&quot;,&quot;itemData&quot;:{&quot;type&quot;:&quot;article-journal&quot;,&quot;id&quot;:&quot;262eb0db-89d5-3c69-8e31-01243c86f9ee&quot;,&quot;title&quot;:&quot;Speech Resynthesis from Discrete Disentangled Self-Supervised Representations&quot;,&quot;author&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Copet&quot;,&quot;given&quot;:&quot;Jade&quot;,&quot;parse-names&quot;:false,&quot;dropping-particle&quot;:&quot;&quot;,&quot;non-dropping-particle&quot;:&quot;&quot;},{&quot;family&quot;:&quot;Kharitonov&quot;,&quot;given&quot;:&quot;Eugene&quot;,&quot;parse-names&quot;:false,&quot;dropping-particle&quot;:&quot;&quot;,&quot;non-dropping-particle&quot;:&quot;&quot;},{&quot;family&quot;:&quot;Lakhotia&quot;,&quot;given&quot;:&quot;Kushal&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URL&quot;:&quot;http://arxiv.org/abs/2104.00355&quot;,&quot;issued&quot;:{&quot;date-parts&quot;:[[2021,4,1]]},&quot;abstract&quot;:&quot;We propose using self-supervised discrete representations for the task of speech resynthesis. To generate disentangled representation, we separately extract low-bitrate representations for speech content, prosodic information, and speaker identity. This allows to synthesize speech in a controllable manner. We analyze various state-of-the-art, self-supervised representation learning methods and shed light on the advantages of each method while considering reconstruction quality and disentanglement properties. Specifically, we evaluate the F0 reconstruction, speaker identification performance (for both resynthesis and voice conversion), recordings' intelligibility, and overall quality using subjective human evaluation. Lastly, we demonstrate how these representations can be used for an ultra-lightweight speech codec. Using the obtained representations, we can get to a rate of 365 bits per second while providing better speech quality than the baseline methods. Audio samples can be found under the following link: speechbot.github.io/resynthesis.&quot;},&quot;isTemporary&quot;:false}],&quot;citationTag&quot;:&quot;MENDELEY_CITATION_v3_eyJjaXRhdGlvbklEIjoiTUVOREVMRVlfQ0lUQVRJT05fOGI0OTAzMDMtZmZiYS00YTU1LTg3ZWUtYjFkMDZkNmMwMzQyIiwicHJvcGVydGllcyI6eyJub3RlSW5kZXgiOjB9LCJpc0VkaXRlZCI6ZmFsc2UsIm1hbnVhbE92ZXJyaWRlIjp7ImlzTWFudWFsbHlPdmVycmlkZGVuIjpmYWxzZSwiY2l0ZXByb2NUZXh0IjoiWzE4XSwgWzIzXSIsIm1hbnVhbE92ZXJyaWRlVGV4dCI6IiJ9LCJjaXRhdGlvbkl0ZW1zIjpb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&quot;},{&quot;citationID&quot;:&quot;MENDELEY_CITATION_c000aea9-09b0-492a-909a-1639252694f2&quot;,&quot;properties&quot;:{&quot;noteIndex&quot;:0},&quot;isEdited&quot;:false,&quot;manualOverride&quot;:{&quot;isManuallyOverridden&quot;:false,&quot;citeprocText&quot;:&quot;[16], [17], [18]&quot;,&quot;manualOverrideText&quot;:&quot;&quot;},&quot;citationTag&quot;:&quot;MENDELEY_CITATION_v3_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DaHVuZyIsImdpdmVuIjoiWXUtQW4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&quot;,&quot;citationItems&quot;:[{&quot;id&quot;:&quot;15d7900c-fa2e-3937-998b-b68c1890a4a4&quot;,&quot;itemData&quot;:{&quot;type&quot;:&quot;article-journal&quot;,&quot;id&quot;:&quot;15d7900c-fa2e-3937-998b-b68c1890a4a4&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family&quot;:&quot;Lee&quot;,&quot;given&quot;:&quot;Ann&quot;,&quot;parse-names&quot;:false,&quot;dropping-particle&quot;:&quot;&quot;,&quot;non-dropping-particle&quot;:&quot;&quot;}],&quot;URL&quot;:&quot;http://arxiv.org/abs/2211.06474&quot;,&quot;issued&quot;:{&quot;date-parts&quot;:[[2022,11,11]]},&quot;abstract&quot;:&quot;We study speech-to-speech translation (S2ST) that translates speech from one language into another language and focuses on building systems to support languages without standard text writing systems. We use English-Taiwanese Hokkien as a case study, and present an end-to-end solution from training data collection, modeling choices to benchmark dataset release. First, we present efforts on creating human annotated data, automatically mining data from large unlabeled speech datasets, and adopting pseudo-labeling to produce weakly supervised data. On the modeling, we take advantage of recent advances in applying self-supervised discrete representations as target for prediction in S2ST and show the effectiveness of leveraging additional text supervision from Mandarin, a language similar to Hokkien, in model training. Finally, we release an S2ST benchmark set to facilitate future research in this field. The demo can be found at https://huggingface.co/spaces/facebook/Hokkien_Translation .&quot;,&quot;container-title-short&quot;:&quot;&quot;},&quot;isTemporary&quot;:false},{&quot;id&quot;:&quot;c9db6330-1b0b-3f0c-974d-9c3178c9672e&quot;,&quot;itemData&quot;:{&quot;type&quot;:&quot;article-journal&quot;,&quot;id&quot;:&quot;c9db6330-1b0b-3f0c-974d-9c3178c9672e&quot;,&quot;title&quot;:&quot;UnitY: Two-pass Direct Speech-to-speech Translation with Discrete Units&quot;,&quot;author&quot;:[{&quot;family&quot;:&quot;Inaguma&quot;,&quot;given&quot;:&quot;Hirofumi&quot;,&quot;parse-names&quot;:false,&quot;dropping-particle&quot;:&quot;&quot;,&quot;non-dropping-particle&quot;:&quot;&quot;},{&quot;family&quot;:&quot;Popuri&quot;,&quot;given&quot;:&quot;Sravya&quot;,&quot;parse-names&quot;:false,&quot;dropping-particle&quot;:&quot;&quot;,&quot;non-dropping-particle&quot;:&quot;&quot;},{&quot;family&quot;:&quot;Kulikov&quot;,&quot;given&quot;:&quot;Ilia&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Chung&quot;,&quot;given&quot;:&quot;Yu-An&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Watanabe&quot;,&quot;given&quot;:&quot;Shinji&quot;,&quot;parse-names&quot;:false,&quot;dropping-particle&quot;:&quot;&quot;,&quot;non-dropping-particle&quot;:&quot;&quot;},{&quot;family&quot;:&quot;Pino&quot;,&quot;given&quot;:&quot;Juan&quot;,&quot;parse-names&quot;:false,&quot;dropping-particle&quot;:&quot;&quot;,&quot;non-dropping-particle&quot;:&quot;&quot;}],&quot;URL&quot;:&quot;http://arxiv.org/abs/2212.08055&quot;,&quot;issued&quot;:{&quot;date-parts&quot;:[[2022,12,15]]},&quot;abstract&quot;:&quot;Direct speech-to-speech translation (S2ST), in which all components can be optimized jointly, is advantageous over cascaded approaches to achieve fast inference with a simplified pipeline. We present a novel two-pass direct S2ST architecture, UnitY, which first generates textual representations and predicts discrete acoustic units subsequently. We enhance the model performance by subword prediction in the first-pass decoder, advanced two-pass decoder architecture design and search strategy, and better training regularization. To leverage large amounts of unlabeled text data, we pre-train the first-pass text decoder based on the self-supervised denoising auto-encoding task. Experimental evaluations on benchmark datasets at various data scales demonstrate that UnitY outperforms a single-pass speech-to-unit translation model by 2.5-4.2 ASR-BLEU with 2.83x decoding speed-up. We show that the proposed methods boost the performance even when predicting spectrogram in the second pass. However, predicting discrete units achieves 2.51x decoding speed-up compared to that case.&quot;,&quot;container-title-short&quot;:&quot;&quot;},&quot;isTemporary&quot;:false},{&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ID&quot;:&quot;MENDELEY_CITATION_fe244bff-728c-4944-ae96-d1e12925a2b7&quot;,&quot;properties&quot;:{&quot;noteIndex&quot;:0},&quot;isEdited&quot;:false,&quot;manualOverride&quot;:{&quot;isManuallyOverridden&quot;:false,&quot;citeprocText&quot;:&quot;[24]&quot;,&quot;manualOverrideText&quot;:&quot;&quot;},&quot;citationTag&quot;:&quot;MENDELEY_CITATION_v3_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&quot;,&quot;citationItems&quot;:[{&quot;id&quot;:&quot;705c778b-cceb-3a80-a708-d9835e54641d&quot;,&quot;itemData&quot;:{&quot;type&quot;:&quot;article-journal&quot;,&quot;id&quot;:&quot;705c778b-cceb-3a80-a708-d9835e54641d&quot;,&quot;title&quot;:&quot;The Interspeech 2024 Challenge on Speech Processing Using Discrete Units&quot;,&quot;author&quot;:[{&quot;family&quot;:&quot;Chang&quot;,&quot;given&quot;:&quot;Xuankai&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u&quot;,&quot;given&quot;:&quot;Yuning&quot;,&quot;parse-names&quot;:false,&quot;dropping-particle&quot;:&quot;&quot;,&quot;non-dropping-particle&quot;:&quot;&quot;},{&quot;family&quot;:&quot;Tang&quot;,&quot;given&quot;:&quot;Yuxun&quot;,&quot;parse-names&quot;:false,&quot;dropping-particle&quot;:&quot;&quot;,&quot;non-dropping-particle&quot;:&quot;&quot;},{&quot;family&quot;:&quot;Wu&quot;,&quot;given&quot;:&quot;Yihan&quot;,&quot;parse-names&quot;:false,&quot;dropping-particle&quot;:&quot;&quot;,&quot;non-dropping-particle&quot;:&quot;&quot;},{&quot;family&quot;:&quot;Watanabe&quot;,&quot;given&quot;:&quot;Shinji&quot;,&quot;parse-names&quot;:false,&quot;dropping-particle&quot;:&quot;&quot;,&quot;non-dropping-particle&quot;:&quot;&quot;},{&quot;family&quot;:&quot;Adi&quot;,&quot;given&quot;:&quot;Yossi&quot;,&quot;parse-names&quot;:false,&quot;dropping-particle&quot;:&quot;&quot;,&quot;non-dropping-particle&quot;:&quot;&quot;},{&quot;family&quot;:&quot;Chen&quot;,&quot;given&quot;:&quot;Xie&quot;,&quot;parse-names&quot;:false,&quot;dropping-particle&quot;:&quot;&quot;,&quot;non-dropping-particle&quot;:&quot;&quot;},{&quot;family&quot;:&quot;Jin&quot;,&quot;given&quot;:&quot;Qin&quot;,&quot;parse-names&quot;:false,&quot;dropping-particle&quot;:&quot;&quot;,&quot;non-dropping-particle&quot;:&quot;&quot;}],&quot;URL&quot;:&quot;http://arxiv.org/abs/2406.07725&quot;,&quot;issued&quot;:{&quot;date-parts&quot;:[[2024,6,11]]},&quot;abstract&quot;:&quot;Representing speech and audio signals in discrete units has become a compelling alternative to traditional high-dimensional feature vectors. Numerous studies have highlighted the efficacy of discrete units in various applications such as speech compression and restoration, speech recognition, and speech generation. To foster exploration in this domain, we introduce the Interspeech 2024 Challenge, which focuses on new speech processing benchmarks using discrete units. It encompasses three pivotal tasks, namely multilingual automatic speech recognition, text-to-speech, and singing voice synthesis, and aims to assess the potential applicability of discrete units in these tasks. This paper outlines the challenge designs and baseline descriptions. We also collate baseline and selected submission systems, along with preliminary findings, offering valuable contributions to future research in this evolving field.&quot;,&quot;container-title-short&quot;:&quot;&quot;},&quot;isTemporary&quot;:false}]},{&quot;citationID&quot;:&quot;MENDELEY_CITATION_05caf391-fcb9-4f86-9570-07e24d66a77b&quot;,&quot;properties&quot;:{&quot;noteIndex&quot;:0},&quot;isEdited&quot;:false,&quot;manualOverride&quot;:{&quot;isManuallyOverridden&quot;:false,&quot;citeprocText&quot;:&quot;[1], [2]&quot;,&quot;manualOverrideText&quot;:&quot;&quot;},&quot;citationItems&quot;:[{&quot;id&quot;:&quot;02d8ce03-ddf7-33cf-b5ef-494ac6cac09c&quot;,&quot;itemData&quot;:{&quot;type&quot;:&quot;article-journal&quot;,&quot;id&quot;:&quot;02d8ce03-ddf7-33cf-b5ef-494ac6cac09c&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id&quot;:&quot;38350b10-d5a1-3880-9e73-745dc307bad1&quot;,&quot;itemData&quot;:{&quot;type&quot;:&quot;article-journal&quot;,&quot;id&quot;:&quot;38350b10-d5a1-3880-9e73-745dc307bad1&quot;,&quot;title&quot;:&quot;Discrete Speech Unit Extraction via Independent Component Analysis&quot;,&quot;author&quot;:[{&quot;family&quot;:&quot;Nakamura&quot;,&quot;given&quot;:&quot;Tomohiko&quot;,&quot;parse-names&quot;:false,&quot;dropping-particle&quot;:&quot;&quot;,&quot;non-dropping-particle&quot;:&quot;&quot;},{&quot;family&quot;:&quot;Choi&quot;,&quot;given&quot;:&quot;Kwanghee&quot;,&quot;parse-names&quot;:false,&quot;dropping-particle&quot;:&quot;&quot;,&quot;non-dropping-particle&quot;:&quot;&quot;},{&quot;family&quot;:&quot;Hojo&quot;,&quot;given&quot;:&quot;Keigo&quot;,&quot;parse-names&quot;:false,&quot;dropping-particle&quot;:&quot;&quot;,&quot;non-dropping-particle&quot;:&quot;&quot;},{&quot;family&quot;:&quot;Bando&quot;,&quot;given&quot;:&quot;Yoshiaki&quot;,&quot;parse-names&quot;:false,&quot;dropping-particle&quot;:&quot;&quot;,&quot;non-dropping-particle&quot;:&quot;&quot;},{&quot;family&quot;:&quot;Fukayama&quot;,&quot;given&quot;:&quot;Satoru&quot;,&quot;parse-names&quot;:false,&quot;dropping-particle&quot;:&quot;&quot;,&quot;non-dropping-particle&quot;:&quot;&quot;},{&quot;family&quot;:&quot;Watanabe&quot;,&quot;given&quot;:&quot;Shinji&quot;,&quot;parse-names&quot;:false,&quot;dropping-particle&quot;:&quot;&quot;,&quot;non-dropping-particle&quot;:&quot;&quot;}],&quot;URL&quot;:&quot;http://arxiv.org/abs/2501.06562&quot;,&quot;issued&quot;:{&quot;date-parts&quot;:[[2025,1,11]]},&quot;abstract&quot;:&quot;Self-supervised speech models (S3Ms) have become a common tool for the speech processing community, leveraging representations for downstream tasks. Clustering S3M representations yields discrete speech units (DSUs), which serve as compact representations for speech signals. DSUs are typically obtained by k-means clustering. Using DSUs often leads to strong performance in various tasks, including automatic speech recognition (ASR). However, even with the high dimensionality and redundancy of S3M representations, preprocessing S3M representations for better clustering remains unexplored, even though it can affect the quality of DSUs. In this paper, we investigate the potential of linear preprocessing methods for extracting DSUs. We evaluate standardization, principal component analysis, whitening, and independent component analysis (ICA) on DSU-based ASR benchmarks and demonstrate their effectiveness as preprocessing for k-means. We also conduct extensive analyses of their behavior, such as orthogonality or interpretability of individual components of ICA.&quot;},&quot;isTemporary&quot;:false}],&quot;citationTag&quot;:&quot;MENDELEY_CITATION_v3_eyJjaXRhdGlvbklEIjoiTUVOREVMRVlfQ0lUQVRJT05fMDVjYWYzOTEtZmNiOS00Zjg2LTk1NzAtMDdlMjRkNjZhNzdiIiwicHJvcGVydGllcyI6eyJub3RlSW5kZXgiOjB9LCJpc0VkaXRlZCI6ZmFsc2UsIm1hbnVhbE92ZXJyaWRlIjp7ImlzTWFudWFsbHlPdmVycmlkZGVuIjpmYWxzZSwiY2l0ZXByb2NUZXh0IjoiWzFdLCBbMl0iLCJtYW51YWxPdmVycmlkZVRleHQiOiIifSwiY2l0YXRpb25JdGVtcyI6W3siaWQiOiIwMmQ4Y2UwMy1kZGY3LTMzY2YtYjVlZi00OTRhYzZjYWMwOWMiLCJpdGVtRGF0YSI6eyJ0eXBlIjoiYXJ0aWNsZS1qb3VybmFsIiwiaWQiOiIwMmQ4Y2UwMy1kZGY3LTMzY2YtYjVlZi00OTRhYzZjYWMwOWM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&quot;},{&quot;citationID&quot;:&quot;MENDELEY_CITATION_7ddcaeda-f46c-4478-b5c3-c4bf39b3a772&quot;,&quot;properties&quot;:{&quot;noteIndex&quot;:0},&quot;isEdited&quot;:false,&quot;manualOverride&quot;:{&quot;isManuallyOverridden&quot;:false,&quot;citeprocText&quot;:&quot;[7], [15], [19], [20], [21]&quot;,&quot;manualOverrideText&quot;:&quot;&quot;},&quot;citationTag&quot;:&quot;MENDELEY_CITATION_v3_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0seyJpZCI6IjgyNDM5NDI3LWIxMGYtMzE1Ni1iM2QwLTYzZDc5NjAxN2YxNiIsIml0ZW1EYXRhIjp7InR5cGUiOiJhcnRpY2xlLWpvdXJuYWwiLCJpZCI6IjgyNDM5NDI3LWIxMGYtMzE1Ni1iM2QwLTYzZDc5NjAxN2YxNi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1dfQ==&quot;,&quot;citationItems&quot;:[{&quot;id&quot;:&quot;0bf76843-78e8-3875-824b-b77431a1f512&quot;,&quot;itemData&quot;:{&quot;type&quot;:&quot;article-journal&quot;,&quot;id&quot;:&quot;0bf76843-78e8-3875-824b-b77431a1f512&quot;,&quot;title&quot;:&quot;ZeST: A Zero-resourced Speech-to-Speech Translation Approach for Unknown, Unpaired, and Untranscribed Languages&quot;,&quot;author&quot;:[{&quot;family&quot;:&quot;Nguyen&quot;,&quot;given&quot;:&quot;Luan Thanh&quot;,&quot;parse-names&quot;:false,&quot;dropping-particle&quot;:&quot;&quot;,&quot;non-dropping-particle&quot;:&quot;&quot;},{&quot;family&quot;:&quot;Sakti&quot;,&quot;given&quot;:&quot;Sakriani&quot;,&quot;parse-names&quot;:false,&quot;dropping-particle&quot;:&quot;&quot;,&quot;non-dropping-particle&quot;:&quot;&quot;}],&quot;container-title&quot;:&quot;IEEE Access&quot;,&quot;issued&quot;:{&quot;date-parts&quot;:[[2025]]},&quot;publisher&quot;:&quot;IEEE&quot;,&quot;container-title-short&quot;:&quot;&quot;},&quot;isTemporary&quot;:false},{&quot;id&quot;:&quot;ce119d76-9a59-36e0-9a17-ce27304c529f&quot;,&quot;itemData&quot;:{&quot;type&quot;:&quot;article-journal&quot;,&quot;id&quot;:&quot;ce119d76-9a59-36e0-9a17-ce27304c529f&quot;,&quot;title&quot;:&quot;Textless Low-Resource Speech-to-Speech Translation With Unit Language Models&quot;,&quot;author&quot;:[{&quot;family&quot;:&quot;Diwan&quot;,&quot;given&quot;:&quot;Anuj&quot;,&quot;parse-names&quot;:false,&quot;dropping-particle&quot;:&quot;&quot;,&quot;non-dropping-particle&quot;:&quot;&quot;},{&quot;family&quot;:&quot;Srinivasan&quot;,&quot;given&quot;:&quot;Anirudh&quot;,&quot;parse-names&quot;:false,&quot;dropping-particle&quot;:&quot;&quot;,&quot;non-dropping-particle&quot;:&quot;&quot;},{&quot;family&quot;:&quot;Harwath&quot;,&quot;given&quot;:&quot;David&quot;,&quot;parse-names&quot;:false,&quot;dropping-particle&quot;:&quot;&quot;,&quot;non-dropping-particle&quot;:&quot;&quot;},{&quot;family&quot;:&quot;Choi&quot;,&quot;given&quot;:&quot;Eunsol&quot;,&quot;parse-names&quot;:false,&quot;dropping-particle&quot;:&quot;&quot;,&quot;non-dropping-particle&quot;:&quot;&quot;}],&quot;URL&quot;:&quot;http://arxiv.org/abs/2305.15405&quot;,&quot;issued&quot;:{&quot;date-parts&quot;:[[2023,5,24]]},&quot;abstract&quot;:&quot;Existing speech-to-speech translation models fall into two camps: textless models trained with hundreds of hours of parallel speech data or unsupervised models that leverage text as an intermediate step. Both approaches limit building speech-to-speech translation models for a wide range of languages, as they exclude languages that are primarily spoken and language pairs that lack large-scale parallel speech data. We present a new framework for training textless low-resource speech-to-speech translation (S2ST) systems that only need dozens of hours of parallel speech data. We reformulate S2ST as a unit-to-unit seq2seq translation task, and start by pretraining a model on large-scale monolingual speech data. Then, we finetune it with a small amount of parallel speech data ($20-60$ hours). Lastly, we improve model performance through an unsupervised backtranslation objective. We train and evaluate our models for English-to-German, German-to-English and Marathi-to-English translation on three different domains (European Parliament, Common Voice, and All India Radio) with single-speaker synthesized speech data. Evaluated using the ASR-BLEU metric, our models achieve reasonable performance on all three domains, with some being within 1-2 points of our supervised topline.&quot;,&quot;container-title-short&quot;:&quot;&quot;},&quot;isTemporary&quot;:false},{&quot;id&quot;:&quot;9c9c12fb-b827-3987-871e-96673d0b6bad&quot;,&quot;itemData&quot;:{&quot;type&quot;:&quot;article-journal&quot;,&quot;id&quot;:&quot;9c9c12fb-b827-3987-871e-96673d0b6bad&quot;,&quot;title&quot;:&quot;Enhancing expressivity transfer in textless speech-to-speech translation&quot;,&quot;author&quot;:[{&quot;family&quot;:&quot;Duret&quot;,&quot;given&quot;:&quot;Jarod&quot;,&quot;parse-names&quot;:false,&quot;dropping-particle&quot;:&quot;&quot;,&quot;non-dropping-particle&quot;:&quot;&quot;},{&quot;family&quot;:&quot;O'Brien&quot;,&quot;given&quot;:&quot;Benjamin&quot;,&quot;parse-names&quot;:false,&quot;dropping-particle&quot;:&quot;&quot;,&quot;non-dropping-particle&quot;:&quot;&quot;},{&quot;family&quot;:&quot;Estève&quot;,&quot;given&quot;:&quot;Yannick&quot;,&quot;parse-names&quot;:false,&quot;dropping-particle&quot;:&quot;&quot;,&quot;non-dropping-particle&quot;:&quot;&quot;},{&quot;family&quot;:&quot;Parcollet&quot;,&quot;given&quot;:&quot;Titouan&quot;,&quot;parse-names&quot;:false,&quot;dropping-particle&quot;:&quot;&quot;,&quot;non-dropping-particle&quot;:&quot;&quot;}],&quot;URL&quot;:&quot;http://arxiv.org/abs/2310.07279&quot;,&quot;issued&quot;:{&quot;date-parts&quot;:[[2023,10,11]]},&quot;abstract&quot;:&quot;Textless speech-to-speech translation systems are rapidly advancing, thanks to the integration of self-supervised learning techniques. However, existing state-of-the-art systems fall short when it comes to capturing and transferring expressivity accurately across different languages. Expressivity plays a vital role in conveying emotions, nuances, and cultural subtleties, thereby enhancing communication across diverse languages. To address this issue this study presents a novel method that operates at the discrete speech unit level and leverages multilingual emotion embeddings to capture language-agnostic information. Specifically, we demonstrate how these embeddings can be used to effectively predict the pitch and duration of speech units in the target language. Through objective and subjective experiments conducted on a French-to-English translation task, our findings highlight the superior expressivity transfer achieved by our approach compared to current state-of-the-art systems.&quot;,&quot;container-title-short&quot;:&quot;&quot;},&quot;isTemporary&quot;:false},{&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a4cdffa9-80f6-42d6-9259-59ea78afc995&quot;,&quot;properties&quot;:{&quot;noteIndex&quot;:0},&quot;isEdited&quot;:false,&quot;manualOverride&quot;:{&quot;isManuallyOverridden&quot;:false,&quot;citeprocText&quot;:&quot;[7]&quot;,&quot;manualOverrideText&quot;:&quot;&quot;},&quot;citationTag&quot;:&quot;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4b69e78f-31cc-44e2-b2ae-23088ab41bf7&quot;,&quot;properties&quot;:{&quot;noteIndex&quot;:0},&quot;isEdited&quot;:false,&quot;manualOverride&quot;:{&quot;isManuallyOverridden&quot;:false,&quot;citeprocText&quot;:&quot;[7]&quot;,&quot;manualOverrideText&quot;:&quot;&quot;},&quot;citationTag&quot;:&quot;MENDELEY_CITATION_v3_eyJjaXRhdGlvbklEIjoiTUVOREVMRVlfQ0lUQVRJT05fNGI2OWU3OGYtMzFjYy00NGUyLWIyYWUtMjMwODhhYjQxYmY3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b3099bf7-d949-45b5-bde0-dc160d82660d&quot;,&quot;properties&quot;:{&quot;noteIndex&quot;:0},&quot;isEdited&quot;:false,&quot;manualOverride&quot;:{&quot;isManuallyOverridden&quot;:false,&quot;citeprocText&quot;:&quot;[11]&quot;,&quot;manualOverrideText&quot;:&quot;&quot;},&quot;citationTag&quot;:&quot;MENDELEY_CITATION_v3_eyJjaXRhdGlvbklEIjoiTUVOREVMRVlfQ0lUQVRJT05fYjMwOTliZjctZDk0OS00NWI1LWJkZTAtZGMxNjBkODI2NjBkIiwicHJvcGVydGllcyI6eyJub3RlSW5kZXgiOjB9LCJpc0VkaXRlZCI6ZmFsc2UsIm1hbnVhbE92ZXJyaWRlIjp7ImlzTWFudWFsbHlPdmVycmlkZGVuIjpmYWxzZSwiY2l0ZXByb2NUZXh0IjoiWzExXSIsIm1hbnVhbE92ZXJyaWRlVGV4dCI6IiJ9LCJjaXRhdGlvbkl0ZW1zIjpbeyJpZCI6Ijc2ZjdkYTYyLTFjMjEtM2JjYS05MTE0LTEzYzg4NDNmNWUwMiIsIml0ZW1EYXRhIjp7InR5cGUiOiJhcnRpY2xlLWpvdXJuYWwiLCJpZCI6Ijc2ZjdkYTYyLTFjMjEtM2JjYS05MTE0LTEzYzg4NDNmNWUwMi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VUkwiOiJodHRwOi8vYXJ4aXYub3JnL2Ficy8xODEwLjA0ODA1IiwiaXNzdWVkIjp7ImRhdGUtcGFydHMiOltbMjAxOCwxMCwxMF1dfSwiYWJzdHJhY3QiOiJXZSBpbnRyb2R1Y2UgYSBuZXcgbGFuZ3VhZ2UgcmVwcmVzZW50YXRpb24gbW9kZWwgY2FsbGVkIEJFUlQsIHdoaWNoIHN0YW5kcyBmb3IgQmlkaXJlY3Rpb25hbCBFbmNvZGVyIFJlcHJlc2VudGF0aW9ucyBmcm9tIFRyYW5zZm9ybWVycy4gVW5saWtlIHJlY2VudCBsYW5ndWFnZSByZXByZXNlbnRhdGlvbiBtb2RlbHM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mNvbnRhaW5lci10aXRsZS1zaG9ydCI6IiJ9LCJpc1RlbXBvcmFyeSI6ZmFsc2V9XX0=&quot;,&quot;citationItems&quot;:[{&quot;id&quot;:&quot;76f7da62-1c21-3bca-9114-13c8843f5e02&quot;,&quot;itemData&quot;:{&quot;type&quot;:&quot;article-journal&quot;,&quot;id&quot;:&quot;76f7da62-1c21-3bca-9114-13c8843f5e02&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URL&quot;:&quot;http://arxiv.org/abs/1810.04805&quot;,&quot;issued&quot;:{&quot;date-parts&quot;:[[2018,10,10]]},&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590ff697-8239-4cb3-bc76-7586a14cd376&quot;,&quot;properties&quot;:{&quot;noteIndex&quot;:0},&quot;isEdited&quot;:false,&quot;manualOverride&quot;:{&quot;isManuallyOverridden&quot;:false,&quot;citeprocText&quot;:&quot;[7]&quot;,&quot;manualOverrideText&quot;:&quot;&quot;},&quot;citationTag&quot;:&quot;MENDELEY_CITATION_v3_eyJjaXRhdGlvbklEIjoiTUVOREVMRVlfQ0lUQVRJT05fNTkwZmY2OTctODIzOS00Y2IzLWJjNzYtNzU4NmExNGNkMzc2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a22875a4-a39e-43ea-96e1-c0c6852e46ac&quot;,&quot;properties&quot;:{&quot;noteIndex&quot;:0},&quot;isEdited&quot;:false,&quot;manualOverride&quot;:{&quot;isManuallyOverridden&quot;:false,&quot;citeprocText&quot;:&quot;[7]&quot;,&quot;manualOverrideText&quot;:&quot;&quot;},&quot;citationTag&quot;:&quot;MENDELEY_CITATION_v3_eyJjaXRhdGlvbklEIjoiTUVOREVMRVlfQ0lUQVRJT05fYTIyODc1YTQtYTM5ZS00M2VhLTk2ZTEtYzBjNjg1MmU0NmFj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d56deab-de3b-4f35-9e2e-4fddbac58db0&quot;,&quot;properties&quot;:{&quot;noteIndex&quot;:0},&quot;isEdited&quot;:false,&quot;manualOverride&quot;:{&quot;isManuallyOverridden&quot;:false,&quot;citeprocText&quot;:&quot;[7]&quot;,&quot;manualOverrideText&quot;:&quot;&quot;},&quot;citationTag&quot;:&quot;MENDELEY_CITATION_v3_eyJjaXRhdGlvbklEIjoiTUVOREVMRVlfQ0lUQVRJT05fN2Q1NmRlYWItZGUzYi00ZjM1LTllMmUtNGZkZGJhYzU4ZGIw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82439427-b10f-3156-b3d0-63d796017f16&quot;,&quot;itemData&quot;:{&quot;type&quot;:&quot;article-journal&quot;,&quot;id&quot;:&quot;82439427-b10f-3156-b3d0-63d796017f16&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9605cb97-e85f-471f-89e1-8bfe5ee712f9&quot;,&quot;properties&quot;:{&quot;noteIndex&quot;:0},&quot;isEdited&quot;:false,&quot;manualOverride&quot;:{&quot;isManuallyOverridden&quot;:false,&quot;citeprocText&quot;:&quot;[25]&quot;,&quot;manualOverrideText&quot;:&quot;&quot;},&quot;citationTag&quot;:&quot;MENDELEY_CITATION_v3_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&quot;,&quot;citationItems&quot;:[{&quot;id&quot;:&quot;851d57ae-2fae-32f6-927f-6b4116dcc22e&quot;,&quot;itemData&quot;:{&quot;type&quot;:&quot;article-journal&quot;,&quot;id&quot;:&quot;851d57ae-2fae-32f6-927f-6b4116dcc22e&quot;,&quot;title&quot;:&quot;Effectiveness of self-supervised pre-training for speech recognition&quot;,&quot;author&quot;:[{&quot;family&quot;:&quot;Baevski&quot;,&quot;given&quot;:&quot;Alexei&quot;,&quot;parse-names&quot;:false,&quot;dropping-particle&quot;:&quot;&quot;,&quot;non-dropping-particle&quot;:&quot;&quot;},{&quot;family&quot;:&quot;Auli&quot;,&quot;given&quot;:&quot;Michael&quot;,&quot;parse-names&quot;:false,&quot;dropping-particle&quot;:&quot;&quot;,&quot;non-dropping-particle&quot;:&quot;&quot;},{&quot;family&quot;:&quot;Mohamed&quot;,&quot;given&quot;:&quot;Abdelrahman&quot;,&quot;parse-names&quot;:false,&quot;dropping-particle&quot;:&quot;&quot;,&quot;non-dropping-particle&quot;:&quot;&quot;}],&quot;URL&quot;:&quot;http://arxiv.org/abs/1911.03912&quot;,&quot;issued&quot;:{&quot;date-parts&quot;:[[2019,11,10]]},&quot;abstract&quot;:&quot;We compare self-supervised representation learning algorithms which either explicitly quantize the audio data or learn representations without quantization. We find the former to be more accurate since it builds a good vocabulary of the data through vq-wav2vec [1] to enable learning of effective representations in subsequent BERT training. Different to previous work, we directly fine-tune the pre-trained BERT models on transcribed speech using a Connectionist Temporal Classification (CTC) loss instead of feeding the representations into a task-specific model. We also propose a BERT-style model learning directly from the continuous audio data and compare pre-training on raw audio to spectral features. Fine-tuning a BERT model on 10 hour of labeled Librispeech data with a vq-wav2vec vocabulary is almost as good as the best known reported system trained on 100 hours of labeled data on testclean, while achieving a 25% WER reduction on test-other. When using only 10 minutes of labeled data, WER is 25.2 on test-other and 16.3 on test-clean. This demonstrates that self-supervision can enable speech recognition systems trained on a near-zero amount of transcribed data.&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45F74-AD78-44C0-8FC9-FFAAF4396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24</Pages>
  <Words>9243</Words>
  <Characters>52691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SOBOLA GABRIEL</dc:creator>
  <cp:keywords/>
  <dc:description/>
  <cp:lastModifiedBy>SOBOLA GABRIEL</cp:lastModifiedBy>
  <cp:revision>13</cp:revision>
  <dcterms:created xsi:type="dcterms:W3CDTF">2026-06-15T18:08:00Z</dcterms:created>
  <dcterms:modified xsi:type="dcterms:W3CDTF">2026-06-20T02:42:00Z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d2bd67fb-a470-4130-b0c1-e7f8142e76f8</vt:lpwstr>
  </property>
</Properties>
</file>